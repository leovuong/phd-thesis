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801C8" w14:textId="090E5A3D" w:rsidR="00302085" w:rsidRDefault="003B3E26" w:rsidP="0007645B">
      <w:pPr>
        <w:pStyle w:val="Heading1"/>
      </w:pPr>
      <w:r>
        <w:t>TITLE PAGE</w:t>
      </w:r>
    </w:p>
    <w:p w14:paraId="6AF251A7" w14:textId="4862684C" w:rsidR="0016196F" w:rsidRDefault="00464E09" w:rsidP="00464E09">
      <w:pPr>
        <w:spacing w:line="360" w:lineRule="auto"/>
        <w:jc w:val="center"/>
        <w:rPr>
          <w:rFonts w:eastAsia="Times New Roman" w:cs="Times New Roman"/>
          <w:sz w:val="32"/>
          <w:szCs w:val="32"/>
        </w:rPr>
      </w:pPr>
      <w:r w:rsidRPr="00464E09">
        <w:rPr>
          <w:rFonts w:eastAsia="Times New Roman" w:cs="Times New Roman"/>
          <w:sz w:val="32"/>
          <w:szCs w:val="32"/>
        </w:rPr>
        <w:t xml:space="preserve">A multiple imputation workflow </w:t>
      </w:r>
      <w:r w:rsidR="00DC58F9">
        <w:rPr>
          <w:rFonts w:eastAsia="Times New Roman" w:cs="Times New Roman"/>
          <w:sz w:val="32"/>
          <w:szCs w:val="32"/>
        </w:rPr>
        <w:t>for</w:t>
      </w:r>
      <w:r w:rsidR="00DC58F9" w:rsidRPr="00464E09">
        <w:rPr>
          <w:rFonts w:eastAsia="Times New Roman" w:cs="Times New Roman"/>
          <w:sz w:val="32"/>
          <w:szCs w:val="32"/>
        </w:rPr>
        <w:t xml:space="preserve"> </w:t>
      </w:r>
      <w:r w:rsidRPr="00464E09">
        <w:rPr>
          <w:rFonts w:eastAsia="Times New Roman" w:cs="Times New Roman"/>
          <w:sz w:val="32"/>
          <w:szCs w:val="32"/>
        </w:rPr>
        <w:t>handl</w:t>
      </w:r>
      <w:r w:rsidR="00DC58F9">
        <w:rPr>
          <w:rFonts w:eastAsia="Times New Roman" w:cs="Times New Roman"/>
          <w:sz w:val="32"/>
          <w:szCs w:val="32"/>
        </w:rPr>
        <w:t>ing</w:t>
      </w:r>
      <w:r w:rsidRPr="00464E09">
        <w:rPr>
          <w:rFonts w:eastAsia="Times New Roman" w:cs="Times New Roman"/>
          <w:sz w:val="32"/>
          <w:szCs w:val="32"/>
        </w:rPr>
        <w:t xml:space="preserve"> missing covariate data </w:t>
      </w:r>
    </w:p>
    <w:p w14:paraId="6D689EBC" w14:textId="1D46A511" w:rsidR="00464E09" w:rsidRPr="0022411E" w:rsidRDefault="00464E09" w:rsidP="00464E09">
      <w:pPr>
        <w:spacing w:line="360" w:lineRule="auto"/>
        <w:jc w:val="center"/>
        <w:rPr>
          <w:rFonts w:eastAsia="Times New Roman" w:cs="Times New Roman"/>
          <w:sz w:val="32"/>
          <w:szCs w:val="32"/>
          <w:lang w:val="nl-BE"/>
        </w:rPr>
      </w:pPr>
      <w:r w:rsidRPr="0022411E">
        <w:rPr>
          <w:rFonts w:eastAsia="Times New Roman" w:cs="Times New Roman"/>
          <w:sz w:val="32"/>
          <w:szCs w:val="32"/>
          <w:lang w:val="nl-BE"/>
        </w:rPr>
        <w:t xml:space="preserve">in pharmacometrics </w:t>
      </w:r>
      <w:r w:rsidR="002B4D75" w:rsidRPr="00775846">
        <w:rPr>
          <w:rFonts w:eastAsia="Times New Roman" w:cs="Times New Roman"/>
          <w:sz w:val="32"/>
          <w:szCs w:val="32"/>
          <w:lang w:val="nl-BE"/>
        </w:rPr>
        <w:t>modeling</w:t>
      </w:r>
    </w:p>
    <w:p w14:paraId="619E8ADB" w14:textId="7AB7548F" w:rsidR="00464E09" w:rsidRPr="00464E09" w:rsidRDefault="00464E09" w:rsidP="00464E09">
      <w:pPr>
        <w:spacing w:line="360" w:lineRule="auto"/>
        <w:jc w:val="center"/>
        <w:rPr>
          <w:rFonts w:eastAsia="Times New Roman" w:cs="Times New Roman"/>
          <w:sz w:val="28"/>
          <w:szCs w:val="28"/>
          <w:lang w:val="nl-BE"/>
        </w:rPr>
      </w:pPr>
      <w:bookmarkStart w:id="0" w:name="_Hlk184569234"/>
      <w:r w:rsidRPr="00464E09">
        <w:rPr>
          <w:rFonts w:eastAsia="Times New Roman" w:cs="Times New Roman"/>
          <w:sz w:val="28"/>
          <w:szCs w:val="28"/>
          <w:lang w:val="nl-BE"/>
        </w:rPr>
        <w:t>My-Luong Vuong</w:t>
      </w:r>
      <w:r w:rsidRPr="00464E09">
        <w:rPr>
          <w:rFonts w:eastAsia="Times New Roman" w:cs="Times New Roman"/>
          <w:sz w:val="28"/>
          <w:szCs w:val="28"/>
          <w:vertAlign w:val="superscript"/>
          <w:lang w:val="nl-BE"/>
        </w:rPr>
        <w:t>1</w:t>
      </w:r>
      <w:bookmarkEnd w:id="0"/>
      <w:r w:rsidRPr="00464E09">
        <w:rPr>
          <w:rFonts w:eastAsia="Times New Roman" w:cs="Times New Roman"/>
          <w:sz w:val="28"/>
          <w:szCs w:val="28"/>
          <w:lang w:val="nl-BE"/>
        </w:rPr>
        <w:t xml:space="preserve">; Geert </w:t>
      </w:r>
      <w:r w:rsidR="002B0F6B" w:rsidRPr="00464E09">
        <w:rPr>
          <w:rFonts w:eastAsia="Times New Roman" w:cs="Times New Roman"/>
          <w:sz w:val="28"/>
          <w:szCs w:val="28"/>
          <w:lang w:val="nl-BE"/>
        </w:rPr>
        <w:t>Verbeke</w:t>
      </w:r>
      <w:r w:rsidR="002B0F6B">
        <w:rPr>
          <w:rFonts w:eastAsia="Times New Roman" w:cs="Times New Roman"/>
          <w:sz w:val="28"/>
          <w:szCs w:val="28"/>
          <w:vertAlign w:val="superscript"/>
          <w:lang w:val="nl-BE"/>
        </w:rPr>
        <w:t>2</w:t>
      </w:r>
      <w:r w:rsidRPr="00464E09">
        <w:rPr>
          <w:rFonts w:eastAsia="Times New Roman" w:cs="Times New Roman"/>
          <w:sz w:val="28"/>
          <w:szCs w:val="28"/>
          <w:lang w:val="nl-BE"/>
        </w:rPr>
        <w:t>; Erwin Dreesen</w:t>
      </w:r>
      <w:r w:rsidRPr="00464E09">
        <w:rPr>
          <w:rFonts w:eastAsia="Times New Roman" w:cs="Times New Roman"/>
          <w:sz w:val="28"/>
          <w:szCs w:val="28"/>
          <w:vertAlign w:val="superscript"/>
          <w:lang w:val="nl-BE"/>
        </w:rPr>
        <w:t>1</w:t>
      </w:r>
    </w:p>
    <w:p w14:paraId="1A41D771" w14:textId="77777777" w:rsidR="00464E09" w:rsidRPr="00464E09" w:rsidRDefault="00464E09" w:rsidP="00464E09">
      <w:pPr>
        <w:spacing w:line="276" w:lineRule="auto"/>
        <w:rPr>
          <w:rFonts w:eastAsia="Times New Roman" w:cs="Times New Roman"/>
          <w:sz w:val="20"/>
          <w:szCs w:val="20"/>
          <w:lang w:val="nl-BE"/>
        </w:rPr>
      </w:pPr>
    </w:p>
    <w:p w14:paraId="6AF2C265" w14:textId="62A6BB9A" w:rsidR="00464E09" w:rsidRPr="00464E09" w:rsidRDefault="00464E09" w:rsidP="00464E09">
      <w:pPr>
        <w:spacing w:after="0" w:line="240" w:lineRule="auto"/>
        <w:jc w:val="both"/>
        <w:rPr>
          <w:rFonts w:eastAsia="Times New Roman" w:cs="Times New Roman"/>
          <w:szCs w:val="24"/>
          <w:lang w:val="en-US"/>
        </w:rPr>
      </w:pPr>
      <w:r w:rsidRPr="00464E09">
        <w:rPr>
          <w:rFonts w:eastAsia="Times New Roman" w:cs="Times New Roman"/>
          <w:szCs w:val="24"/>
          <w:vertAlign w:val="superscript"/>
          <w:lang w:val="en-US"/>
        </w:rPr>
        <w:t>1</w:t>
      </w:r>
      <w:r w:rsidR="007A366E">
        <w:rPr>
          <w:rFonts w:eastAsia="Times New Roman" w:cs="Times New Roman"/>
          <w:szCs w:val="24"/>
          <w:vertAlign w:val="superscript"/>
          <w:lang w:val="en-US"/>
        </w:rPr>
        <w:t> </w:t>
      </w:r>
      <w:r w:rsidRPr="00464E09">
        <w:rPr>
          <w:rFonts w:eastAsia="Times New Roman" w:cs="Times New Roman"/>
          <w:szCs w:val="24"/>
          <w:lang w:val="en-US"/>
        </w:rPr>
        <w:t>Department of Pharmaceutical and Pharmacological Sciences, KU</w:t>
      </w:r>
      <w:r w:rsidR="009C1054">
        <w:rPr>
          <w:rFonts w:eastAsia="Times New Roman" w:cs="Times New Roman"/>
          <w:szCs w:val="24"/>
          <w:lang w:val="en-US"/>
        </w:rPr>
        <w:t> </w:t>
      </w:r>
      <w:r w:rsidRPr="00464E09">
        <w:rPr>
          <w:rFonts w:eastAsia="Times New Roman" w:cs="Times New Roman"/>
          <w:szCs w:val="24"/>
          <w:lang w:val="en-US"/>
        </w:rPr>
        <w:t>Leuven, Leuven, Belgium</w:t>
      </w:r>
    </w:p>
    <w:p w14:paraId="0EF1E9D7" w14:textId="2CD17F10" w:rsidR="00464E09" w:rsidRPr="00464E09" w:rsidRDefault="006B357D" w:rsidP="00464E09">
      <w:pPr>
        <w:spacing w:after="0" w:line="240" w:lineRule="auto"/>
        <w:jc w:val="both"/>
        <w:rPr>
          <w:rFonts w:eastAsia="Times New Roman" w:cs="Times New Roman"/>
          <w:szCs w:val="24"/>
          <w:lang w:val="en-US"/>
        </w:rPr>
      </w:pPr>
      <w:r>
        <w:rPr>
          <w:rFonts w:eastAsia="Times New Roman" w:cs="Times New Roman"/>
          <w:szCs w:val="24"/>
          <w:vertAlign w:val="superscript"/>
          <w:lang w:val="en-US"/>
        </w:rPr>
        <w:t>2</w:t>
      </w:r>
      <w:r w:rsidR="007A366E">
        <w:rPr>
          <w:rFonts w:eastAsia="Times New Roman" w:cs="Times New Roman"/>
          <w:szCs w:val="24"/>
          <w:vertAlign w:val="superscript"/>
          <w:lang w:val="en-US"/>
        </w:rPr>
        <w:t> </w:t>
      </w:r>
      <w:r w:rsidR="00464E09" w:rsidRPr="00464E09">
        <w:rPr>
          <w:rFonts w:eastAsia="Times New Roman" w:cs="Times New Roman"/>
          <w:szCs w:val="24"/>
          <w:lang w:val="en-US"/>
        </w:rPr>
        <w:t>Department of Public Health and Primary Care, Leuven Biostatistics and Statistical Bioinformatics Centre, KU</w:t>
      </w:r>
      <w:r w:rsidR="009C1054">
        <w:rPr>
          <w:rFonts w:eastAsia="Times New Roman" w:cs="Times New Roman"/>
          <w:szCs w:val="24"/>
          <w:lang w:val="en-US"/>
        </w:rPr>
        <w:t> </w:t>
      </w:r>
      <w:r w:rsidR="00464E09" w:rsidRPr="00464E09">
        <w:rPr>
          <w:rFonts w:eastAsia="Times New Roman" w:cs="Times New Roman"/>
          <w:szCs w:val="24"/>
          <w:lang w:val="en-US"/>
        </w:rPr>
        <w:t>Leuven, Leuven, Belgium</w:t>
      </w:r>
    </w:p>
    <w:p w14:paraId="71A4A45C" w14:textId="77777777" w:rsidR="00464E09" w:rsidRPr="00464E09" w:rsidRDefault="00464E09" w:rsidP="00464E09">
      <w:pPr>
        <w:spacing w:line="276" w:lineRule="auto"/>
        <w:rPr>
          <w:rFonts w:eastAsia="Times New Roman" w:cs="Times New Roman"/>
          <w:sz w:val="20"/>
          <w:szCs w:val="20"/>
          <w:lang w:val="en-US"/>
        </w:rPr>
      </w:pPr>
    </w:p>
    <w:p w14:paraId="544253A8" w14:textId="7F922B37" w:rsidR="00464E09" w:rsidRPr="00812D41" w:rsidRDefault="00464E09" w:rsidP="00464E09">
      <w:pPr>
        <w:spacing w:line="360" w:lineRule="auto"/>
        <w:jc w:val="both"/>
        <w:rPr>
          <w:rFonts w:eastAsia="Times New Roman" w:cs="Times New Roman"/>
          <w:sz w:val="32"/>
          <w:szCs w:val="32"/>
        </w:rPr>
      </w:pPr>
      <w:r w:rsidRPr="00464E09">
        <w:rPr>
          <w:rFonts w:eastAsia="Times New Roman" w:cs="Times New Roman"/>
          <w:szCs w:val="24"/>
        </w:rPr>
        <w:t xml:space="preserve">Corresponding author: Erwin Dreesen, </w:t>
      </w:r>
      <w:r w:rsidRPr="00812D41">
        <w:rPr>
          <w:rFonts w:eastAsia="Times New Roman" w:cs="Times New Roman"/>
          <w:szCs w:val="24"/>
          <w:lang w:val="en-US"/>
        </w:rPr>
        <w:t>erwin.dreesen@kuleuven.be</w:t>
      </w:r>
    </w:p>
    <w:p w14:paraId="0F904626" w14:textId="351A905B" w:rsidR="00464E09" w:rsidRPr="00464E09" w:rsidRDefault="00464E09" w:rsidP="00614CC1">
      <w:pPr>
        <w:spacing w:line="360" w:lineRule="auto"/>
        <w:ind w:left="2124"/>
        <w:rPr>
          <w:rFonts w:eastAsia="Times New Roman" w:cs="Times New Roman"/>
          <w:szCs w:val="24"/>
          <w:lang w:val="en-US"/>
        </w:rPr>
      </w:pPr>
      <w:r w:rsidRPr="00464E09">
        <w:rPr>
          <w:rFonts w:eastAsia="Times New Roman" w:cs="Times New Roman"/>
          <w:szCs w:val="24"/>
          <w:lang w:val="en-US"/>
        </w:rPr>
        <w:t>Department of Pharmaceutical and Pharmacological Sciences, KU</w:t>
      </w:r>
      <w:r w:rsidR="00D02DCE">
        <w:rPr>
          <w:rFonts w:eastAsia="Times New Roman" w:cs="Times New Roman"/>
          <w:szCs w:val="24"/>
          <w:lang w:val="en-US"/>
        </w:rPr>
        <w:t> </w:t>
      </w:r>
      <w:r w:rsidRPr="00464E09">
        <w:rPr>
          <w:rFonts w:eastAsia="Times New Roman" w:cs="Times New Roman"/>
          <w:szCs w:val="24"/>
          <w:lang w:val="en-US"/>
        </w:rPr>
        <w:t>Leuven, ON2 Herestraat 49 box 521, 3000 Leuven, Belgium</w:t>
      </w:r>
    </w:p>
    <w:p w14:paraId="2CDFEBC9" w14:textId="77777777" w:rsidR="00464E09" w:rsidRPr="00464E09" w:rsidRDefault="00464E09" w:rsidP="00464E09">
      <w:pPr>
        <w:spacing w:line="360" w:lineRule="auto"/>
        <w:ind w:left="1416" w:firstLine="708"/>
        <w:jc w:val="both"/>
        <w:rPr>
          <w:rFonts w:eastAsia="Times New Roman" w:cs="Times New Roman"/>
          <w:szCs w:val="24"/>
        </w:rPr>
      </w:pPr>
      <w:r w:rsidRPr="00464E09">
        <w:rPr>
          <w:rFonts w:eastAsia="Times New Roman" w:cs="Times New Roman"/>
          <w:szCs w:val="24"/>
        </w:rPr>
        <w:t>Tel: (+32) 16 37 27 53</w:t>
      </w:r>
    </w:p>
    <w:p w14:paraId="2565388A" w14:textId="77777777" w:rsidR="00464E09" w:rsidRPr="00464E09" w:rsidRDefault="00464E09" w:rsidP="00464E09">
      <w:pPr>
        <w:spacing w:line="276" w:lineRule="auto"/>
        <w:rPr>
          <w:rFonts w:eastAsia="Times New Roman" w:cs="Times New Roman"/>
          <w:szCs w:val="24"/>
          <w:lang w:val="en-US"/>
        </w:rPr>
      </w:pPr>
    </w:p>
    <w:p w14:paraId="4E6F0E4F" w14:textId="22EFFA7A" w:rsidR="00464E09" w:rsidRPr="00464E09" w:rsidRDefault="00903CF8" w:rsidP="00464E09">
      <w:pPr>
        <w:spacing w:line="276" w:lineRule="auto"/>
        <w:rPr>
          <w:rFonts w:eastAsia="Times New Roman" w:cs="Times New Roman"/>
          <w:szCs w:val="24"/>
          <w:lang w:val="en-US"/>
        </w:rPr>
      </w:pPr>
      <w:r>
        <w:rPr>
          <w:rFonts w:eastAsia="Times New Roman" w:cs="Times New Roman"/>
          <w:szCs w:val="24"/>
          <w:lang w:val="en-US"/>
        </w:rPr>
        <w:t>Keywords</w:t>
      </w:r>
      <w:r w:rsidR="00464E09" w:rsidRPr="00464E09">
        <w:rPr>
          <w:rFonts w:eastAsia="Times New Roman" w:cs="Times New Roman"/>
          <w:szCs w:val="24"/>
          <w:lang w:val="en-US"/>
        </w:rPr>
        <w:t xml:space="preserve">: </w:t>
      </w:r>
      <w:r w:rsidR="002D0D3B" w:rsidRPr="002D0D3B">
        <w:rPr>
          <w:rFonts w:eastAsia="Times New Roman" w:cs="Times New Roman"/>
          <w:i/>
          <w:szCs w:val="24"/>
          <w:lang w:val="en-US"/>
        </w:rPr>
        <w:t>Mixed effect models</w:t>
      </w:r>
      <w:r w:rsidR="002D0D3B">
        <w:rPr>
          <w:rFonts w:eastAsia="Times New Roman" w:cs="Times New Roman"/>
          <w:i/>
          <w:szCs w:val="24"/>
          <w:lang w:val="en-US"/>
        </w:rPr>
        <w:t xml:space="preserve">; </w:t>
      </w:r>
      <w:r w:rsidR="002D0D3B" w:rsidRPr="002D0D3B">
        <w:rPr>
          <w:rFonts w:eastAsia="Times New Roman" w:cs="Times New Roman"/>
          <w:i/>
          <w:szCs w:val="24"/>
          <w:lang w:val="en-US"/>
        </w:rPr>
        <w:t>Nonlinear models</w:t>
      </w:r>
      <w:r w:rsidR="002D0D3B">
        <w:rPr>
          <w:rFonts w:eastAsia="Times New Roman" w:cs="Times New Roman"/>
          <w:i/>
          <w:szCs w:val="24"/>
          <w:lang w:val="en-US"/>
        </w:rPr>
        <w:t xml:space="preserve">; </w:t>
      </w:r>
      <w:r w:rsidR="002D0D3B" w:rsidRPr="002D0D3B">
        <w:rPr>
          <w:rFonts w:eastAsia="Times New Roman" w:cs="Times New Roman"/>
          <w:i/>
          <w:szCs w:val="24"/>
          <w:lang w:val="en-US"/>
        </w:rPr>
        <w:t>Population Pharmacokinetics</w:t>
      </w:r>
      <w:r w:rsidR="002D0D3B">
        <w:rPr>
          <w:rFonts w:eastAsia="Times New Roman" w:cs="Times New Roman"/>
          <w:i/>
          <w:szCs w:val="24"/>
          <w:lang w:val="en-US"/>
        </w:rPr>
        <w:t xml:space="preserve">; </w:t>
      </w:r>
      <w:r w:rsidR="002D0D3B" w:rsidRPr="002D0D3B">
        <w:rPr>
          <w:rFonts w:eastAsia="Times New Roman" w:cs="Times New Roman"/>
          <w:i/>
          <w:szCs w:val="24"/>
          <w:lang w:val="en-US"/>
        </w:rPr>
        <w:t>Bias</w:t>
      </w:r>
      <w:r w:rsidR="002D0D3B">
        <w:rPr>
          <w:rFonts w:eastAsia="Times New Roman" w:cs="Times New Roman"/>
          <w:i/>
          <w:szCs w:val="24"/>
          <w:lang w:val="en-US"/>
        </w:rPr>
        <w:t xml:space="preserve">; </w:t>
      </w:r>
      <w:r w:rsidR="002D0D3B" w:rsidRPr="002D0D3B">
        <w:rPr>
          <w:rFonts w:eastAsia="Times New Roman" w:cs="Times New Roman"/>
          <w:i/>
          <w:szCs w:val="24"/>
          <w:lang w:val="en-US"/>
        </w:rPr>
        <w:t>Compartmental analysis</w:t>
      </w:r>
      <w:r w:rsidR="002D0D3B">
        <w:rPr>
          <w:rFonts w:eastAsia="Times New Roman" w:cs="Times New Roman"/>
          <w:i/>
          <w:szCs w:val="24"/>
          <w:lang w:val="en-US"/>
        </w:rPr>
        <w:t xml:space="preserve">; </w:t>
      </w:r>
      <w:r w:rsidR="002D0D3B" w:rsidRPr="002D0D3B">
        <w:rPr>
          <w:rFonts w:eastAsia="Times New Roman" w:cs="Times New Roman"/>
          <w:i/>
          <w:szCs w:val="24"/>
          <w:lang w:val="en-US"/>
        </w:rPr>
        <w:t>Covariates</w:t>
      </w:r>
      <w:r w:rsidR="002D0D3B">
        <w:rPr>
          <w:rFonts w:eastAsia="Times New Roman" w:cs="Times New Roman"/>
          <w:i/>
          <w:szCs w:val="24"/>
          <w:lang w:val="en-US"/>
        </w:rPr>
        <w:t>; S</w:t>
      </w:r>
      <w:r w:rsidR="002D0D3B" w:rsidRPr="002D0D3B">
        <w:rPr>
          <w:rFonts w:eastAsia="Times New Roman" w:cs="Times New Roman"/>
          <w:i/>
          <w:szCs w:val="24"/>
          <w:lang w:val="en-US"/>
        </w:rPr>
        <w:t>tatistics</w:t>
      </w:r>
    </w:p>
    <w:p w14:paraId="6DCC2E85" w14:textId="77777777" w:rsidR="00100D12" w:rsidRDefault="00100D12" w:rsidP="00464E09">
      <w:pPr>
        <w:spacing w:line="276" w:lineRule="auto"/>
        <w:rPr>
          <w:rFonts w:eastAsia="Times New Roman" w:cs="Times New Roman"/>
          <w:szCs w:val="24"/>
          <w:lang w:val="en-US"/>
        </w:rPr>
      </w:pPr>
    </w:p>
    <w:p w14:paraId="1584DE25" w14:textId="5B307A2E" w:rsidR="00464E09" w:rsidRPr="00464E09" w:rsidRDefault="00464E09" w:rsidP="00464E09">
      <w:pPr>
        <w:spacing w:line="276" w:lineRule="auto"/>
        <w:rPr>
          <w:rFonts w:eastAsia="Times New Roman" w:cs="Times New Roman"/>
          <w:szCs w:val="24"/>
          <w:lang w:val="en-US"/>
        </w:rPr>
      </w:pPr>
      <w:r w:rsidRPr="00464E09">
        <w:rPr>
          <w:rFonts w:eastAsia="Times New Roman" w:cs="Times New Roman"/>
          <w:szCs w:val="24"/>
          <w:lang w:val="en-US"/>
        </w:rPr>
        <w:t>CONFLICT OF INTEREST</w:t>
      </w:r>
    </w:p>
    <w:p w14:paraId="45429CC9" w14:textId="0F5BB90A" w:rsidR="00464E09" w:rsidRPr="00464E09" w:rsidRDefault="00464E09" w:rsidP="00464E09">
      <w:pPr>
        <w:spacing w:line="276" w:lineRule="auto"/>
        <w:rPr>
          <w:rFonts w:eastAsia="Times New Roman" w:cs="Times New Roman"/>
          <w:i/>
          <w:szCs w:val="24"/>
          <w:lang w:val="en-US"/>
        </w:rPr>
      </w:pPr>
      <w:r w:rsidRPr="00464E09">
        <w:rPr>
          <w:rFonts w:eastAsia="Times New Roman" w:cs="Times New Roman"/>
          <w:i/>
          <w:szCs w:val="24"/>
          <w:lang w:val="en-US"/>
        </w:rPr>
        <w:t>The authors declare</w:t>
      </w:r>
      <w:r w:rsidR="00806F31">
        <w:rPr>
          <w:rFonts w:eastAsia="Times New Roman" w:cs="Times New Roman"/>
          <w:i/>
          <w:szCs w:val="24"/>
          <w:lang w:val="en-US"/>
        </w:rPr>
        <w:t>d</w:t>
      </w:r>
      <w:r w:rsidRPr="00464E09">
        <w:rPr>
          <w:rFonts w:eastAsia="Times New Roman" w:cs="Times New Roman"/>
          <w:i/>
          <w:szCs w:val="24"/>
          <w:lang w:val="en-US"/>
        </w:rPr>
        <w:t xml:space="preserve"> no </w:t>
      </w:r>
      <w:r w:rsidR="00806F31">
        <w:rPr>
          <w:rFonts w:eastAsia="Times New Roman" w:cs="Times New Roman"/>
          <w:i/>
          <w:szCs w:val="24"/>
          <w:lang w:val="en-US"/>
        </w:rPr>
        <w:t>competing</w:t>
      </w:r>
      <w:r w:rsidRPr="00464E09">
        <w:rPr>
          <w:rFonts w:eastAsia="Times New Roman" w:cs="Times New Roman"/>
          <w:i/>
          <w:szCs w:val="24"/>
          <w:lang w:val="en-US"/>
        </w:rPr>
        <w:t xml:space="preserve"> interest</w:t>
      </w:r>
      <w:r w:rsidR="00806F31">
        <w:rPr>
          <w:rFonts w:eastAsia="Times New Roman" w:cs="Times New Roman"/>
          <w:i/>
          <w:szCs w:val="24"/>
          <w:lang w:val="en-US"/>
        </w:rPr>
        <w:t>s</w:t>
      </w:r>
      <w:r w:rsidR="00272D53">
        <w:rPr>
          <w:rFonts w:eastAsia="Times New Roman" w:cs="Times New Roman"/>
          <w:i/>
          <w:szCs w:val="24"/>
          <w:lang w:val="en-US"/>
        </w:rPr>
        <w:t xml:space="preserve"> </w:t>
      </w:r>
      <w:r w:rsidR="00186E1E">
        <w:rPr>
          <w:rFonts w:eastAsia="Times New Roman" w:cs="Times New Roman"/>
          <w:i/>
          <w:szCs w:val="24"/>
          <w:lang w:val="en-US"/>
        </w:rPr>
        <w:t xml:space="preserve">in </w:t>
      </w:r>
      <w:r w:rsidR="00272D53">
        <w:rPr>
          <w:rFonts w:eastAsia="Times New Roman" w:cs="Times New Roman"/>
          <w:i/>
          <w:szCs w:val="24"/>
          <w:lang w:val="en-US"/>
        </w:rPr>
        <w:t>this work</w:t>
      </w:r>
      <w:r w:rsidRPr="00464E09">
        <w:rPr>
          <w:rFonts w:eastAsia="Times New Roman" w:cs="Times New Roman"/>
          <w:i/>
          <w:szCs w:val="24"/>
          <w:lang w:val="en-US"/>
        </w:rPr>
        <w:t>.</w:t>
      </w:r>
    </w:p>
    <w:p w14:paraId="7912100D" w14:textId="77777777" w:rsidR="00100D12" w:rsidRDefault="00100D12" w:rsidP="00464E09">
      <w:pPr>
        <w:spacing w:line="276" w:lineRule="auto"/>
        <w:rPr>
          <w:rFonts w:eastAsia="Times New Roman" w:cs="Times New Roman"/>
          <w:szCs w:val="24"/>
          <w:lang w:val="en-US"/>
        </w:rPr>
      </w:pPr>
    </w:p>
    <w:p w14:paraId="27859C2B" w14:textId="7FACA84F" w:rsidR="00464E09" w:rsidRPr="00464E09" w:rsidRDefault="00464E09" w:rsidP="00464E09">
      <w:pPr>
        <w:spacing w:line="276" w:lineRule="auto"/>
        <w:rPr>
          <w:rFonts w:eastAsia="Times New Roman" w:cs="Times New Roman"/>
          <w:szCs w:val="24"/>
          <w:lang w:val="en-US"/>
        </w:rPr>
      </w:pPr>
      <w:r w:rsidRPr="00464E09">
        <w:rPr>
          <w:rFonts w:eastAsia="Times New Roman" w:cs="Times New Roman"/>
          <w:szCs w:val="24"/>
          <w:lang w:val="en-US"/>
        </w:rPr>
        <w:t>FUNDING</w:t>
      </w:r>
    </w:p>
    <w:p w14:paraId="65A8157D" w14:textId="0B7C5BEB" w:rsidR="00100D12" w:rsidRDefault="00464E09" w:rsidP="00100D12">
      <w:pPr>
        <w:pStyle w:val="Subtitle"/>
        <w:rPr>
          <w:rFonts w:eastAsia="Times New Roman" w:cs="Times New Roman"/>
          <w:i/>
          <w:szCs w:val="24"/>
          <w:lang w:val="en-US"/>
        </w:rPr>
      </w:pPr>
      <w:r w:rsidRPr="00464E09">
        <w:rPr>
          <w:rFonts w:eastAsia="Times New Roman" w:cs="Times New Roman"/>
          <w:i/>
          <w:szCs w:val="24"/>
          <w:lang w:val="en-US"/>
        </w:rPr>
        <w:t>My-Luong Vuong is supported by a doctoral research grant from the Research Foundation – Flanders (FWO), Belgium (grant number: 1SH6A24N).</w:t>
      </w:r>
    </w:p>
    <w:p w14:paraId="0DB85D70" w14:textId="77777777" w:rsidR="00100D12" w:rsidRPr="003F1AFB" w:rsidRDefault="00100D12" w:rsidP="006F2EF9">
      <w:pPr>
        <w:pStyle w:val="Subtitle"/>
        <w:rPr>
          <w:rFonts w:eastAsia="Times New Roman" w:cs="Times New Roman"/>
          <w:iCs/>
          <w:szCs w:val="24"/>
        </w:rPr>
      </w:pPr>
    </w:p>
    <w:p w14:paraId="15A06DBE" w14:textId="57059F2D" w:rsidR="004D2C6D" w:rsidRPr="003F1AFB" w:rsidRDefault="004D2C6D" w:rsidP="00100D12">
      <w:pPr>
        <w:spacing w:line="276" w:lineRule="auto"/>
        <w:rPr>
          <w:rFonts w:eastAsia="Times New Roman" w:cs="Times New Roman"/>
          <w:szCs w:val="24"/>
          <w:lang w:val="nl-BE"/>
        </w:rPr>
      </w:pPr>
      <w:r w:rsidRPr="003F1AFB">
        <w:rPr>
          <w:rFonts w:eastAsia="Times New Roman" w:cs="Times New Roman"/>
          <w:szCs w:val="24"/>
          <w:lang w:val="nl-BE"/>
        </w:rPr>
        <w:t>ORCIDs</w:t>
      </w:r>
    </w:p>
    <w:p w14:paraId="2AC0D71E" w14:textId="19DB3F40" w:rsidR="00100D12" w:rsidRPr="00100D12" w:rsidRDefault="00100D12" w:rsidP="00100D12">
      <w:pPr>
        <w:pStyle w:val="Subtitle"/>
        <w:tabs>
          <w:tab w:val="left" w:pos="1985"/>
        </w:tabs>
        <w:rPr>
          <w:rFonts w:eastAsia="Times New Roman" w:cs="Times New Roman"/>
          <w:iCs/>
          <w:szCs w:val="24"/>
          <w:lang w:val="nl-BE"/>
        </w:rPr>
      </w:pPr>
      <w:r w:rsidRPr="00100D12">
        <w:rPr>
          <w:rFonts w:eastAsia="Times New Roman" w:cs="Times New Roman"/>
          <w:iCs/>
          <w:szCs w:val="24"/>
          <w:lang w:val="nl-BE"/>
        </w:rPr>
        <w:t>My-Luong Vuong</w:t>
      </w:r>
      <w:r w:rsidRPr="00100D12">
        <w:rPr>
          <w:lang w:val="nl-BE"/>
        </w:rPr>
        <w:tab/>
      </w:r>
      <w:r w:rsidRPr="00100D12">
        <w:rPr>
          <w:rFonts w:eastAsia="Times New Roman" w:cs="Times New Roman"/>
          <w:iCs/>
          <w:szCs w:val="24"/>
          <w:lang w:val="nl-BE"/>
        </w:rPr>
        <w:t>0000-0001-9203-6745</w:t>
      </w:r>
    </w:p>
    <w:p w14:paraId="08ED8E75" w14:textId="6AB9F526" w:rsidR="00100D12" w:rsidRDefault="004D2C6D" w:rsidP="00100D12">
      <w:pPr>
        <w:pStyle w:val="Subtitle"/>
        <w:tabs>
          <w:tab w:val="left" w:pos="1985"/>
        </w:tabs>
        <w:rPr>
          <w:rFonts w:eastAsia="Times New Roman" w:cs="Times New Roman"/>
          <w:iCs/>
          <w:szCs w:val="24"/>
          <w:lang w:val="nl-BE"/>
        </w:rPr>
      </w:pPr>
      <w:r w:rsidRPr="00100D12">
        <w:rPr>
          <w:rFonts w:eastAsia="Times New Roman" w:cs="Times New Roman"/>
          <w:iCs/>
          <w:szCs w:val="24"/>
          <w:lang w:val="nl-BE"/>
        </w:rPr>
        <w:t>Geert Verbeke</w:t>
      </w:r>
      <w:r w:rsidR="00100D12">
        <w:rPr>
          <w:rFonts w:eastAsia="Times New Roman" w:cs="Times New Roman"/>
          <w:iCs/>
          <w:szCs w:val="24"/>
          <w:lang w:val="nl-BE"/>
        </w:rPr>
        <w:tab/>
      </w:r>
      <w:r w:rsidR="004678DD" w:rsidRPr="00100D12">
        <w:rPr>
          <w:rFonts w:eastAsia="Times New Roman" w:cs="Times New Roman"/>
          <w:iCs/>
          <w:szCs w:val="24"/>
          <w:lang w:val="nl-BE"/>
        </w:rPr>
        <w:t>0000-0001-8430-7576</w:t>
      </w:r>
    </w:p>
    <w:p w14:paraId="07D314E1" w14:textId="214538B2" w:rsidR="00C2112E" w:rsidRPr="003F1AFB" w:rsidRDefault="00100D12" w:rsidP="00100D12">
      <w:pPr>
        <w:pStyle w:val="Subtitle"/>
        <w:tabs>
          <w:tab w:val="left" w:pos="1985"/>
        </w:tabs>
      </w:pPr>
      <w:r w:rsidRPr="003F1AFB">
        <w:rPr>
          <w:rFonts w:eastAsia="Times New Roman" w:cs="Times New Roman"/>
          <w:iCs/>
          <w:szCs w:val="24"/>
        </w:rPr>
        <w:t>Erwin Dreesen</w:t>
      </w:r>
      <w:r w:rsidRPr="003F1AFB">
        <w:rPr>
          <w:rFonts w:eastAsia="Times New Roman" w:cs="Times New Roman"/>
          <w:iCs/>
          <w:szCs w:val="24"/>
        </w:rPr>
        <w:tab/>
        <w:t>0000-0002-0785-2930</w:t>
      </w:r>
      <w:r w:rsidR="00C2112E" w:rsidRPr="003F1AFB">
        <w:br w:type="page"/>
      </w:r>
    </w:p>
    <w:p w14:paraId="2F2880E3" w14:textId="77777777" w:rsidR="00C65919" w:rsidRDefault="00C65919" w:rsidP="00BB1D61">
      <w:pPr>
        <w:pStyle w:val="Heading1"/>
      </w:pPr>
      <w:r>
        <w:lastRenderedPageBreak/>
        <w:t>ABSTRACT</w:t>
      </w:r>
    </w:p>
    <w:p w14:paraId="04AFA3C5" w14:textId="48032D87" w:rsidR="00C65919" w:rsidRPr="00923960" w:rsidRDefault="002A2287" w:rsidP="00044836">
      <w:r>
        <w:t>C</w:t>
      </w:r>
      <w:r w:rsidR="000153B3">
        <w:t>ovariate</w:t>
      </w:r>
      <w:r>
        <w:t xml:space="preserve"> missingness</w:t>
      </w:r>
      <w:r w:rsidR="001A2F90">
        <w:t xml:space="preserve"> is a prevalent issue in pharmacometrics</w:t>
      </w:r>
      <w:r w:rsidR="00220A7F">
        <w:t xml:space="preserve"> modeling</w:t>
      </w:r>
      <w:r w:rsidR="001A2F90">
        <w:t>.</w:t>
      </w:r>
      <w:r w:rsidR="00066C25">
        <w:t xml:space="preserve"> </w:t>
      </w:r>
      <w:r>
        <w:t>I</w:t>
      </w:r>
      <w:r w:rsidR="00C979E1">
        <w:t>ncorrect handling</w:t>
      </w:r>
      <w:r w:rsidR="00BA1E9B">
        <w:t xml:space="preserve"> of </w:t>
      </w:r>
      <w:r w:rsidR="00FA7D40">
        <w:t>missing covariates</w:t>
      </w:r>
      <w:r w:rsidR="00C979E1">
        <w:t xml:space="preserve"> can lead to biased parameter estimates, </w:t>
      </w:r>
      <w:r w:rsidR="006A208F">
        <w:t>adversely affecting</w:t>
      </w:r>
      <w:r w:rsidR="00C979E1">
        <w:t xml:space="preserve"> </w:t>
      </w:r>
      <w:r w:rsidR="00AC0446">
        <w:t>clinical practice and drug development dosing decisions</w:t>
      </w:r>
      <w:r w:rsidR="000153B3">
        <w:t>.</w:t>
      </w:r>
      <w:r w:rsidR="00B03301">
        <w:t xml:space="preserve"> </w:t>
      </w:r>
      <w:r w:rsidR="002C4EAB" w:rsidRPr="002C4EAB">
        <w:t xml:space="preserve">Single imputation </w:t>
      </w:r>
      <w:r w:rsidR="009F07EB">
        <w:rPr>
          <w:lang w:val="en-US"/>
        </w:rPr>
        <w:t>is usually</w:t>
      </w:r>
      <w:r w:rsidR="002C4EAB" w:rsidRPr="002C4EAB">
        <w:t xml:space="preserve"> favored by</w:t>
      </w:r>
      <w:r w:rsidR="00BA7709">
        <w:t xml:space="preserve"> </w:t>
      </w:r>
      <w:r w:rsidR="002C4EAB" w:rsidRPr="002C4EAB">
        <w:t>pharmacometricians</w:t>
      </w:r>
      <w:r w:rsidR="00BF30BD">
        <w:t xml:space="preserve"> </w:t>
      </w:r>
      <w:r w:rsidR="00BF30BD" w:rsidRPr="002C4EAB">
        <w:t xml:space="preserve">for </w:t>
      </w:r>
      <w:r w:rsidR="006229C0">
        <w:t>its</w:t>
      </w:r>
      <w:r w:rsidR="00BF30BD" w:rsidRPr="002C4EAB">
        <w:t xml:space="preserve"> simplicity</w:t>
      </w:r>
      <w:r w:rsidR="00F86F48">
        <w:t>,</w:t>
      </w:r>
      <w:r w:rsidR="006229C0">
        <w:t xml:space="preserve"> </w:t>
      </w:r>
      <w:r w:rsidR="00F86F48" w:rsidRPr="00F86F48">
        <w:t xml:space="preserve">but it ignores the uncertainty </w:t>
      </w:r>
      <w:r w:rsidR="001B7B1D">
        <w:t>about</w:t>
      </w:r>
      <w:r w:rsidR="001B7B1D" w:rsidRPr="00F86F48">
        <w:t xml:space="preserve"> </w:t>
      </w:r>
      <w:r w:rsidR="00F86F48" w:rsidRPr="00F86F48">
        <w:t>imputed values</w:t>
      </w:r>
      <w:r w:rsidR="002C4EAB" w:rsidRPr="002C4EAB">
        <w:t>,</w:t>
      </w:r>
      <w:r w:rsidR="00306F87" w:rsidRPr="00306F87">
        <w:t xml:space="preserve"> potentially leading to biased </w:t>
      </w:r>
      <w:r w:rsidR="001B7B1D">
        <w:t>estimates and standard errors</w:t>
      </w:r>
      <w:r w:rsidR="00002A49">
        <w:t xml:space="preserve">. </w:t>
      </w:r>
      <w:r w:rsidR="00DD0AC0" w:rsidRPr="00DD0AC0">
        <w:t>Multiple imputation, in contrast, generates multiple plausible values</w:t>
      </w:r>
      <w:r w:rsidR="001B7B1D">
        <w:t xml:space="preserve"> from a predictive distribution</w:t>
      </w:r>
      <w:r w:rsidR="00DD0AC0" w:rsidRPr="00DD0AC0">
        <w:t xml:space="preserve">, addressing this uncertainty and </w:t>
      </w:r>
      <w:del w:id="1" w:author="My Luong Vuong" w:date="2025-02-21T11:27:00Z">
        <w:r w:rsidR="00DD0AC0" w:rsidRPr="00DD0AC0" w:rsidDel="007730DE">
          <w:delText xml:space="preserve">providing a more </w:delText>
        </w:r>
        <w:r w:rsidR="001750A8" w:rsidDel="007730DE">
          <w:delText>reliable</w:delText>
        </w:r>
        <w:r w:rsidR="00DD0AC0" w:rsidRPr="00DD0AC0" w:rsidDel="007730DE">
          <w:delText xml:space="preserve"> method</w:delText>
        </w:r>
      </w:del>
      <w:ins w:id="2" w:author="My Luong Vuong" w:date="2025-02-21T11:27:00Z">
        <w:r w:rsidR="007730DE">
          <w:t>thus</w:t>
        </w:r>
        <w:r w:rsidR="000700BA">
          <w:t xml:space="preserve"> is a </w:t>
        </w:r>
        <w:r w:rsidR="00977057">
          <w:t xml:space="preserve">preferable approach </w:t>
        </w:r>
        <w:r w:rsidR="000979AF">
          <w:t>over single imputation to handle covariate missingness</w:t>
        </w:r>
      </w:ins>
      <w:r w:rsidR="00BF111E">
        <w:t>.</w:t>
      </w:r>
      <w:r w:rsidR="00DD0AC0" w:rsidRPr="00DD0AC0">
        <w:t xml:space="preserve"> </w:t>
      </w:r>
      <w:r w:rsidR="00BF111E">
        <w:t>Y</w:t>
      </w:r>
      <w:r w:rsidR="00DD0AC0" w:rsidRPr="00DD0AC0">
        <w:t>et</w:t>
      </w:r>
      <w:r w:rsidR="00BF111E">
        <w:t>,</w:t>
      </w:r>
      <w:r w:rsidR="00DD0AC0" w:rsidRPr="00DD0AC0">
        <w:t xml:space="preserve"> its application in pharmacometrics remains limited due to perceived complexity. To address this, we developed a multiple imputation workflow specifically tailored for pharmacometricians, encouraging wider adoption of this more </w:t>
      </w:r>
      <w:r w:rsidR="001750A8">
        <w:t>reliable</w:t>
      </w:r>
      <w:r w:rsidR="00DD0AC0" w:rsidRPr="00DD0AC0">
        <w:t xml:space="preserve"> method in pharmacometrics</w:t>
      </w:r>
      <w:r w:rsidR="00F05092">
        <w:t xml:space="preserve"> modeling</w:t>
      </w:r>
      <w:r w:rsidR="009D37DB">
        <w:t xml:space="preserve">. </w:t>
      </w:r>
      <w:r w:rsidR="00967141" w:rsidRPr="00967141">
        <w:t xml:space="preserve">We compared </w:t>
      </w:r>
      <w:r w:rsidR="007814D1">
        <w:t xml:space="preserve">single imputation </w:t>
      </w:r>
      <w:r w:rsidR="00C06479">
        <w:t xml:space="preserve">and </w:t>
      </w:r>
      <w:r w:rsidR="00A149C2">
        <w:t xml:space="preserve">multiple imputation </w:t>
      </w:r>
      <w:r w:rsidR="00CE72C7">
        <w:t>in</w:t>
      </w:r>
      <w:r w:rsidR="000F1398">
        <w:t xml:space="preserve"> estimating covariate effects</w:t>
      </w:r>
      <w:r w:rsidR="00CE72C7">
        <w:t xml:space="preserve"> </w:t>
      </w:r>
      <w:r w:rsidR="00C25393">
        <w:t>using</w:t>
      </w:r>
      <w:r w:rsidR="00684B97">
        <w:t xml:space="preserve"> </w:t>
      </w:r>
      <w:r w:rsidR="00CE72C7">
        <w:t xml:space="preserve">a </w:t>
      </w:r>
      <w:r w:rsidR="009234CC">
        <w:t xml:space="preserve">publicly available </w:t>
      </w:r>
      <w:r w:rsidR="00644B0F">
        <w:t xml:space="preserve">dataset on </w:t>
      </w:r>
      <w:r w:rsidR="009234CC">
        <w:t>warfarin pharmacokinetics</w:t>
      </w:r>
      <w:r w:rsidR="00EA292F">
        <w:t xml:space="preserve"> in healthy volunteers</w:t>
      </w:r>
      <w:r w:rsidR="00890BF6">
        <w:t>.</w:t>
      </w:r>
      <w:r w:rsidR="00967141" w:rsidRPr="00967141">
        <w:t xml:space="preserve"> </w:t>
      </w:r>
      <w:r w:rsidR="005077B6">
        <w:t>A one-compartment</w:t>
      </w:r>
      <w:r w:rsidR="00C52304">
        <w:t xml:space="preserve"> population pharmacokinetic</w:t>
      </w:r>
      <w:r w:rsidR="005077B6">
        <w:t xml:space="preserve"> model</w:t>
      </w:r>
      <w:r w:rsidR="000F53B4">
        <w:t xml:space="preserve"> with </w:t>
      </w:r>
      <w:r w:rsidR="005442DB">
        <w:t xml:space="preserve">baseline </w:t>
      </w:r>
      <w:r w:rsidR="000F53B4">
        <w:t>body weight as the only covariate</w:t>
      </w:r>
      <w:r w:rsidR="005077B6">
        <w:t xml:space="preserve"> was used to describe </w:t>
      </w:r>
      <w:r w:rsidR="00C52304">
        <w:t xml:space="preserve">the warfarin pharmacokinetics. </w:t>
      </w:r>
      <w:r w:rsidR="00585E05">
        <w:t xml:space="preserve">We simulated five scenarios </w:t>
      </w:r>
      <w:r w:rsidR="009234CC">
        <w:t>in which</w:t>
      </w:r>
      <w:r w:rsidR="00BA0B3B">
        <w:t xml:space="preserve"> 6.25%, 12.5%, 25%, 50%, and 75%</w:t>
      </w:r>
      <w:r w:rsidR="00763A04">
        <w:t xml:space="preserve"> of the subjects</w:t>
      </w:r>
      <w:r w:rsidR="00BA0B3B">
        <w:t xml:space="preserve"> </w:t>
      </w:r>
      <w:r w:rsidR="0067485C">
        <w:t>had</w:t>
      </w:r>
      <w:r w:rsidR="009234CC">
        <w:t xml:space="preserve"> the</w:t>
      </w:r>
      <w:r w:rsidR="00B072DC">
        <w:t>ir</w:t>
      </w:r>
      <w:r w:rsidR="009234CC">
        <w:t xml:space="preserve"> body weight</w:t>
      </w:r>
      <w:r w:rsidR="00987EE5">
        <w:t xml:space="preserve"> </w:t>
      </w:r>
      <w:r w:rsidR="00CB5758">
        <w:t>missing under a</w:t>
      </w:r>
      <w:r w:rsidR="00EC3101">
        <w:t xml:space="preserve"> missing at random</w:t>
      </w:r>
      <w:r w:rsidR="00D70E7F">
        <w:t xml:space="preserve"> mechanism</w:t>
      </w:r>
      <w:r w:rsidR="00A93822">
        <w:t xml:space="preserve"> </w:t>
      </w:r>
      <w:r w:rsidR="00A93822" w:rsidRPr="00A93822">
        <w:t>conditioned on age and sex</w:t>
      </w:r>
      <w:r w:rsidR="00BA0B3B">
        <w:t>.</w:t>
      </w:r>
      <w:r w:rsidR="00EC3101">
        <w:t xml:space="preserve"> </w:t>
      </w:r>
      <w:r w:rsidR="00D05CDF" w:rsidRPr="00D05CDF">
        <w:t xml:space="preserve">We </w:t>
      </w:r>
      <w:r w:rsidR="00D66A62">
        <w:t>confirm</w:t>
      </w:r>
      <w:r w:rsidR="00D05CDF" w:rsidRPr="00D05CDF">
        <w:t xml:space="preserve"> that </w:t>
      </w:r>
      <w:r w:rsidR="00EE5AEC">
        <w:t>multiple imputation</w:t>
      </w:r>
      <w:r w:rsidR="00D05CDF" w:rsidRPr="00D05CDF">
        <w:t xml:space="preserve"> </w:t>
      </w:r>
      <w:r w:rsidR="008B487A">
        <w:t>better reflects</w:t>
      </w:r>
      <w:r w:rsidR="00EE334F">
        <w:t xml:space="preserve"> </w:t>
      </w:r>
      <w:r w:rsidR="007F70EC">
        <w:t>uncertainty estimates</w:t>
      </w:r>
      <w:r w:rsidR="00D05CDF" w:rsidRPr="00D05CDF">
        <w:t xml:space="preserve"> than </w:t>
      </w:r>
      <w:r w:rsidR="00EE5AEC">
        <w:t>single imputation</w:t>
      </w:r>
      <w:r w:rsidR="00D05CDF" w:rsidRPr="00D05CDF">
        <w:t>, regardless of the degree of missingness</w:t>
      </w:r>
      <w:r w:rsidR="00AF6566">
        <w:t>.</w:t>
      </w:r>
      <w:r w:rsidR="00866070">
        <w:t xml:space="preserve"> </w:t>
      </w:r>
      <w:r w:rsidR="00AF6566">
        <w:t>This confirms</w:t>
      </w:r>
      <w:r w:rsidR="00AF6566" w:rsidRPr="00866070">
        <w:t xml:space="preserve"> </w:t>
      </w:r>
      <w:r w:rsidR="0087582C">
        <w:t>multiple imputation</w:t>
      </w:r>
      <w:r w:rsidR="00AF6566" w:rsidRPr="00866070">
        <w:t xml:space="preserve"> </w:t>
      </w:r>
      <w:r w:rsidR="00160929">
        <w:t>as</w:t>
      </w:r>
      <w:r w:rsidR="00160929" w:rsidRPr="00866070">
        <w:t xml:space="preserve"> </w:t>
      </w:r>
      <w:r w:rsidR="00866070" w:rsidRPr="00866070">
        <w:t xml:space="preserve">a </w:t>
      </w:r>
      <w:r w:rsidR="00866070">
        <w:t>superior</w:t>
      </w:r>
      <w:r w:rsidR="00866070" w:rsidRPr="00866070">
        <w:t xml:space="preserve"> alternative to </w:t>
      </w:r>
      <w:r w:rsidR="0087582C">
        <w:t>single imputation</w:t>
      </w:r>
      <w:r w:rsidR="00866070" w:rsidRPr="00866070">
        <w:t xml:space="preserve"> </w:t>
      </w:r>
      <w:r w:rsidR="0011750F">
        <w:t xml:space="preserve">for </w:t>
      </w:r>
      <w:r w:rsidR="00FD2681">
        <w:t>handling missing covariate data in</w:t>
      </w:r>
      <w:r w:rsidR="00866070" w:rsidRPr="00866070">
        <w:t xml:space="preserve"> pharmacometrics</w:t>
      </w:r>
      <w:r w:rsidR="00BB3910">
        <w:t>.</w:t>
      </w:r>
      <w:r w:rsidR="00C65919">
        <w:br w:type="page"/>
      </w:r>
    </w:p>
    <w:p w14:paraId="5B0F9254" w14:textId="3AF066F5" w:rsidR="00DB6BFA" w:rsidRDefault="00470392" w:rsidP="0022411E">
      <w:pPr>
        <w:pStyle w:val="Heading1"/>
        <w:rPr>
          <w:lang w:val="en-US"/>
        </w:rPr>
      </w:pPr>
      <w:r>
        <w:rPr>
          <w:bCs/>
        </w:rPr>
        <w:lastRenderedPageBreak/>
        <w:t>INTRODUCTION</w:t>
      </w:r>
    </w:p>
    <w:p w14:paraId="6E47BB63" w14:textId="204B00E1" w:rsidR="00DB6BFA" w:rsidRPr="00645597" w:rsidRDefault="00DB6BFA" w:rsidP="00044836">
      <w:r w:rsidRPr="00DB6BFA">
        <w:rPr>
          <w:lang w:val="en-US"/>
        </w:rPr>
        <w:t>Missing</w:t>
      </w:r>
      <w:r w:rsidR="002948F4">
        <w:rPr>
          <w:lang w:val="en-US"/>
        </w:rPr>
        <w:t>ness of</w:t>
      </w:r>
      <w:r w:rsidRPr="00DB6BFA">
        <w:rPr>
          <w:lang w:val="en-US"/>
        </w:rPr>
        <w:t xml:space="preserve"> covariate data is a prevalent challenge in medical research, including pharmacometrics.</w:t>
      </w:r>
      <w:r w:rsidR="00BA3F81">
        <w:rPr>
          <w:lang w:val="en-US"/>
        </w:rPr>
        <w:fldChar w:fldCharType="begin">
          <w:fldData xml:space="preserve">PEVuZE5vdGU+PENpdGU+PEF1dGhvcj5Kb2hhbnNzb248L0F1dGhvcj48WWVhcj4yMDEzPC9ZZWFy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</w:fldData>
        </w:fldChar>
      </w:r>
      <w:r w:rsidR="00AA0305">
        <w:rPr>
          <w:lang w:val="en-US"/>
        </w:rPr>
        <w:instrText xml:space="preserve"> ADDIN EN.CITE </w:instrText>
      </w:r>
      <w:r w:rsidR="00AA0305">
        <w:rPr>
          <w:lang w:val="en-US"/>
        </w:rPr>
        <w:fldChar w:fldCharType="begin">
          <w:fldData xml:space="preserve">PEVuZE5vdGU+PENpdGU+PEF1dGhvcj5Kb2hhbnNzb248L0F1dGhvcj48WWVhcj4yMDEzPC9ZZWFy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</w:fldData>
        </w:fldChar>
      </w:r>
      <w:r w:rsidR="00AA0305">
        <w:rPr>
          <w:lang w:val="en-US"/>
        </w:rPr>
        <w:instrText xml:space="preserve"> ADDIN EN.CITE.DATA </w:instrText>
      </w:r>
      <w:r w:rsidR="00AA0305">
        <w:rPr>
          <w:lang w:val="en-US"/>
        </w:rPr>
      </w:r>
      <w:r w:rsidR="00AA0305">
        <w:rPr>
          <w:lang w:val="en-US"/>
        </w:rPr>
        <w:fldChar w:fldCharType="end"/>
      </w:r>
      <w:r w:rsidR="00BA3F81">
        <w:rPr>
          <w:lang w:val="en-US"/>
        </w:rPr>
      </w:r>
      <w:r w:rsidR="00BA3F81">
        <w:rPr>
          <w:lang w:val="en-US"/>
        </w:rPr>
        <w:fldChar w:fldCharType="separate"/>
      </w:r>
      <w:r w:rsidR="00D22A1E" w:rsidRPr="00D22A1E">
        <w:rPr>
          <w:noProof/>
          <w:vertAlign w:val="superscript"/>
          <w:lang w:val="en-US"/>
        </w:rPr>
        <w:t>1, 2</w:t>
      </w:r>
      <w:r w:rsidR="00BA3F81">
        <w:rPr>
          <w:lang w:val="en-US"/>
        </w:rPr>
        <w:fldChar w:fldCharType="end"/>
      </w:r>
      <w:r w:rsidR="00E22D5C" w:rsidRPr="007A7E43">
        <w:t xml:space="preserve"> </w:t>
      </w:r>
      <w:r w:rsidR="000C454A">
        <w:rPr>
          <w:lang w:val="en-US"/>
        </w:rPr>
        <w:t>In</w:t>
      </w:r>
      <w:r w:rsidR="00604F54">
        <w:rPr>
          <w:lang w:val="en-US"/>
        </w:rPr>
        <w:t>appropriate</w:t>
      </w:r>
      <w:r w:rsidR="000C454A">
        <w:rPr>
          <w:lang w:val="en-US"/>
        </w:rPr>
        <w:t xml:space="preserve"> handling of </w:t>
      </w:r>
      <w:r w:rsidR="00E13F76">
        <w:rPr>
          <w:lang w:val="en-US"/>
        </w:rPr>
        <w:t>covariate missingness is detrimental as it can</w:t>
      </w:r>
      <w:r w:rsidR="006D4C33">
        <w:rPr>
          <w:lang w:val="en-US"/>
        </w:rPr>
        <w:t xml:space="preserve"> </w:t>
      </w:r>
      <w:r w:rsidRPr="00DB6BFA">
        <w:rPr>
          <w:lang w:val="en-US"/>
        </w:rPr>
        <w:t xml:space="preserve">adversely </w:t>
      </w:r>
      <w:r w:rsidR="005C36A0" w:rsidRPr="00DB6BFA">
        <w:rPr>
          <w:lang w:val="en-US"/>
        </w:rPr>
        <w:t xml:space="preserve">affect </w:t>
      </w:r>
      <w:r w:rsidRPr="00DB6BFA">
        <w:rPr>
          <w:lang w:val="en-US"/>
        </w:rPr>
        <w:t>drug development and clinical practice</w:t>
      </w:r>
      <w:r w:rsidR="0077461E">
        <w:rPr>
          <w:lang w:val="en-US"/>
        </w:rPr>
        <w:t xml:space="preserve"> </w:t>
      </w:r>
      <w:r w:rsidR="0077461E" w:rsidRPr="00DB6BFA">
        <w:rPr>
          <w:lang w:val="en-US"/>
        </w:rPr>
        <w:t>decisions</w:t>
      </w:r>
      <w:r w:rsidRPr="00DB6BFA">
        <w:rPr>
          <w:lang w:val="en-US"/>
        </w:rPr>
        <w:t>.</w:t>
      </w:r>
      <w:r w:rsidR="004F2752">
        <w:rPr>
          <w:lang w:val="en-US"/>
        </w:rPr>
        <w:fldChar w:fldCharType="begin">
          <w:fldData xml:space="preserve">PEVuZE5vdGU+PENpdGU+PEF1dGhvcj5CcsOkbTwvQXV0aG9yPjxZZWFyPjIwMjI8L1llYXI+PFJl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==
</w:fldData>
        </w:fldChar>
      </w:r>
      <w:r w:rsidR="00C127C8">
        <w:rPr>
          <w:lang w:val="en-US"/>
        </w:rPr>
        <w:instrText xml:space="preserve"> ADDIN EN.CITE </w:instrText>
      </w:r>
      <w:r w:rsidR="00C127C8">
        <w:rPr>
          <w:lang w:val="en-US"/>
        </w:rPr>
        <w:fldChar w:fldCharType="begin">
          <w:fldData xml:space="preserve">PEVuZE5vdGU+PENpdGU+PEF1dGhvcj5CcsOkbTwvQXV0aG9yPjxZZWFyPjIwMjI8L1llYXI+PFJl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==
</w:fldData>
        </w:fldChar>
      </w:r>
      <w:r w:rsidR="00C127C8">
        <w:rPr>
          <w:lang w:val="en-US"/>
        </w:rPr>
        <w:instrText xml:space="preserve"> ADDIN EN.CITE.DATA </w:instrText>
      </w:r>
      <w:r w:rsidR="00C127C8">
        <w:rPr>
          <w:lang w:val="en-US"/>
        </w:rPr>
      </w:r>
      <w:r w:rsidR="00C127C8">
        <w:rPr>
          <w:lang w:val="en-US"/>
        </w:rPr>
        <w:fldChar w:fldCharType="end"/>
      </w:r>
      <w:r w:rsidR="004F2752">
        <w:rPr>
          <w:lang w:val="en-US"/>
        </w:rPr>
      </w:r>
      <w:r w:rsidR="004F2752">
        <w:rPr>
          <w:lang w:val="en-US"/>
        </w:rPr>
        <w:fldChar w:fldCharType="separate"/>
      </w:r>
      <w:r w:rsidR="00C127C8" w:rsidRPr="00C127C8">
        <w:rPr>
          <w:noProof/>
          <w:vertAlign w:val="superscript"/>
          <w:lang w:val="en-US"/>
        </w:rPr>
        <w:t>3, 4</w:t>
      </w:r>
      <w:r w:rsidR="004F2752">
        <w:rPr>
          <w:lang w:val="en-US"/>
        </w:rPr>
        <w:fldChar w:fldCharType="end"/>
      </w:r>
      <w:r w:rsidRPr="00DB6BFA">
        <w:rPr>
          <w:lang w:val="en-US"/>
        </w:rPr>
        <w:t xml:space="preserve"> </w:t>
      </w:r>
      <w:r w:rsidR="00826F12">
        <w:rPr>
          <w:lang w:val="en-US"/>
        </w:rPr>
        <w:t xml:space="preserve">At worst, </w:t>
      </w:r>
      <w:r w:rsidR="00B53E5F">
        <w:rPr>
          <w:lang w:val="en-US"/>
        </w:rPr>
        <w:t>it</w:t>
      </w:r>
      <w:r w:rsidRPr="00DB6BFA">
        <w:rPr>
          <w:lang w:val="en-US"/>
        </w:rPr>
        <w:t xml:space="preserve"> can have negative consequences for patients, </w:t>
      </w:r>
      <w:r w:rsidR="002C12C7">
        <w:rPr>
          <w:lang w:val="en-US"/>
        </w:rPr>
        <w:t>including systematic over- or underdosing</w:t>
      </w:r>
      <w:r w:rsidRPr="00DB6BFA">
        <w:rPr>
          <w:lang w:val="en-US"/>
        </w:rPr>
        <w:t xml:space="preserve">, </w:t>
      </w:r>
      <w:r w:rsidR="00A1508D">
        <w:rPr>
          <w:lang w:val="en-US"/>
        </w:rPr>
        <w:t>thus highlighting</w:t>
      </w:r>
      <w:r w:rsidR="00A1508D" w:rsidRPr="00DB6BFA">
        <w:rPr>
          <w:lang w:val="en-US"/>
        </w:rPr>
        <w:t xml:space="preserve"> </w:t>
      </w:r>
      <w:r w:rsidRPr="00DB6BFA">
        <w:rPr>
          <w:lang w:val="en-US"/>
        </w:rPr>
        <w:t xml:space="preserve">the critical importance of handling missing covariate </w:t>
      </w:r>
      <w:r w:rsidR="002E5EB7">
        <w:rPr>
          <w:lang w:val="en-US"/>
        </w:rPr>
        <w:t>information</w:t>
      </w:r>
      <w:r w:rsidRPr="00DB6BFA">
        <w:rPr>
          <w:lang w:val="en-US"/>
        </w:rPr>
        <w:t xml:space="preserve"> accurately in pharmacometrics.</w:t>
      </w:r>
      <w:r w:rsidR="0071686A">
        <w:rPr>
          <w:lang w:val="en-US"/>
        </w:rPr>
        <w:fldChar w:fldCharType="begin">
          <w:fldData xml:space="preserve">PEVuZE5vdGU+PENpdGU+PEF1dGhvcj5CcsOkbTwvQXV0aG9yPjxZZWFyPjIwMjI8L1llYXI+PFJl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</w:fldData>
        </w:fldChar>
      </w:r>
      <w:r w:rsidR="00C127C8">
        <w:rPr>
          <w:lang w:val="en-US"/>
        </w:rPr>
        <w:instrText xml:space="preserve"> ADDIN EN.CITE </w:instrText>
      </w:r>
      <w:r w:rsidR="00C127C8">
        <w:rPr>
          <w:lang w:val="en-US"/>
        </w:rPr>
        <w:fldChar w:fldCharType="begin">
          <w:fldData xml:space="preserve">PEVuZE5vdGU+PENpdGU+PEF1dGhvcj5CcsOkbTwvQXV0aG9yPjxZZWFyPjIwMjI8L1llYXI+PFJl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</w:fldData>
        </w:fldChar>
      </w:r>
      <w:r w:rsidR="00C127C8">
        <w:rPr>
          <w:lang w:val="en-US"/>
        </w:rPr>
        <w:instrText xml:space="preserve"> ADDIN EN.CITE.DATA </w:instrText>
      </w:r>
      <w:r w:rsidR="00C127C8">
        <w:rPr>
          <w:lang w:val="en-US"/>
        </w:rPr>
      </w:r>
      <w:r w:rsidR="00C127C8">
        <w:rPr>
          <w:lang w:val="en-US"/>
        </w:rPr>
        <w:fldChar w:fldCharType="end"/>
      </w:r>
      <w:r w:rsidR="0071686A">
        <w:rPr>
          <w:lang w:val="en-US"/>
        </w:rPr>
      </w:r>
      <w:r w:rsidR="0071686A">
        <w:rPr>
          <w:lang w:val="en-US"/>
        </w:rPr>
        <w:fldChar w:fldCharType="separate"/>
      </w:r>
      <w:r w:rsidR="00C127C8" w:rsidRPr="00C127C8">
        <w:rPr>
          <w:noProof/>
          <w:vertAlign w:val="superscript"/>
          <w:lang w:val="en-US"/>
        </w:rPr>
        <w:t>3, 5</w:t>
      </w:r>
      <w:r w:rsidR="0071686A">
        <w:rPr>
          <w:lang w:val="en-US"/>
        </w:rPr>
        <w:fldChar w:fldCharType="end"/>
      </w:r>
    </w:p>
    <w:p w14:paraId="27184B93" w14:textId="66AD4DB1" w:rsidR="00DB6BFA" w:rsidRPr="00DB6BFA" w:rsidRDefault="005B3152" w:rsidP="00044836">
      <w:pPr>
        <w:rPr>
          <w:lang w:val="en-US"/>
        </w:rPr>
      </w:pPr>
      <w:r>
        <w:rPr>
          <w:lang w:val="en-US"/>
        </w:rPr>
        <w:t>Covariate missingness can be classified into three missing data mechanisms:</w:t>
      </w:r>
      <w:r w:rsidR="00DB6BFA" w:rsidRPr="00DB6BFA">
        <w:rPr>
          <w:lang w:val="en-US"/>
        </w:rPr>
        <w:t xml:space="preserve"> missing completely at random (MCAR), missing at random (MAR), and missing not at random (MNAR).</w:t>
      </w:r>
      <w:r w:rsidR="000D150D">
        <w:rPr>
          <w:lang w:val="en-US"/>
        </w:rPr>
        <w:fldChar w:fldCharType="begin"/>
      </w:r>
      <w:r w:rsidR="00C127C8">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0D150D">
        <w:rPr>
          <w:lang w:val="en-US"/>
        </w:rPr>
        <w:fldChar w:fldCharType="separate"/>
      </w:r>
      <w:r w:rsidR="00C127C8" w:rsidRPr="00C127C8">
        <w:rPr>
          <w:noProof/>
          <w:vertAlign w:val="superscript"/>
          <w:lang w:val="en-US"/>
        </w:rPr>
        <w:t>6</w:t>
      </w:r>
      <w:r w:rsidR="000D150D">
        <w:rPr>
          <w:lang w:val="en-US"/>
        </w:rPr>
        <w:fldChar w:fldCharType="end"/>
      </w:r>
      <w:r w:rsidR="00DB6BFA" w:rsidRPr="00DB6BFA">
        <w:rPr>
          <w:lang w:val="en-US"/>
        </w:rPr>
        <w:t xml:space="preserve"> </w:t>
      </w:r>
      <w:r w:rsidR="0051559E">
        <w:rPr>
          <w:lang w:val="en-US"/>
        </w:rPr>
        <w:t>T</w:t>
      </w:r>
      <w:r w:rsidR="0009144E" w:rsidRPr="0009144E">
        <w:rPr>
          <w:lang w:val="en-US"/>
        </w:rPr>
        <w:t>he mechanism of covariate missingness can be classified based on whether the missing data depends on observed and/or unobserved</w:t>
      </w:r>
      <w:r w:rsidR="0011785D">
        <w:rPr>
          <w:lang w:val="en-US"/>
        </w:rPr>
        <w:t xml:space="preserve"> data</w:t>
      </w:r>
      <w:r w:rsidR="0045610B">
        <w:rPr>
          <w:lang w:val="en-US"/>
        </w:rPr>
        <w:t>,</w:t>
      </w:r>
      <w:r w:rsidR="0009144E" w:rsidRPr="0009144E">
        <w:rPr>
          <w:lang w:val="en-US"/>
        </w:rPr>
        <w:t xml:space="preserve"> </w:t>
      </w:r>
      <w:r w:rsidR="00321A9A">
        <w:rPr>
          <w:lang w:val="en-US"/>
        </w:rPr>
        <w:t>including</w:t>
      </w:r>
      <w:r w:rsidR="0045610B" w:rsidRPr="0045610B">
        <w:rPr>
          <w:lang w:val="en-US"/>
        </w:rPr>
        <w:t xml:space="preserve"> the outcome or other covariates</w:t>
      </w:r>
      <w:r w:rsidR="00DB6BFA" w:rsidRPr="00DB6BFA">
        <w:rPr>
          <w:lang w:val="en-US"/>
        </w:rPr>
        <w:t>.</w:t>
      </w:r>
      <w:r w:rsidR="00321A9A">
        <w:rPr>
          <w:lang w:val="en-US"/>
        </w:rPr>
        <w:fldChar w:fldCharType="begin"/>
      </w:r>
      <w:r w:rsidR="00C127C8">
        <w:rPr>
          <w:lang w:val="en-US"/>
        </w:rPr>
        <w:instrText xml:space="preserve"> ADDIN EN.CITE &lt;EndNote&gt;&lt;Cite&gt;&lt;Author&gt;Verbeke&lt;/Author&gt;&lt;Year&gt;2000&lt;/Year&gt;&lt;RecNum&gt;39&lt;/RecNum&gt;&lt;DisplayText&gt;&lt;style face="superscript"&gt;7&lt;/style&gt;&lt;/DisplayText&gt;&lt;record&gt;&lt;rec-number&gt;39&lt;/rec-number&gt;&lt;foreign-keys&gt;&lt;key app="EN" db-id="ss92raaewt9rt0e55p6pe9ah5fa2r9tvxxwp" timestamp="1706612133"&gt;39&lt;/key&gt;&lt;/foreign-keys&gt;&lt;ref-type name="Book"&gt;6&lt;/ref-type&gt;&lt;contributors&gt;&lt;authors&gt;&lt;author&gt;Geert Verbeke&lt;/author&gt;&lt;author&gt;Geert Molenberghs&lt;/author&gt;&lt;/authors&gt;&lt;/contributors&gt;&lt;titles&gt;&lt;title&gt;Linear Mixed Models for Longitudinal Data&lt;/title&gt;&lt;secondary-title&gt;Springer Series in Statistics&lt;/secondary-title&gt;&lt;/titles&gt;&lt;pages&gt;XXII, 570&lt;/pages&gt;&lt;dates&gt;&lt;year&gt;2000&lt;/year&gt;&lt;/dates&gt;&lt;pub-location&gt;New York&lt;/pub-location&gt;&lt;publisher&gt;Springer New York&lt;/publisher&gt;&lt;isbn&gt;978-1-4419-0299-3&lt;/isbn&gt;&lt;urls&gt;&lt;/urls&gt;&lt;electronic-resource-num&gt;https://doi.org/10.1007/978-1-4419-0300-6&lt;/electronic-resource-num&gt;&lt;/record&gt;&lt;/Cite&gt;&lt;/EndNote&gt;</w:instrText>
      </w:r>
      <w:r w:rsidR="00321A9A">
        <w:rPr>
          <w:lang w:val="en-US"/>
        </w:rPr>
        <w:fldChar w:fldCharType="separate"/>
      </w:r>
      <w:r w:rsidR="00C127C8" w:rsidRPr="00C127C8">
        <w:rPr>
          <w:noProof/>
          <w:vertAlign w:val="superscript"/>
          <w:lang w:val="en-US"/>
        </w:rPr>
        <w:t>7</w:t>
      </w:r>
      <w:r w:rsidR="00321A9A">
        <w:rPr>
          <w:lang w:val="en-US"/>
        </w:rPr>
        <w:fldChar w:fldCharType="end"/>
      </w:r>
      <w:r w:rsidR="00321A9A" w:rsidRPr="0007645B">
        <w:rPr>
          <w:vertAlign w:val="superscript"/>
          <w:lang w:val="en-US"/>
        </w:rPr>
        <w:t>,</w:t>
      </w:r>
      <w:r w:rsidR="00FC5298">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FC5298">
        <w:rPr>
          <w:lang w:val="en-US"/>
        </w:rPr>
        <w:fldChar w:fldCharType="separate"/>
      </w:r>
      <w:r w:rsidR="00C127C8" w:rsidRPr="00C127C8">
        <w:rPr>
          <w:noProof/>
          <w:vertAlign w:val="superscript"/>
          <w:lang w:val="en-US"/>
        </w:rPr>
        <w:t>8</w:t>
      </w:r>
      <w:r w:rsidR="00FC5298">
        <w:rPr>
          <w:lang w:val="en-US"/>
        </w:rPr>
        <w:fldChar w:fldCharType="end"/>
      </w:r>
      <w:r w:rsidR="00DB6BFA" w:rsidRPr="00DB6BFA">
        <w:rPr>
          <w:lang w:val="en-US"/>
        </w:rPr>
        <w:t xml:space="preserve"> In </w:t>
      </w:r>
      <w:r w:rsidR="00122784">
        <w:rPr>
          <w:lang w:val="en-US"/>
        </w:rPr>
        <w:t xml:space="preserve">the case of </w:t>
      </w:r>
      <w:r w:rsidR="00DB6BFA" w:rsidRPr="00DB6BFA">
        <w:rPr>
          <w:lang w:val="en-US"/>
        </w:rPr>
        <w:t xml:space="preserve">MCAR, missingness is assumed to be </w:t>
      </w:r>
      <w:r w:rsidR="00146FE9">
        <w:rPr>
          <w:lang w:val="en-US"/>
        </w:rPr>
        <w:t>entirely random,</w:t>
      </w:r>
      <w:r w:rsidR="00DB6BFA" w:rsidRPr="00DB6BFA">
        <w:rPr>
          <w:lang w:val="en-US"/>
        </w:rPr>
        <w:t xml:space="preserve"> independent of </w:t>
      </w:r>
      <w:r w:rsidR="00210C26">
        <w:rPr>
          <w:lang w:val="en-US"/>
        </w:rPr>
        <w:t>both observed and unobserved data</w:t>
      </w:r>
      <w:r w:rsidR="00EB5634">
        <w:rPr>
          <w:lang w:val="en-US"/>
        </w:rPr>
        <w:t>,</w:t>
      </w:r>
      <w:r w:rsidR="00461BC0">
        <w:rPr>
          <w:lang w:val="en-US"/>
        </w:rPr>
        <w:t xml:space="preserve"> </w:t>
      </w:r>
      <w:r w:rsidR="00381509">
        <w:rPr>
          <w:lang w:val="en-US"/>
        </w:rPr>
        <w:t>as</w:t>
      </w:r>
      <w:r w:rsidR="004E1C93">
        <w:rPr>
          <w:lang w:val="en-US"/>
        </w:rPr>
        <w:t xml:space="preserve"> </w:t>
      </w:r>
      <w:r w:rsidR="00EB5634">
        <w:rPr>
          <w:lang w:val="en-US"/>
        </w:rPr>
        <w:t xml:space="preserve">in cases where </w:t>
      </w:r>
      <w:r w:rsidR="004E1C93">
        <w:rPr>
          <w:lang w:val="en-US"/>
        </w:rPr>
        <w:t>a serum sample</w:t>
      </w:r>
      <w:r w:rsidR="00992B69">
        <w:rPr>
          <w:lang w:val="en-US"/>
        </w:rPr>
        <w:t xml:space="preserve"> accidentally</w:t>
      </w:r>
      <w:r w:rsidR="004E1C93">
        <w:rPr>
          <w:lang w:val="en-US"/>
        </w:rPr>
        <w:t xml:space="preserve"> </w:t>
      </w:r>
      <w:r w:rsidR="006972C7">
        <w:rPr>
          <w:lang w:val="en-US"/>
        </w:rPr>
        <w:t xml:space="preserve">gets </w:t>
      </w:r>
      <w:r w:rsidR="004E1C93">
        <w:rPr>
          <w:lang w:val="en-US"/>
        </w:rPr>
        <w:t>lost</w:t>
      </w:r>
      <w:r w:rsidR="00DB6BFA" w:rsidRPr="00DB6BFA">
        <w:rPr>
          <w:lang w:val="en-US"/>
        </w:rPr>
        <w:t>.</w:t>
      </w:r>
      <w:r w:rsidR="0005584C">
        <w:rPr>
          <w:lang w:val="en-US"/>
        </w:rPr>
        <w:fldChar w:fldCharType="begin"/>
      </w:r>
      <w:r w:rsidR="00C127C8">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05584C">
        <w:rPr>
          <w:lang w:val="en-US"/>
        </w:rPr>
        <w:fldChar w:fldCharType="separate"/>
      </w:r>
      <w:r w:rsidR="00C127C8" w:rsidRPr="00C127C8">
        <w:rPr>
          <w:noProof/>
          <w:vertAlign w:val="superscript"/>
          <w:lang w:val="en-US"/>
        </w:rPr>
        <w:t>6</w:t>
      </w:r>
      <w:r w:rsidR="0005584C">
        <w:rPr>
          <w:lang w:val="en-US"/>
        </w:rPr>
        <w:fldChar w:fldCharType="end"/>
      </w:r>
      <w:r w:rsidR="00DB6BFA" w:rsidRPr="00DB6BFA">
        <w:rPr>
          <w:lang w:val="en-US"/>
        </w:rPr>
        <w:t xml:space="preserve"> </w:t>
      </w:r>
      <w:r w:rsidR="001A5495">
        <w:rPr>
          <w:lang w:val="en-US"/>
        </w:rPr>
        <w:t>With</w:t>
      </w:r>
      <w:r w:rsidR="001A5495" w:rsidRPr="00DB6BFA">
        <w:rPr>
          <w:lang w:val="en-US"/>
        </w:rPr>
        <w:t xml:space="preserve"> </w:t>
      </w:r>
      <w:r w:rsidR="00DB6BFA" w:rsidRPr="00DB6BFA">
        <w:rPr>
          <w:lang w:val="en-US"/>
        </w:rPr>
        <w:t xml:space="preserve">MAR, </w:t>
      </w:r>
      <w:r w:rsidR="00490AD4">
        <w:rPr>
          <w:lang w:val="en-US"/>
        </w:rPr>
        <w:t>covariate</w:t>
      </w:r>
      <w:r w:rsidR="00490AD4" w:rsidRPr="00DB6BFA">
        <w:rPr>
          <w:lang w:val="en-US"/>
        </w:rPr>
        <w:t xml:space="preserve"> </w:t>
      </w:r>
      <w:r w:rsidR="00A80BA0">
        <w:rPr>
          <w:lang w:val="en-US"/>
        </w:rPr>
        <w:t>missi</w:t>
      </w:r>
      <w:r w:rsidR="009F603C">
        <w:rPr>
          <w:lang w:val="en-US"/>
        </w:rPr>
        <w:t>n</w:t>
      </w:r>
      <w:r w:rsidR="00A80BA0">
        <w:rPr>
          <w:lang w:val="en-US"/>
        </w:rPr>
        <w:t xml:space="preserve">gness </w:t>
      </w:r>
      <w:r w:rsidR="00DB6BFA" w:rsidRPr="00DB6BFA">
        <w:rPr>
          <w:lang w:val="en-US"/>
        </w:rPr>
        <w:t>depend</w:t>
      </w:r>
      <w:r w:rsidR="009F603C">
        <w:rPr>
          <w:lang w:val="en-US"/>
        </w:rPr>
        <w:t>s</w:t>
      </w:r>
      <w:r w:rsidR="00DB6BFA" w:rsidRPr="00DB6BFA">
        <w:rPr>
          <w:lang w:val="en-US"/>
        </w:rPr>
        <w:t xml:space="preserve"> on observed data but not on unobserved data</w:t>
      </w:r>
      <w:r w:rsidR="00B51477">
        <w:rPr>
          <w:lang w:val="en-US"/>
        </w:rPr>
        <w:t>.</w:t>
      </w:r>
      <w:r w:rsidR="00EA562B">
        <w:rPr>
          <w:lang w:val="en-US"/>
        </w:rPr>
        <w:fldChar w:fldCharType="begin"/>
      </w:r>
      <w:r w:rsidR="00C127C8">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EA562B">
        <w:rPr>
          <w:lang w:val="en-US"/>
        </w:rPr>
        <w:fldChar w:fldCharType="separate"/>
      </w:r>
      <w:r w:rsidR="00C127C8" w:rsidRPr="00C127C8">
        <w:rPr>
          <w:noProof/>
          <w:vertAlign w:val="superscript"/>
          <w:lang w:val="en-US"/>
        </w:rPr>
        <w:t>6</w:t>
      </w:r>
      <w:r w:rsidR="00EA562B">
        <w:rPr>
          <w:lang w:val="en-US"/>
        </w:rPr>
        <w:fldChar w:fldCharType="end"/>
      </w:r>
      <w:r w:rsidR="00DB6BFA" w:rsidRPr="00DB6BFA">
        <w:rPr>
          <w:lang w:val="en-US"/>
        </w:rPr>
        <w:t xml:space="preserve"> For instance, </w:t>
      </w:r>
      <w:r w:rsidR="000941CF">
        <w:rPr>
          <w:lang w:val="en-US"/>
        </w:rPr>
        <w:t>in a population pharmacokinetic (popPK) model, serum creatinine (SCr)</w:t>
      </w:r>
      <w:r w:rsidR="00DB6BFA" w:rsidRPr="00DB6BFA">
        <w:rPr>
          <w:lang w:val="en-US"/>
        </w:rPr>
        <w:t xml:space="preserve"> </w:t>
      </w:r>
      <w:r w:rsidR="002731AF">
        <w:rPr>
          <w:lang w:val="en-US"/>
        </w:rPr>
        <w:t>may be</w:t>
      </w:r>
      <w:r w:rsidR="002731AF" w:rsidRPr="00DB6BFA">
        <w:rPr>
          <w:lang w:val="en-US"/>
        </w:rPr>
        <w:t xml:space="preserve"> </w:t>
      </w:r>
      <w:r w:rsidR="00A3764E">
        <w:rPr>
          <w:lang w:val="en-US"/>
        </w:rPr>
        <w:t>missing more</w:t>
      </w:r>
      <w:r w:rsidR="00F45482">
        <w:rPr>
          <w:lang w:val="en-US"/>
        </w:rPr>
        <w:t xml:space="preserve"> often</w:t>
      </w:r>
      <w:r w:rsidR="00A3764E">
        <w:rPr>
          <w:lang w:val="en-US"/>
        </w:rPr>
        <w:t xml:space="preserve"> in people with </w:t>
      </w:r>
      <w:r w:rsidR="00915E9B">
        <w:rPr>
          <w:lang w:val="en-US"/>
        </w:rPr>
        <w:t xml:space="preserve">a </w:t>
      </w:r>
      <w:r w:rsidR="00A3764E">
        <w:rPr>
          <w:lang w:val="en-US"/>
        </w:rPr>
        <w:t>higher body mass index</w:t>
      </w:r>
      <w:r w:rsidR="0001004A">
        <w:rPr>
          <w:lang w:val="en-US"/>
        </w:rPr>
        <w:t xml:space="preserve"> (BMI)</w:t>
      </w:r>
      <w:r w:rsidR="00DB6BFA" w:rsidRPr="00DB6BFA">
        <w:rPr>
          <w:lang w:val="en-US"/>
        </w:rPr>
        <w:t>. In MNAR</w:t>
      </w:r>
      <w:r w:rsidR="00FC24EB">
        <w:rPr>
          <w:lang w:val="en-US"/>
        </w:rPr>
        <w:t xml:space="preserve">, </w:t>
      </w:r>
      <w:r w:rsidR="00DB6BFA" w:rsidRPr="00DB6BFA">
        <w:rPr>
          <w:lang w:val="en-US"/>
        </w:rPr>
        <w:t xml:space="preserve">missingness depends on unobserved data, </w:t>
      </w:r>
      <w:r w:rsidR="00915E9B">
        <w:rPr>
          <w:lang w:val="en-US"/>
        </w:rPr>
        <w:t>illustrated by</w:t>
      </w:r>
      <w:r w:rsidR="00DB6BFA" w:rsidRPr="00DB6BFA">
        <w:rPr>
          <w:lang w:val="en-US"/>
        </w:rPr>
        <w:t xml:space="preserve"> </w:t>
      </w:r>
      <w:r w:rsidR="00291CAD">
        <w:rPr>
          <w:lang w:val="en-US"/>
        </w:rPr>
        <w:t xml:space="preserve">higher </w:t>
      </w:r>
      <w:r w:rsidR="00B10DED">
        <w:rPr>
          <w:lang w:val="en-US"/>
        </w:rPr>
        <w:t>missingness</w:t>
      </w:r>
      <w:r w:rsidR="004C4EDB">
        <w:rPr>
          <w:lang w:val="en-US"/>
        </w:rPr>
        <w:t xml:space="preserve"> </w:t>
      </w:r>
      <w:r w:rsidR="00291CAD">
        <w:rPr>
          <w:lang w:val="en-US"/>
        </w:rPr>
        <w:t xml:space="preserve">of </w:t>
      </w:r>
      <w:r w:rsidR="00394900">
        <w:rPr>
          <w:lang w:val="en-US"/>
        </w:rPr>
        <w:t>BMI</w:t>
      </w:r>
      <w:r w:rsidR="00291CAD">
        <w:rPr>
          <w:lang w:val="en-US"/>
        </w:rPr>
        <w:t xml:space="preserve"> </w:t>
      </w:r>
      <w:r w:rsidR="00B10DED">
        <w:rPr>
          <w:lang w:val="en-US"/>
        </w:rPr>
        <w:t xml:space="preserve">in people with </w:t>
      </w:r>
      <w:r w:rsidR="00521A27">
        <w:rPr>
          <w:lang w:val="en-US"/>
        </w:rPr>
        <w:t>obesity</w:t>
      </w:r>
      <w:r w:rsidR="00DB6BFA" w:rsidRPr="00DB6BFA">
        <w:rPr>
          <w:lang w:val="en-US"/>
        </w:rPr>
        <w:t>.</w:t>
      </w:r>
      <w:r w:rsidR="00446C37">
        <w:rPr>
          <w:lang w:val="en-US"/>
        </w:rPr>
        <w:fldChar w:fldCharType="begin"/>
      </w:r>
      <w:r w:rsidR="00C127C8">
        <w:rPr>
          <w:lang w:val="en-US"/>
        </w:rPr>
        <w:instrText xml:space="preserve"> ADDIN EN.CITE &lt;EndNote&gt;&lt;Cite&gt;&lt;Author&gt;Heymans&lt;/Author&gt;&lt;Year&gt;2022&lt;/Year&gt;&lt;RecNum&gt;44&lt;/RecNum&gt;&lt;DisplayText&gt;&lt;style face="superscript"&gt;9&lt;/style&gt;&lt;/DisplayText&gt;&lt;record&gt;&lt;rec-number&gt;44&lt;/rec-number&gt;&lt;foreign-keys&gt;&lt;key app="EN" db-id="ss92raaewt9rt0e55p6pe9ah5fa2r9tvxxwp" timestamp="1710731753"&gt;44&lt;/key&gt;&lt;/foreign-keys&gt;&lt;ref-type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dates&gt;&lt;publisher&gt;Elsevier&lt;/publisher&gt;&lt;isbn&gt;0895-4356&lt;/isbn&gt;&lt;urls&gt;&lt;related-urls&gt;&lt;url&gt;https://doi.org/10.1016/j.jclinepi.2022.08.016&lt;/url&gt;&lt;/related-urls&gt;&lt;/urls&gt;&lt;electronic-resource-num&gt;10.1016/j.jclinepi.2022.08.016&lt;/electronic-resource-num&gt;&lt;access-date&gt;2024/03/17&lt;/access-date&gt;&lt;/record&gt;&lt;/Cite&gt;&lt;/EndNote&gt;</w:instrText>
      </w:r>
      <w:r w:rsidR="00446C37">
        <w:rPr>
          <w:lang w:val="en-US"/>
        </w:rPr>
        <w:fldChar w:fldCharType="separate"/>
      </w:r>
      <w:r w:rsidR="00C127C8" w:rsidRPr="00C127C8">
        <w:rPr>
          <w:noProof/>
          <w:vertAlign w:val="superscript"/>
          <w:lang w:val="en-US"/>
        </w:rPr>
        <w:t>9</w:t>
      </w:r>
      <w:r w:rsidR="00446C37">
        <w:rPr>
          <w:lang w:val="en-US"/>
        </w:rPr>
        <w:fldChar w:fldCharType="end"/>
      </w:r>
    </w:p>
    <w:p w14:paraId="31532856" w14:textId="3F1ACDEB" w:rsidR="00421840" w:rsidRDefault="00DB6BFA" w:rsidP="00044836">
      <w:pPr>
        <w:rPr>
          <w:lang w:val="en-US"/>
        </w:rPr>
      </w:pPr>
      <w:r w:rsidRPr="00DB6BFA">
        <w:rPr>
          <w:lang w:val="en-US"/>
        </w:rPr>
        <w:t>Commonly suggested methods for handling missing</w:t>
      </w:r>
      <w:r w:rsidR="009E1E6B">
        <w:rPr>
          <w:lang w:val="en-US"/>
        </w:rPr>
        <w:t xml:space="preserve"> covariate</w:t>
      </w:r>
      <w:r w:rsidRPr="00DB6BFA">
        <w:rPr>
          <w:lang w:val="en-US"/>
        </w:rPr>
        <w:t xml:space="preserve"> data include single imputation (SI) and multiple imputation (MI).</w:t>
      </w:r>
      <w:r w:rsidR="00534EFC">
        <w:rPr>
          <w:lang w:val="en-US"/>
        </w:rPr>
        <w:fldChar w:fldCharType="begin"/>
      </w:r>
      <w:r w:rsidR="00AA0305">
        <w:rPr>
          <w:lang w:val="en-US"/>
        </w:rPr>
        <w:instrText xml:space="preserve"> ADDIN EN.CITE &lt;EndNote&gt;&lt;Cite&gt;&lt;Author&gt;Johansson Å&lt;/Author&gt;&lt;Year&gt;2013&lt;/Year&gt;&lt;RecNum&gt;72&lt;/RecNum&gt;&lt;DisplayText&gt;&lt;style face="superscript"&gt;2&lt;/style&gt;&lt;/DisplayText&gt;&lt;record&gt;&lt;rec-number&gt;72&lt;/rec-number&gt;&lt;foreign-keys&gt;&lt;key app="EN" db-id="ss92raaewt9rt0e55p6pe9ah5fa2r9tvxxwp" timestamp="1728917924"&gt;72&lt;/key&gt;&lt;/foreign-keys&gt;&lt;ref-type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j&lt;/full-title&gt;&lt;abbr-1&gt;AAPS J&lt;/abbr-1&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534EFC">
        <w:rPr>
          <w:lang w:val="en-US"/>
        </w:rPr>
        <w:fldChar w:fldCharType="separate"/>
      </w:r>
      <w:r w:rsidR="00D22A1E" w:rsidRPr="00D22A1E">
        <w:rPr>
          <w:noProof/>
          <w:vertAlign w:val="superscript"/>
          <w:lang w:val="en-US"/>
        </w:rPr>
        <w:t>2</w:t>
      </w:r>
      <w:r w:rsidR="00534EFC">
        <w:rPr>
          <w:lang w:val="en-US"/>
        </w:rPr>
        <w:fldChar w:fldCharType="end"/>
      </w:r>
      <w:r w:rsidRPr="00DB6BFA">
        <w:rPr>
          <w:lang w:val="en-US"/>
        </w:rPr>
        <w:t xml:space="preserve"> In SI, missing values are imputed once, </w:t>
      </w:r>
      <w:r w:rsidR="00F01F21">
        <w:rPr>
          <w:lang w:val="en-US"/>
        </w:rPr>
        <w:t xml:space="preserve">resulting in </w:t>
      </w:r>
      <w:r w:rsidR="008662D1">
        <w:rPr>
          <w:lang w:val="en-US"/>
        </w:rPr>
        <w:t>a seemingly true, complete dataset</w:t>
      </w:r>
      <w:r w:rsidRPr="00DB6BFA">
        <w:rPr>
          <w:lang w:val="en-US"/>
        </w:rPr>
        <w:t xml:space="preserve">, </w:t>
      </w:r>
      <w:r w:rsidR="00C23593">
        <w:rPr>
          <w:lang w:val="en-US"/>
        </w:rPr>
        <w:t>but</w:t>
      </w:r>
      <w:r w:rsidR="00C23593" w:rsidRPr="00DB6BFA">
        <w:rPr>
          <w:lang w:val="en-US"/>
        </w:rPr>
        <w:t xml:space="preserve"> </w:t>
      </w:r>
      <w:r w:rsidRPr="00DB6BFA">
        <w:rPr>
          <w:lang w:val="en-US"/>
        </w:rPr>
        <w:t>substantially disregard</w:t>
      </w:r>
      <w:r w:rsidR="000E20F4">
        <w:rPr>
          <w:lang w:val="en-US"/>
        </w:rPr>
        <w:t>ing</w:t>
      </w:r>
      <w:r w:rsidRPr="00DB6BFA">
        <w:rPr>
          <w:lang w:val="en-US"/>
        </w:rPr>
        <w:t xml:space="preserve"> the uncertainty </w:t>
      </w:r>
      <w:r w:rsidR="009B33DF">
        <w:rPr>
          <w:lang w:val="en-US"/>
        </w:rPr>
        <w:t>about the imputed values</w:t>
      </w:r>
      <w:r w:rsidRPr="00DB6BFA">
        <w:rPr>
          <w:lang w:val="en-US"/>
        </w:rPr>
        <w:t>.</w:t>
      </w:r>
      <w:r w:rsidR="00BA530E">
        <w:rPr>
          <w:lang w:val="en-US"/>
        </w:rPr>
        <w:fldChar w:fldCharType="begin">
          <w:fldData xml:space="preserve">PEVuZE5vdGU+PENpdGU+PEF1dGhvcj5Kb2hhbnNzb24gw4U8L0F1dGhvcj48WWVhcj4yMDEzPC9Z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</w:fldData>
        </w:fldChar>
      </w:r>
      <w:r w:rsidR="00AA0305">
        <w:rPr>
          <w:lang w:val="en-US"/>
        </w:rPr>
        <w:instrText xml:space="preserve"> ADDIN EN.CITE </w:instrText>
      </w:r>
      <w:r w:rsidR="00AA0305">
        <w:rPr>
          <w:lang w:val="en-US"/>
        </w:rPr>
        <w:fldChar w:fldCharType="begin">
          <w:fldData xml:space="preserve">PEVuZE5vdGU+PENpdGU+PEF1dGhvcj5Kb2hhbnNzb24gw4U8L0F1dGhvcj48WWVhcj4yMDEzPC9Z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</w:fldData>
        </w:fldChar>
      </w:r>
      <w:r w:rsidR="00AA0305">
        <w:rPr>
          <w:lang w:val="en-US"/>
        </w:rPr>
        <w:instrText xml:space="preserve"> ADDIN EN.CITE.DATA </w:instrText>
      </w:r>
      <w:r w:rsidR="00AA0305">
        <w:rPr>
          <w:lang w:val="en-US"/>
        </w:rPr>
      </w:r>
      <w:r w:rsidR="00AA0305">
        <w:rPr>
          <w:lang w:val="en-US"/>
        </w:rPr>
        <w:fldChar w:fldCharType="end"/>
      </w:r>
      <w:r w:rsidR="00BA530E">
        <w:rPr>
          <w:lang w:val="en-US"/>
        </w:rPr>
      </w:r>
      <w:r w:rsidR="00BA530E">
        <w:rPr>
          <w:lang w:val="en-US"/>
        </w:rPr>
        <w:fldChar w:fldCharType="separate"/>
      </w:r>
      <w:r w:rsidR="00D22A1E" w:rsidRPr="00D22A1E">
        <w:rPr>
          <w:noProof/>
          <w:vertAlign w:val="superscript"/>
          <w:lang w:val="en-US"/>
        </w:rPr>
        <w:t>1, 2</w:t>
      </w:r>
      <w:r w:rsidR="00BA530E">
        <w:rPr>
          <w:lang w:val="en-US"/>
        </w:rPr>
        <w:fldChar w:fldCharType="end"/>
      </w:r>
      <w:r w:rsidRPr="00DB6BFA">
        <w:rPr>
          <w:lang w:val="en-US"/>
        </w:rPr>
        <w:t xml:space="preserve"> On the other hand, MI involves inference based on multiple analyses from datasets</w:t>
      </w:r>
      <w:r w:rsidR="00132578">
        <w:rPr>
          <w:lang w:val="en-US"/>
        </w:rPr>
        <w:t xml:space="preserve"> in which missing </w:t>
      </w:r>
      <w:r w:rsidR="003B1F7D">
        <w:rPr>
          <w:lang w:val="en-US"/>
        </w:rPr>
        <w:t xml:space="preserve">data </w:t>
      </w:r>
      <w:r w:rsidR="00132578">
        <w:rPr>
          <w:lang w:val="en-US"/>
        </w:rPr>
        <w:t>are replaced with more than one value</w:t>
      </w:r>
      <w:r w:rsidR="00E466A7">
        <w:rPr>
          <w:lang w:val="en-US"/>
        </w:rPr>
        <w:t xml:space="preserve">, explicitly acknowledging the uncertainty </w:t>
      </w:r>
      <w:r w:rsidR="00922D72">
        <w:rPr>
          <w:lang w:val="en-US"/>
        </w:rPr>
        <w:t>about the values that were not observed</w:t>
      </w:r>
      <w:r w:rsidR="00132578">
        <w:rPr>
          <w:lang w:val="en-US"/>
        </w:rPr>
        <w:t>. MI was</w:t>
      </w:r>
      <w:r w:rsidRPr="00DB6BFA">
        <w:rPr>
          <w:lang w:val="en-US"/>
        </w:rPr>
        <w:t xml:space="preserve"> </w:t>
      </w:r>
      <w:r w:rsidR="0002078B">
        <w:rPr>
          <w:lang w:val="en-US"/>
        </w:rPr>
        <w:t>shown</w:t>
      </w:r>
      <w:r w:rsidR="0002078B" w:rsidRPr="00DB6BFA">
        <w:rPr>
          <w:lang w:val="en-US"/>
        </w:rPr>
        <w:t xml:space="preserve"> </w:t>
      </w:r>
      <w:r w:rsidRPr="00DB6BFA">
        <w:rPr>
          <w:lang w:val="en-US"/>
        </w:rPr>
        <w:t xml:space="preserve">to be superior to SI, especially </w:t>
      </w:r>
      <w:r w:rsidR="00896387">
        <w:rPr>
          <w:lang w:val="en-US"/>
        </w:rPr>
        <w:t>under</w:t>
      </w:r>
      <w:r w:rsidR="00896387" w:rsidRPr="00DB6BFA">
        <w:rPr>
          <w:lang w:val="en-US"/>
        </w:rPr>
        <w:t xml:space="preserve"> </w:t>
      </w:r>
      <w:r w:rsidRPr="00DB6BFA">
        <w:rPr>
          <w:lang w:val="en-US"/>
        </w:rPr>
        <w:t>MAR.</w:t>
      </w:r>
      <w:r w:rsidR="00654AA0">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654AA0">
        <w:rPr>
          <w:lang w:val="en-US"/>
        </w:rPr>
        <w:fldChar w:fldCharType="separate"/>
      </w:r>
      <w:r w:rsidR="00C127C8" w:rsidRPr="00C127C8">
        <w:rPr>
          <w:noProof/>
          <w:vertAlign w:val="superscript"/>
          <w:lang w:val="en-US"/>
        </w:rPr>
        <w:t>8</w:t>
      </w:r>
      <w:r w:rsidR="00654AA0">
        <w:rPr>
          <w:lang w:val="en-US"/>
        </w:rPr>
        <w:fldChar w:fldCharType="end"/>
      </w:r>
    </w:p>
    <w:p w14:paraId="39D3651F" w14:textId="5F6460A1" w:rsidR="00DB6BFA" w:rsidRPr="00DB6BFA" w:rsidRDefault="00DB6BFA" w:rsidP="00044836">
      <w:pPr>
        <w:rPr>
          <w:lang w:val="en-US"/>
        </w:rPr>
      </w:pPr>
      <w:r w:rsidRPr="00DB6BFA">
        <w:rPr>
          <w:lang w:val="en-US"/>
        </w:rPr>
        <w:lastRenderedPageBreak/>
        <w:t xml:space="preserve">Despite being </w:t>
      </w:r>
      <w:r w:rsidR="000352BE">
        <w:rPr>
          <w:lang w:val="en-US"/>
        </w:rPr>
        <w:t>a</w:t>
      </w:r>
      <w:r w:rsidR="000352BE" w:rsidRPr="00DB6BFA">
        <w:rPr>
          <w:lang w:val="en-US"/>
        </w:rPr>
        <w:t xml:space="preserve"> </w:t>
      </w:r>
      <w:r w:rsidRPr="00DB6BFA">
        <w:rPr>
          <w:lang w:val="en-US"/>
        </w:rPr>
        <w:t xml:space="preserve">preferred method for handling missing data, </w:t>
      </w:r>
      <w:r w:rsidR="00BA4E40">
        <w:rPr>
          <w:lang w:val="en-US"/>
        </w:rPr>
        <w:t>the</w:t>
      </w:r>
      <w:r w:rsidR="00BA4E40" w:rsidRPr="00DB6BFA">
        <w:rPr>
          <w:lang w:val="en-US"/>
        </w:rPr>
        <w:t xml:space="preserve"> </w:t>
      </w:r>
      <w:r w:rsidRPr="00DB6BFA">
        <w:rPr>
          <w:lang w:val="en-US"/>
        </w:rPr>
        <w:t>application</w:t>
      </w:r>
      <w:r w:rsidR="00BA4E40">
        <w:rPr>
          <w:lang w:val="en-US"/>
        </w:rPr>
        <w:t xml:space="preserve"> of MI</w:t>
      </w:r>
      <w:r w:rsidRPr="00DB6BFA">
        <w:rPr>
          <w:lang w:val="en-US"/>
        </w:rPr>
        <w:t xml:space="preserve"> in pharmacometrics remains limited.</w:t>
      </w:r>
      <w:r w:rsidR="00741DA0">
        <w:rPr>
          <w:lang w:val="en-US"/>
        </w:rPr>
        <w:fldChar w:fldCharType="begin"/>
      </w:r>
      <w:r w:rsidR="00AA0305">
        <w:rPr>
          <w:lang w:val="en-US"/>
        </w:rPr>
        <w:instrText xml:space="preserve"> ADDIN EN.CITE &lt;EndNote&gt;&lt;Cite&gt;&lt;Author&gt;Johansson Å&lt;/Author&gt;&lt;Year&gt;2013&lt;/Year&gt;&lt;RecNum&gt;72&lt;/RecNum&gt;&lt;DisplayText&gt;&lt;style face="superscript"&gt;2&lt;/style&gt;&lt;/DisplayText&gt;&lt;record&gt;&lt;rec-number&gt;72&lt;/rec-number&gt;&lt;foreign-keys&gt;&lt;key app="EN" db-id="ss92raaewt9rt0e55p6pe9ah5fa2r9tvxxwp" timestamp="1728917924"&gt;72&lt;/key&gt;&lt;/foreign-keys&gt;&lt;ref-type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j&lt;/full-title&gt;&lt;abbr-1&gt;AAPS J&lt;/abbr-1&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741DA0">
        <w:rPr>
          <w:lang w:val="en-US"/>
        </w:rPr>
        <w:fldChar w:fldCharType="separate"/>
      </w:r>
      <w:r w:rsidR="00B01ACA" w:rsidRPr="00B01ACA">
        <w:rPr>
          <w:noProof/>
          <w:vertAlign w:val="superscript"/>
          <w:lang w:val="en-US"/>
        </w:rPr>
        <w:t>2</w:t>
      </w:r>
      <w:r w:rsidR="00741DA0">
        <w:rPr>
          <w:lang w:val="en-US"/>
        </w:rPr>
        <w:fldChar w:fldCharType="end"/>
      </w:r>
      <w:r w:rsidR="008924FA">
        <w:rPr>
          <w:lang w:val="en-US"/>
        </w:rPr>
        <w:t xml:space="preserve"> </w:t>
      </w:r>
      <w:r w:rsidR="00F67F9C">
        <w:rPr>
          <w:lang w:val="en-US"/>
        </w:rPr>
        <w:t>P</w:t>
      </w:r>
      <w:r w:rsidRPr="00DB6BFA">
        <w:rPr>
          <w:lang w:val="en-US"/>
        </w:rPr>
        <w:t>harmacometricians</w:t>
      </w:r>
      <w:r w:rsidR="006C1C55">
        <w:rPr>
          <w:lang w:val="en-US"/>
        </w:rPr>
        <w:t xml:space="preserve"> still</w:t>
      </w:r>
      <w:r w:rsidRPr="00DB6BFA">
        <w:rPr>
          <w:lang w:val="en-US"/>
        </w:rPr>
        <w:t xml:space="preserve"> favor SI</w:t>
      </w:r>
      <w:r w:rsidR="007831EA">
        <w:rPr>
          <w:lang w:val="en-US"/>
        </w:rPr>
        <w:t xml:space="preserve"> over MI</w:t>
      </w:r>
      <w:r w:rsidR="007B6900">
        <w:rPr>
          <w:lang w:val="en-US"/>
        </w:rPr>
        <w:t xml:space="preserve"> </w:t>
      </w:r>
      <w:r w:rsidR="00370E08" w:rsidRPr="00370E08">
        <w:rPr>
          <w:lang w:val="en-US"/>
        </w:rPr>
        <w:t xml:space="preserve">due to </w:t>
      </w:r>
      <w:r w:rsidR="00FB561C">
        <w:rPr>
          <w:lang w:val="en-US"/>
        </w:rPr>
        <w:t>its</w:t>
      </w:r>
      <w:r w:rsidR="00FB561C" w:rsidRPr="00370E08">
        <w:rPr>
          <w:lang w:val="en-US"/>
        </w:rPr>
        <w:t xml:space="preserve"> </w:t>
      </w:r>
      <w:r w:rsidR="00D42785">
        <w:rPr>
          <w:lang w:val="en-US"/>
        </w:rPr>
        <w:t>simplicity</w:t>
      </w:r>
      <w:r w:rsidR="00370E08" w:rsidRPr="00370E08">
        <w:rPr>
          <w:lang w:val="en-US"/>
        </w:rPr>
        <w:t xml:space="preserve"> and ease of communication with non-modelers</w:t>
      </w:r>
      <w:r w:rsidRPr="00DB6BFA">
        <w:rPr>
          <w:lang w:val="en-US"/>
        </w:rPr>
        <w:t>.</w:t>
      </w:r>
      <w:r w:rsidR="006B5DA7">
        <w:rPr>
          <w:lang w:val="en-US"/>
        </w:rPr>
        <w:fldChar w:fldCharType="begin"/>
      </w:r>
      <w:r w:rsidR="00C127C8">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6B5DA7">
        <w:rPr>
          <w:lang w:val="en-US"/>
        </w:rPr>
        <w:fldChar w:fldCharType="separate"/>
      </w:r>
      <w:r w:rsidR="00C127C8" w:rsidRPr="00C127C8">
        <w:rPr>
          <w:noProof/>
          <w:vertAlign w:val="superscript"/>
          <w:lang w:val="en-US"/>
        </w:rPr>
        <w:t>6</w:t>
      </w:r>
      <w:r w:rsidR="006B5DA7">
        <w:rPr>
          <w:lang w:val="en-US"/>
        </w:rPr>
        <w:fldChar w:fldCharType="end"/>
      </w:r>
      <w:r w:rsidR="006966F9">
        <w:rPr>
          <w:lang w:val="en-US"/>
        </w:rPr>
        <w:t xml:space="preserve"> </w:t>
      </w:r>
      <w:r w:rsidR="00FB561C">
        <w:rPr>
          <w:lang w:val="en-US"/>
        </w:rPr>
        <w:t>Another</w:t>
      </w:r>
      <w:r w:rsidR="00FB561C" w:rsidRPr="005B5068">
        <w:rPr>
          <w:lang w:val="en-US"/>
        </w:rPr>
        <w:t xml:space="preserve"> </w:t>
      </w:r>
      <w:r w:rsidR="005B5068" w:rsidRPr="005B5068">
        <w:rPr>
          <w:lang w:val="en-US"/>
        </w:rPr>
        <w:t>reason for this preference may be the lack of tailored MI guidance for pharmacometricians, hindering the implementation of MI in pharmacometrics</w:t>
      </w:r>
      <w:r w:rsidR="00680F23">
        <w:rPr>
          <w:lang w:val="en-US"/>
        </w:rPr>
        <w:t>.</w:t>
      </w:r>
    </w:p>
    <w:p w14:paraId="34C64D68" w14:textId="68390F48" w:rsidR="00983EE1" w:rsidRDefault="00505D6D" w:rsidP="00044836">
      <w:pPr>
        <w:rPr>
          <w:rFonts w:ascii="Calibri" w:eastAsiaTheme="majorEastAsia" w:hAnsi="Calibri" w:cstheme="majorBidi"/>
          <w:b/>
          <w:sz w:val="28"/>
          <w:szCs w:val="32"/>
          <w:lang w:val="en-US"/>
        </w:rPr>
      </w:pPr>
      <w:r w:rsidRPr="00505D6D">
        <w:rPr>
          <w:lang w:val="en-US"/>
        </w:rPr>
        <w:t xml:space="preserve">To address this gap, we present </w:t>
      </w:r>
      <w:r w:rsidR="00992FC9">
        <w:rPr>
          <w:lang w:val="en-US"/>
        </w:rPr>
        <w:t xml:space="preserve">a comprehensive workflow for handling missing covariate data using MI, </w:t>
      </w:r>
      <w:r w:rsidR="005E0B3D">
        <w:rPr>
          <w:lang w:val="en-US"/>
        </w:rPr>
        <w:t>specifically focusing</w:t>
      </w:r>
      <w:r w:rsidR="00992FC9">
        <w:rPr>
          <w:lang w:val="en-US"/>
        </w:rPr>
        <w:t xml:space="preserve"> on pharmacometrics in this tutorial</w:t>
      </w:r>
      <w:r w:rsidRPr="00505D6D">
        <w:rPr>
          <w:lang w:val="en-US"/>
        </w:rPr>
        <w:t xml:space="preserve">. Our goal is to encourage the wider adoption of MI in the field. We demonstrate </w:t>
      </w:r>
      <w:r w:rsidR="00DF75D0">
        <w:rPr>
          <w:lang w:val="en-US"/>
        </w:rPr>
        <w:t>the superiority of MI over SI</w:t>
      </w:r>
      <w:r w:rsidRPr="00505D6D">
        <w:rPr>
          <w:lang w:val="en-US"/>
        </w:rPr>
        <w:t xml:space="preserve"> through a case study involving the </w:t>
      </w:r>
      <w:r w:rsidR="002848B3">
        <w:rPr>
          <w:lang w:val="en-US"/>
        </w:rPr>
        <w:t>popPK</w:t>
      </w:r>
      <w:r w:rsidRPr="00505D6D">
        <w:rPr>
          <w:lang w:val="en-US"/>
        </w:rPr>
        <w:t xml:space="preserve"> of warfarin in healthy volunteers</w:t>
      </w:r>
      <w:r w:rsidR="00DB6BFA" w:rsidRPr="00DB6BFA">
        <w:rPr>
          <w:lang w:val="en-US"/>
        </w:rPr>
        <w:t>.</w:t>
      </w:r>
      <w:r w:rsidR="00C9576F">
        <w:rPr>
          <w:lang w:val="en-US"/>
        </w:rPr>
        <w:fldChar w:fldCharType="begin"/>
      </w:r>
      <w:r w:rsidR="00C127C8">
        <w:rPr>
          <w:lang w:val="en-US"/>
        </w:rPr>
        <w:instrText xml:space="preserve"> ADDIN EN.CITE &lt;EndNote&gt;&lt;Cite&gt;&lt;Author&gt;O&amp;apos;Reilly&lt;/Author&gt;&lt;Year&gt;1968&lt;/Year&gt;&lt;RecNum&gt;40&lt;/RecNum&gt;&lt;DisplayText&gt;&lt;style face="superscript"&gt;10&lt;/style&gt;&lt;/DisplayText&gt;&lt;record&gt;&lt;rec-number&gt;40&lt;/rec-number&gt;&lt;foreign-keys&gt;&lt;key app="EN" db-id="ss92raaewt9rt0e55p6pe9ah5fa2r9tvxxwp" timestamp="1706711121"&gt;40&lt;/key&gt;&lt;/foreign-keys&gt;&lt;ref-type name="Journal Article"&gt;17&lt;/ref-type&gt;&lt;contributors&gt;&lt;authors&gt;&lt;author&gt;ROBERT A. O&amp;apos;Reilly &lt;/author&gt;&lt;author&gt;PAUL M. Aggeler &lt;/author&gt;&lt;/authors&gt;&lt;/contributors&gt;&lt;titles&gt;&lt;title&gt;Studies on Coumarin Anticoagulant Drugs&lt;/title&gt;&lt;secondary-title&gt;Circulation&lt;/secondary-title&gt;&lt;/titles&gt;&lt;periodical&gt;&lt;full-title&gt;Circulation&lt;/full-title&gt;&lt;/periodical&gt;&lt;pages&gt;169-177&lt;/pages&gt;&lt;volume&gt;38&lt;/volume&gt;&lt;number&gt;1&lt;/number&gt;&lt;dates&gt;&lt;year&gt;1968&lt;/year&gt;&lt;/dates&gt;&lt;urls&gt;&lt;related-urls&gt;&lt;url&gt;https://www.ahajournals.org/doi/abs/10.1161/01.CIR.38.1.169&lt;/url&gt;&lt;/related-urls&gt;&lt;/urls&gt;&lt;electronic-resource-num&gt;doi:10.1161/01.CIR.38.1.169&lt;/electronic-resource-num&gt;&lt;/record&gt;&lt;/Cite&gt;&lt;/EndNote&gt;</w:instrText>
      </w:r>
      <w:r w:rsidR="00C9576F">
        <w:rPr>
          <w:lang w:val="en-US"/>
        </w:rPr>
        <w:fldChar w:fldCharType="separate"/>
      </w:r>
      <w:r w:rsidR="00C127C8" w:rsidRPr="00C127C8">
        <w:rPr>
          <w:noProof/>
          <w:vertAlign w:val="superscript"/>
          <w:lang w:val="en-US"/>
        </w:rPr>
        <w:t>10</w:t>
      </w:r>
      <w:r w:rsidR="00C9576F">
        <w:rPr>
          <w:lang w:val="en-US"/>
        </w:rPr>
        <w:fldChar w:fldCharType="end"/>
      </w:r>
      <w:r w:rsidR="00983EE1">
        <w:rPr>
          <w:lang w:val="en-US"/>
        </w:rPr>
        <w:br w:type="page"/>
      </w:r>
    </w:p>
    <w:p w14:paraId="7D7900C3" w14:textId="078F0C3D" w:rsidR="00633F7F" w:rsidRPr="00051796" w:rsidRDefault="00C60F99" w:rsidP="00B77182">
      <w:pPr>
        <w:pStyle w:val="Heading1"/>
        <w:rPr>
          <w:b/>
          <w:lang w:val="en-US"/>
        </w:rPr>
      </w:pPr>
      <w:r>
        <w:rPr>
          <w:bCs/>
          <w:lang w:val="en-US"/>
        </w:rPr>
        <w:lastRenderedPageBreak/>
        <w:t>SIMPLE</w:t>
      </w:r>
      <w:r w:rsidRPr="00051796">
        <w:rPr>
          <w:bCs/>
          <w:lang w:val="en-US"/>
        </w:rPr>
        <w:t xml:space="preserve"> </w:t>
      </w:r>
      <w:r w:rsidR="000838DE" w:rsidRPr="00051796">
        <w:rPr>
          <w:lang w:val="en-US"/>
        </w:rPr>
        <w:t>METHODS</w:t>
      </w:r>
      <w:r w:rsidR="005B6F5D" w:rsidRPr="00051796">
        <w:rPr>
          <w:lang w:val="en-US"/>
        </w:rPr>
        <w:t xml:space="preserve"> </w:t>
      </w:r>
      <w:r w:rsidR="00FC499E" w:rsidRPr="00051796">
        <w:rPr>
          <w:bCs/>
          <w:lang w:val="en-US"/>
        </w:rPr>
        <w:t xml:space="preserve">FOR </w:t>
      </w:r>
      <w:r w:rsidR="003F1ED3" w:rsidRPr="00051796">
        <w:rPr>
          <w:lang w:val="en-US"/>
        </w:rPr>
        <w:t xml:space="preserve">HANDLING </w:t>
      </w:r>
      <w:r w:rsidR="00AD55AC">
        <w:rPr>
          <w:bCs/>
          <w:caps w:val="0"/>
          <w:lang w:val="en-US"/>
        </w:rPr>
        <w:t>MISSING DATA</w:t>
      </w:r>
    </w:p>
    <w:p w14:paraId="68B27F43" w14:textId="00C34164" w:rsidR="00F035AD" w:rsidRPr="00381D85" w:rsidRDefault="00066236" w:rsidP="009E1274">
      <w:pPr>
        <w:pStyle w:val="Heading2"/>
        <w:rPr>
          <w:b/>
        </w:rPr>
      </w:pPr>
      <w:r w:rsidRPr="00381D85">
        <w:t>Complete</w:t>
      </w:r>
      <w:r w:rsidR="004506B4">
        <w:t xml:space="preserve"> </w:t>
      </w:r>
      <w:r w:rsidRPr="00381D85">
        <w:t>case</w:t>
      </w:r>
      <w:r w:rsidR="00F035AD" w:rsidRPr="00381D85">
        <w:t xml:space="preserve"> analysis</w:t>
      </w:r>
    </w:p>
    <w:p w14:paraId="11CFFC63" w14:textId="77076C80" w:rsidR="00F85DF2" w:rsidRDefault="003E7DDF" w:rsidP="00044836">
      <w:pPr>
        <w:rPr>
          <w:lang w:val="en-US"/>
        </w:rPr>
      </w:pPr>
      <w:r>
        <w:rPr>
          <w:lang w:val="en-US"/>
        </w:rPr>
        <w:t>C</w:t>
      </w:r>
      <w:r w:rsidR="00E10F32">
        <w:rPr>
          <w:lang w:val="en-US"/>
        </w:rPr>
        <w:t>omplete</w:t>
      </w:r>
      <w:r w:rsidR="004506B4">
        <w:rPr>
          <w:lang w:val="en-US"/>
        </w:rPr>
        <w:t xml:space="preserve"> </w:t>
      </w:r>
      <w:r w:rsidR="00E10F32">
        <w:rPr>
          <w:lang w:val="en-US"/>
        </w:rPr>
        <w:t>case analysis</w:t>
      </w:r>
      <w:r w:rsidR="007F065D">
        <w:rPr>
          <w:lang w:val="en-US"/>
        </w:rPr>
        <w:t xml:space="preserve"> (</w:t>
      </w:r>
      <w:r w:rsidR="004A0791">
        <w:rPr>
          <w:lang w:val="en-US"/>
        </w:rPr>
        <w:t>CCA</w:t>
      </w:r>
      <w:r w:rsidR="007F065D">
        <w:rPr>
          <w:lang w:val="en-US"/>
        </w:rPr>
        <w:t>)</w:t>
      </w:r>
      <w:r w:rsidR="00E10F32">
        <w:rPr>
          <w:lang w:val="en-US"/>
        </w:rPr>
        <w:t xml:space="preserve"> </w:t>
      </w:r>
      <w:r w:rsidR="00790B3D">
        <w:rPr>
          <w:lang w:val="en-US"/>
        </w:rPr>
        <w:t>was</w:t>
      </w:r>
      <w:r w:rsidR="007F065D">
        <w:rPr>
          <w:lang w:val="en-US"/>
        </w:rPr>
        <w:t xml:space="preserve"> the</w:t>
      </w:r>
      <w:r w:rsidR="00863FF1">
        <w:rPr>
          <w:lang w:val="en-US"/>
        </w:rPr>
        <w:t xml:space="preserve"> most common</w:t>
      </w:r>
      <w:r w:rsidR="00CE6E38">
        <w:rPr>
          <w:lang w:val="en-US"/>
        </w:rPr>
        <w:t xml:space="preserve"> method</w:t>
      </w:r>
      <w:r w:rsidR="00EF4181">
        <w:rPr>
          <w:lang w:val="en-US"/>
        </w:rPr>
        <w:t xml:space="preserve"> to handle missing </w:t>
      </w:r>
      <w:r w:rsidR="00C73F37">
        <w:rPr>
          <w:lang w:val="en-US"/>
        </w:rPr>
        <w:t xml:space="preserve">covariate </w:t>
      </w:r>
      <w:r w:rsidR="00EF4181">
        <w:rPr>
          <w:lang w:val="en-US"/>
        </w:rPr>
        <w:t>data</w:t>
      </w:r>
      <w:r w:rsidR="00351CD8">
        <w:rPr>
          <w:lang w:val="en-US"/>
        </w:rPr>
        <w:t xml:space="preserve"> </w:t>
      </w:r>
      <w:r w:rsidR="009C34B0">
        <w:rPr>
          <w:lang w:val="en-US"/>
        </w:rPr>
        <w:t>due to its convenience</w:t>
      </w:r>
      <w:r w:rsidR="00EF4181">
        <w:rPr>
          <w:lang w:val="en-US"/>
        </w:rPr>
        <w:t>.</w:t>
      </w:r>
      <w:r w:rsidR="00306C07">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306C07">
        <w:rPr>
          <w:lang w:val="en-US"/>
        </w:rPr>
      </w:r>
      <w:r w:rsidR="00306C07">
        <w:rPr>
          <w:lang w:val="en-US"/>
        </w:rPr>
        <w:fldChar w:fldCharType="separate"/>
      </w:r>
      <w:r w:rsidR="00C127C8" w:rsidRPr="00C127C8">
        <w:rPr>
          <w:noProof/>
          <w:vertAlign w:val="superscript"/>
          <w:lang w:val="en-US"/>
        </w:rPr>
        <w:t>11</w:t>
      </w:r>
      <w:r w:rsidR="00306C07">
        <w:rPr>
          <w:lang w:val="en-US"/>
        </w:rPr>
        <w:fldChar w:fldCharType="end"/>
      </w:r>
      <w:r w:rsidR="00306C07">
        <w:rPr>
          <w:lang w:val="en-US"/>
        </w:rPr>
        <w:t xml:space="preserve"> </w:t>
      </w:r>
      <w:r w:rsidR="004A0791">
        <w:rPr>
          <w:lang w:val="en-US"/>
        </w:rPr>
        <w:t>Also known as listwise deletion, t</w:t>
      </w:r>
      <w:r w:rsidR="00EF00DF">
        <w:rPr>
          <w:lang w:val="en-US"/>
        </w:rPr>
        <w:t xml:space="preserve">his method involves </w:t>
      </w:r>
      <w:r w:rsidR="00A51A51">
        <w:rPr>
          <w:lang w:val="en-US"/>
        </w:rPr>
        <w:t xml:space="preserve">removing </w:t>
      </w:r>
      <w:r w:rsidR="00DC6684">
        <w:rPr>
          <w:lang w:val="en-US"/>
        </w:rPr>
        <w:t>subjects</w:t>
      </w:r>
      <w:r w:rsidR="00DC3AFB">
        <w:rPr>
          <w:lang w:val="en-US"/>
        </w:rPr>
        <w:t xml:space="preserve"> with </w:t>
      </w:r>
      <w:r w:rsidR="00A56591">
        <w:rPr>
          <w:lang w:val="en-US"/>
        </w:rPr>
        <w:t>incomplete</w:t>
      </w:r>
      <w:r w:rsidR="008C36FF">
        <w:rPr>
          <w:lang w:val="en-US"/>
        </w:rPr>
        <w:t xml:space="preserve"> </w:t>
      </w:r>
      <w:r w:rsidR="00571E78">
        <w:rPr>
          <w:lang w:val="en-US"/>
        </w:rPr>
        <w:t xml:space="preserve">covariate </w:t>
      </w:r>
      <w:r w:rsidR="008C36FF">
        <w:rPr>
          <w:lang w:val="en-US"/>
        </w:rPr>
        <w:t xml:space="preserve">data </w:t>
      </w:r>
      <w:r w:rsidR="00C95F65">
        <w:rPr>
          <w:lang w:val="en-US"/>
        </w:rPr>
        <w:t>and modeling</w:t>
      </w:r>
      <w:r w:rsidR="009741D1">
        <w:rPr>
          <w:lang w:val="en-US"/>
        </w:rPr>
        <w:t xml:space="preserve"> only</w:t>
      </w:r>
      <w:r w:rsidR="00C95F65">
        <w:rPr>
          <w:lang w:val="en-US"/>
        </w:rPr>
        <w:t xml:space="preserve"> </w:t>
      </w:r>
      <w:r w:rsidR="000331C1">
        <w:rPr>
          <w:lang w:val="en-US"/>
        </w:rPr>
        <w:t xml:space="preserve">those </w:t>
      </w:r>
      <w:r w:rsidR="00533CC2">
        <w:rPr>
          <w:lang w:val="en-US"/>
        </w:rPr>
        <w:t>with</w:t>
      </w:r>
      <w:r w:rsidR="000331C1">
        <w:rPr>
          <w:lang w:val="en-US"/>
        </w:rPr>
        <w:t xml:space="preserve"> </w:t>
      </w:r>
      <w:r w:rsidR="00527E21">
        <w:rPr>
          <w:lang w:val="en-US"/>
        </w:rPr>
        <w:t>complete</w:t>
      </w:r>
      <w:r w:rsidR="00EB6D89">
        <w:rPr>
          <w:lang w:val="en-US"/>
        </w:rPr>
        <w:t xml:space="preserve"> </w:t>
      </w:r>
      <w:r w:rsidR="000331C1">
        <w:rPr>
          <w:lang w:val="en-US"/>
        </w:rPr>
        <w:t>covariate data.</w:t>
      </w:r>
      <w:r w:rsidR="00B832A6">
        <w:rPr>
          <w:lang w:val="en-US"/>
        </w:rPr>
        <w:fldChar w:fldCharType="begin"/>
      </w:r>
      <w:r w:rsidR="00C127C8">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B832A6">
        <w:rPr>
          <w:lang w:val="en-US"/>
        </w:rPr>
        <w:fldChar w:fldCharType="separate"/>
      </w:r>
      <w:r w:rsidR="00C127C8" w:rsidRPr="00C127C8">
        <w:rPr>
          <w:noProof/>
          <w:vertAlign w:val="superscript"/>
          <w:lang w:val="en-US"/>
        </w:rPr>
        <w:t>6</w:t>
      </w:r>
      <w:r w:rsidR="00B832A6">
        <w:rPr>
          <w:lang w:val="en-US"/>
        </w:rPr>
        <w:fldChar w:fldCharType="end"/>
      </w:r>
      <w:r w:rsidR="00B832A6">
        <w:rPr>
          <w:lang w:val="en-US"/>
        </w:rPr>
        <w:t xml:space="preserve"> </w:t>
      </w:r>
      <w:r w:rsidR="0046785D">
        <w:rPr>
          <w:lang w:val="en-US"/>
        </w:rPr>
        <w:t>It is valid</w:t>
      </w:r>
      <w:r w:rsidR="00357AA5">
        <w:rPr>
          <w:lang w:val="en-US"/>
        </w:rPr>
        <w:t xml:space="preserve"> and thus produces </w:t>
      </w:r>
      <w:r w:rsidR="00BD1B56">
        <w:rPr>
          <w:lang w:val="en-US"/>
        </w:rPr>
        <w:t>valid inferences</w:t>
      </w:r>
      <w:r w:rsidR="0046785D">
        <w:rPr>
          <w:lang w:val="en-US"/>
        </w:rPr>
        <w:t xml:space="preserve"> when </w:t>
      </w:r>
      <w:r w:rsidR="00F15F48">
        <w:rPr>
          <w:lang w:val="en-US"/>
        </w:rPr>
        <w:t xml:space="preserve">the </w:t>
      </w:r>
      <w:r w:rsidR="00AF1FF9">
        <w:rPr>
          <w:lang w:val="en-US"/>
        </w:rPr>
        <w:t xml:space="preserve">covariate </w:t>
      </w:r>
      <w:r w:rsidR="00F15F48">
        <w:rPr>
          <w:lang w:val="en-US"/>
        </w:rPr>
        <w:t>missing mechanism is MCAR.</w:t>
      </w:r>
      <w:r w:rsidR="00025EA6">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025EA6">
        <w:rPr>
          <w:lang w:val="en-US"/>
        </w:rPr>
      </w:r>
      <w:r w:rsidR="00025EA6">
        <w:rPr>
          <w:lang w:val="en-US"/>
        </w:rPr>
        <w:fldChar w:fldCharType="separate"/>
      </w:r>
      <w:r w:rsidR="00C127C8" w:rsidRPr="00C127C8">
        <w:rPr>
          <w:noProof/>
          <w:vertAlign w:val="superscript"/>
          <w:lang w:val="en-US"/>
        </w:rPr>
        <w:t>11</w:t>
      </w:r>
      <w:r w:rsidR="00025EA6">
        <w:rPr>
          <w:lang w:val="en-US"/>
        </w:rPr>
        <w:fldChar w:fldCharType="end"/>
      </w:r>
      <w:r w:rsidR="00F85DF2">
        <w:rPr>
          <w:lang w:val="en-US"/>
        </w:rPr>
        <w:t xml:space="preserve"> It is also </w:t>
      </w:r>
      <w:r w:rsidR="008475AF">
        <w:rPr>
          <w:lang w:val="en-US"/>
        </w:rPr>
        <w:t xml:space="preserve">the default </w:t>
      </w:r>
      <w:r w:rsidR="009860E2">
        <w:rPr>
          <w:lang w:val="en-US"/>
        </w:rPr>
        <w:t xml:space="preserve">way of missing data handling </w:t>
      </w:r>
      <w:r w:rsidR="006515B0">
        <w:rPr>
          <w:lang w:val="en-US"/>
        </w:rPr>
        <w:t>in many statistical packages</w:t>
      </w:r>
      <w:r w:rsidR="00911E6A">
        <w:rPr>
          <w:lang w:val="en-US"/>
        </w:rPr>
        <w:t xml:space="preserve">, </w:t>
      </w:r>
      <w:r w:rsidR="001E5B63">
        <w:rPr>
          <w:lang w:val="en-US"/>
        </w:rPr>
        <w:t>including Phoenix Wi</w:t>
      </w:r>
      <w:r w:rsidR="00B92318">
        <w:rPr>
          <w:lang w:val="en-US"/>
        </w:rPr>
        <w:t>nN</w:t>
      </w:r>
      <w:r w:rsidR="001E5B63">
        <w:rPr>
          <w:lang w:val="en-US"/>
        </w:rPr>
        <w:t>o</w:t>
      </w:r>
      <w:r w:rsidR="00B92318">
        <w:rPr>
          <w:lang w:val="en-US"/>
        </w:rPr>
        <w:t>n</w:t>
      </w:r>
      <w:r w:rsidR="001E5B63">
        <w:rPr>
          <w:lang w:val="en-US"/>
        </w:rPr>
        <w:t>lin</w:t>
      </w:r>
      <w:r w:rsidR="006515B0">
        <w:rPr>
          <w:lang w:val="en-US"/>
        </w:rPr>
        <w:t>.</w:t>
      </w:r>
      <w:r w:rsidR="00EC1F62">
        <w:rPr>
          <w:lang w:val="en-US"/>
        </w:rPr>
        <w:fldChar w:fldCharType="begin"/>
      </w:r>
      <w:r w:rsidR="00C127C8">
        <w:rPr>
          <w:lang w:val="en-US"/>
        </w:rPr>
        <w:instrText xml:space="preserve"> ADDIN EN.CITE &lt;EndNote&gt;&lt;Cite&gt;&lt;Author&gt;Bonate&lt;/Author&gt;&lt;Year&gt;2011&lt;/Year&gt;&lt;RecNum&gt;73&lt;/RecNum&gt;&lt;DisplayText&gt;&lt;style face="superscript"&gt;6, 12&lt;/style&gt;&lt;/DisplayText&gt;&lt;record&gt;&lt;rec-number&gt;73&lt;/rec-number&gt;&lt;foreign-keys&gt;&lt;key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Cite&gt;&lt;Author&gt;Certara.&lt;/Author&gt;&lt;Year&gt;2020&lt;/Year&gt;&lt;RecNum&gt;32&lt;/RecNum&gt;&lt;record&gt;&lt;rec-number&gt;32&lt;/rec-number&gt;&lt;foreign-keys&gt;&lt;key app="EN" db-id="ss92raaewt9rt0e55p6pe9ah5fa2r9tvxxwp" timestamp="1706180854"&gt;32&lt;/key&gt;&lt;/foreign-keys&gt;&lt;ref-type name="Report"&gt;27&lt;/ref-type&gt;&lt;contributors&gt;&lt;authors&gt;&lt;author&gt;Certara.&lt;/author&gt;&lt;/authors&gt;&lt;secondary-authors&gt;&lt;author&gt;Certara USA, Inc.&lt;/author&gt;&lt;/secondary-authors&gt;&lt;/contributors&gt;&lt;titles&gt;&lt;title&gt;Phoenix WinNonlin® User’s Guide&lt;/title&gt;&lt;/titles&gt;&lt;num-vols&gt;Phoenix WinNonlin 8.3&lt;/num-vols&gt;&lt;dates&gt;&lt;year&gt;2020&lt;/year&gt;&lt;/dates&gt;&lt;pub-location&gt;100 Overlook Center, Suite 101, Princeton, NJ, 08540 USA&lt;/pub-location&gt;&lt;publisher&gt;Certara, L.P.&lt;/publisher&gt;&lt;urls&gt;&lt;/urls&gt;&lt;/record&gt;&lt;/Cite&gt;&lt;/EndNote&gt;</w:instrText>
      </w:r>
      <w:r w:rsidR="00EC1F62">
        <w:rPr>
          <w:lang w:val="en-US"/>
        </w:rPr>
        <w:fldChar w:fldCharType="separate"/>
      </w:r>
      <w:r w:rsidR="00C127C8" w:rsidRPr="00C127C8">
        <w:rPr>
          <w:noProof/>
          <w:vertAlign w:val="superscript"/>
          <w:lang w:val="en-US"/>
        </w:rPr>
        <w:t>6, 12</w:t>
      </w:r>
      <w:r w:rsidR="00EC1F62">
        <w:rPr>
          <w:lang w:val="en-US"/>
        </w:rPr>
        <w:fldChar w:fldCharType="end"/>
      </w:r>
    </w:p>
    <w:p w14:paraId="055C7E2B" w14:textId="6828AD35" w:rsidR="00102C95" w:rsidRDefault="00075BC4" w:rsidP="00044836">
      <w:pPr>
        <w:rPr>
          <w:lang w:val="en-US"/>
        </w:rPr>
      </w:pPr>
      <w:r>
        <w:rPr>
          <w:lang w:val="en-US"/>
        </w:rPr>
        <w:t xml:space="preserve">However, there </w:t>
      </w:r>
      <w:r w:rsidR="00EC1F62">
        <w:rPr>
          <w:lang w:val="en-US"/>
        </w:rPr>
        <w:t xml:space="preserve">are </w:t>
      </w:r>
      <w:r w:rsidR="009E60F7">
        <w:rPr>
          <w:lang w:val="en-US"/>
        </w:rPr>
        <w:t>several</w:t>
      </w:r>
      <w:r w:rsidR="005F0BE3">
        <w:rPr>
          <w:lang w:val="en-US"/>
        </w:rPr>
        <w:t xml:space="preserve"> issues associated with CCA. First, </w:t>
      </w:r>
      <w:r w:rsidR="00081B0E">
        <w:rPr>
          <w:lang w:val="en-US"/>
        </w:rPr>
        <w:t>since MCAR rarely happens in practice</w:t>
      </w:r>
      <w:r w:rsidR="005F0BE3">
        <w:rPr>
          <w:lang w:val="en-US"/>
        </w:rPr>
        <w:t xml:space="preserve">, </w:t>
      </w:r>
      <w:r w:rsidR="009E60F7">
        <w:rPr>
          <w:lang w:val="en-US"/>
        </w:rPr>
        <w:t>the parameter estimates will likely</w:t>
      </w:r>
      <w:r w:rsidR="00A0007D">
        <w:rPr>
          <w:lang w:val="en-US"/>
        </w:rPr>
        <w:t xml:space="preserve"> be biased</w:t>
      </w:r>
      <w:r w:rsidR="00774996">
        <w:rPr>
          <w:lang w:val="en-US"/>
        </w:rPr>
        <w:t>.</w:t>
      </w:r>
      <w:r w:rsidR="003814BD">
        <w:rPr>
          <w:lang w:val="en-US"/>
        </w:rPr>
        <w:fldChar w:fldCharType="begin"/>
      </w:r>
      <w:r w:rsidR="00C127C8">
        <w:rPr>
          <w:lang w:val="en-US"/>
        </w:rPr>
        <w:instrText xml:space="preserve"> ADDIN EN.CITE &lt;EndNote&gt;&lt;Cite&gt;&lt;Author&gt;Pedersen&lt;/Author&gt;&lt;Year&gt;2017&lt;/Year&gt;&lt;RecNum&gt;11&lt;/RecNum&gt;&lt;DisplayText&gt;&lt;style face="superscript"&gt;13&lt;/style&gt;&lt;/DisplayText&gt;&lt;record&gt;&lt;rec-number&gt;11&lt;/rec-number&gt;&lt;foreign-keys&gt;&lt;key app="EN" db-id="ss92raaewt9rt0e55p6pe9ah5fa2r9tvxxwp" timestamp="1703171412"&gt;11&lt;/key&gt;&lt;/foreign-keys&gt;&lt;ref-type name="Journal Article"&gt;17&lt;/ref-type&gt;&lt;contributors&gt;&lt;authors&gt;&lt;author&gt;Pedersen, A. B.&lt;/author&gt;&lt;author&gt;Mikkelsen, E. M.&lt;/author&gt;&lt;author&gt;Cronin-Fenton, D.&lt;/author&gt;&lt;author&gt;Kristensen, N. R.&lt;/author&gt;&lt;author&gt;Pham, T. M.&lt;/author&gt;&lt;author&gt;Pedersen, L.&lt;/author&gt;&lt;author&gt;Petersen, I.&lt;/author&gt;&lt;/authors&gt;&lt;/contributors&gt;&lt;auth-address&gt;Department of Clinical Epidemiology, Aarhus University Hospital, Aarhus N, Denmark.&amp;#xD;Department of Primary Care and Population Health, University College London, London, UK.&amp;#xD;Department of Clinical Epidemiology, Aarhus University Hospital, Aarhus N, Denmark; Department of Primary Care and Population Health, University College London, London, UK.&lt;/auth-address&gt;&lt;titles&gt;&lt;title&gt;Missing data and multiple imputation in clinical epidemiological research&lt;/title&gt;&lt;secondary-title&gt;Clin Epidemiol&lt;/secondary-title&gt;&lt;/titles&gt;&lt;periodical&gt;&lt;full-title&gt;Clin Epidemiol&lt;/full-title&gt;&lt;/periodical&gt;&lt;pages&gt;157-166&lt;/pages&gt;&lt;volume&gt;9&lt;/volume&gt;&lt;edition&gt;20170315&lt;/edition&gt;&lt;keywords&gt;&lt;keyword&gt;Mar&lt;/keyword&gt;&lt;keyword&gt;Mcar&lt;/keyword&gt;&lt;keyword&gt;Mnar&lt;/keyword&gt;&lt;keyword&gt;missing data&lt;/keyword&gt;&lt;keyword&gt;multiple imputation&lt;/keyword&gt;&lt;keyword&gt;observational study&lt;/keyword&gt;&lt;/keywords&gt;&lt;dates&gt;&lt;year&gt;2017&lt;/year&gt;&lt;/dates&gt;&lt;isbn&gt;1179-1349 (Print)&amp;#xD;1179-1349&lt;/isbn&gt;&lt;accession-num&gt;28352203&lt;/accession-num&gt;&lt;urls&gt;&lt;/urls&gt;&lt;custom1&gt;Disclosure The authors report no conflicts of interest in this work.&lt;/custom1&gt;&lt;custom2&gt;PMC5358992&lt;/custom2&gt;&lt;electronic-resource-num&gt;10.2147/clep.S129785&lt;/electronic-resource-num&gt;&lt;remote-database-provider&gt;NLM&lt;/remote-database-provider&gt;&lt;language&gt;eng&lt;/language&gt;&lt;/record&gt;&lt;/Cite&gt;&lt;/EndNote&gt;</w:instrText>
      </w:r>
      <w:r w:rsidR="003814BD">
        <w:rPr>
          <w:lang w:val="en-US"/>
        </w:rPr>
        <w:fldChar w:fldCharType="separate"/>
      </w:r>
      <w:r w:rsidR="00C127C8" w:rsidRPr="00C127C8">
        <w:rPr>
          <w:noProof/>
          <w:vertAlign w:val="superscript"/>
          <w:lang w:val="en-US"/>
        </w:rPr>
        <w:t>13</w:t>
      </w:r>
      <w:r w:rsidR="003814BD">
        <w:rPr>
          <w:lang w:val="en-US"/>
        </w:rPr>
        <w:fldChar w:fldCharType="end"/>
      </w:r>
      <w:r w:rsidR="003814BD">
        <w:rPr>
          <w:lang w:val="en-US"/>
        </w:rPr>
        <w:t xml:space="preserve"> Second, </w:t>
      </w:r>
      <w:r w:rsidR="00C507BB">
        <w:rPr>
          <w:lang w:val="en-US"/>
        </w:rPr>
        <w:t>the reduced sample size</w:t>
      </w:r>
      <w:r w:rsidR="00DE4F30">
        <w:rPr>
          <w:lang w:val="en-US"/>
        </w:rPr>
        <w:t xml:space="preserve"> </w:t>
      </w:r>
      <w:r w:rsidR="000B2F96">
        <w:rPr>
          <w:lang w:val="en-US"/>
        </w:rPr>
        <w:t xml:space="preserve">decreases the statistical power, </w:t>
      </w:r>
      <w:r w:rsidR="003A480B">
        <w:rPr>
          <w:lang w:val="en-US"/>
        </w:rPr>
        <w:t>rendering</w:t>
      </w:r>
      <w:r w:rsidR="005F27C2">
        <w:rPr>
          <w:lang w:val="en-US"/>
        </w:rPr>
        <w:t xml:space="preserve"> </w:t>
      </w:r>
      <w:r w:rsidR="003A480B">
        <w:rPr>
          <w:lang w:val="en-US"/>
        </w:rPr>
        <w:t>the parameter estimates less precise.</w:t>
      </w:r>
      <w:r w:rsidR="00D1087B">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D1087B">
        <w:rPr>
          <w:lang w:val="en-US"/>
        </w:rPr>
      </w:r>
      <w:r w:rsidR="00D1087B">
        <w:rPr>
          <w:lang w:val="en-US"/>
        </w:rPr>
        <w:fldChar w:fldCharType="separate"/>
      </w:r>
      <w:r w:rsidR="00C127C8" w:rsidRPr="00C127C8">
        <w:rPr>
          <w:noProof/>
          <w:vertAlign w:val="superscript"/>
          <w:lang w:val="en-US"/>
        </w:rPr>
        <w:t>11</w:t>
      </w:r>
      <w:r w:rsidR="00D1087B">
        <w:rPr>
          <w:lang w:val="en-US"/>
        </w:rPr>
        <w:fldChar w:fldCharType="end"/>
      </w:r>
      <w:r w:rsidR="003A480B">
        <w:rPr>
          <w:lang w:val="en-US"/>
        </w:rPr>
        <w:t xml:space="preserve"> </w:t>
      </w:r>
      <w:del w:id="3" w:author="My Luong Vuong" w:date="2025-02-23T14:33:00Z">
        <w:r w:rsidR="00431841" w:rsidDel="004C78C8">
          <w:rPr>
            <w:lang w:val="en-US"/>
          </w:rPr>
          <w:delText xml:space="preserve">This </w:delText>
        </w:r>
        <w:r w:rsidR="00AD3FCE" w:rsidDel="004C78C8">
          <w:rPr>
            <w:lang w:val="en-US"/>
          </w:rPr>
          <w:delText xml:space="preserve">is a serious issue </w:delText>
        </w:r>
        <w:r w:rsidR="00C90544" w:rsidDel="004C78C8">
          <w:rPr>
            <w:lang w:val="en-US"/>
          </w:rPr>
          <w:delText xml:space="preserve">in </w:delText>
        </w:r>
        <w:r w:rsidR="00502AC9" w:rsidDel="004C78C8">
          <w:rPr>
            <w:lang w:val="en-US"/>
          </w:rPr>
          <w:delText>biomedical/pharmaceutical research</w:delText>
        </w:r>
        <w:r w:rsidR="00C90544" w:rsidDel="004C78C8">
          <w:rPr>
            <w:lang w:val="en-US"/>
          </w:rPr>
          <w:delText xml:space="preserve"> </w:delText>
        </w:r>
        <w:r w:rsidR="00502AC9" w:rsidDel="004C78C8">
          <w:rPr>
            <w:lang w:val="en-US"/>
          </w:rPr>
          <w:delText xml:space="preserve">where </w:delText>
        </w:r>
        <w:r w:rsidR="008C0BD4" w:rsidDel="004C78C8">
          <w:rPr>
            <w:lang w:val="en-US"/>
          </w:rPr>
          <w:delText xml:space="preserve">it is not uncommon for </w:delText>
        </w:r>
        <w:r w:rsidR="00C90544" w:rsidDel="004C78C8">
          <w:rPr>
            <w:lang w:val="en-US"/>
          </w:rPr>
          <w:delText xml:space="preserve">more than half of the data </w:delText>
        </w:r>
        <w:r w:rsidR="007F35B4" w:rsidDel="004C78C8">
          <w:rPr>
            <w:lang w:val="en-US"/>
          </w:rPr>
          <w:delText xml:space="preserve">to be </w:delText>
        </w:r>
        <w:r w:rsidR="00C90544" w:rsidDel="004C78C8">
          <w:rPr>
            <w:lang w:val="en-US"/>
          </w:rPr>
          <w:delText>incomplete.</w:delText>
        </w:r>
        <w:r w:rsidR="00D42512" w:rsidDel="004C78C8">
          <w:rPr>
            <w:lang w:val="en-US"/>
          </w:rPr>
          <w:fldChar w:fldCharType="begin">
            <w:fldData xml:space="preserve">PEVuZE5vdGU+PENpdGU+PEF1dGhvcj52YW4gQnV1cmVuPC9BdXRob3I+PFllYXI+MjAxODwvWWVh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</w:fldData>
          </w:fldChar>
        </w:r>
        <w:r w:rsidR="00C127C8" w:rsidDel="004C78C8">
          <w:rPr>
            <w:lang w:val="en-US"/>
          </w:rPr>
          <w:delInstrText xml:space="preserve"> ADDIN EN.CITE </w:delInstrText>
        </w:r>
        <w:r w:rsidR="00C127C8" w:rsidDel="004C78C8">
          <w:rPr>
            <w:lang w:val="en-US"/>
          </w:rPr>
          <w:fldChar w:fldCharType="begin">
            <w:fldData xml:space="preserve">PEVuZE5vdGU+PENpdGU+PEF1dGhvcj52YW4gQnV1cmVuPC9BdXRob3I+PFllYXI+MjAxODwvWWVh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</w:fldData>
          </w:fldChar>
        </w:r>
        <w:r w:rsidR="00C127C8" w:rsidDel="004C78C8">
          <w:rPr>
            <w:lang w:val="en-US"/>
          </w:rPr>
          <w:delInstrText xml:space="preserve"> ADDIN EN.CITE.DATA </w:delInstrText>
        </w:r>
        <w:r w:rsidR="00C127C8" w:rsidDel="004C78C8">
          <w:rPr>
            <w:lang w:val="en-US"/>
          </w:rPr>
        </w:r>
        <w:r w:rsidR="00C127C8" w:rsidDel="004C78C8">
          <w:rPr>
            <w:lang w:val="en-US"/>
          </w:rPr>
          <w:fldChar w:fldCharType="end"/>
        </w:r>
        <w:r w:rsidR="00D42512" w:rsidDel="004C78C8">
          <w:rPr>
            <w:lang w:val="en-US"/>
          </w:rPr>
        </w:r>
        <w:r w:rsidR="00D42512" w:rsidDel="004C78C8">
          <w:rPr>
            <w:lang w:val="en-US"/>
          </w:rPr>
          <w:fldChar w:fldCharType="separate"/>
        </w:r>
        <w:r w:rsidR="00C127C8" w:rsidRPr="00C127C8" w:rsidDel="004C78C8">
          <w:rPr>
            <w:noProof/>
            <w:vertAlign w:val="superscript"/>
            <w:lang w:val="en-US"/>
          </w:rPr>
          <w:delText>8, 11, 14, 15</w:delText>
        </w:r>
        <w:r w:rsidR="00D42512" w:rsidDel="004C78C8">
          <w:rPr>
            <w:lang w:val="en-US"/>
          </w:rPr>
          <w:fldChar w:fldCharType="end"/>
        </w:r>
        <w:r w:rsidR="00D42512" w:rsidDel="004F186A">
          <w:rPr>
            <w:lang w:val="en-US"/>
          </w:rPr>
          <w:delText xml:space="preserve"> </w:delText>
        </w:r>
      </w:del>
      <w:r w:rsidR="002D4B8C">
        <w:rPr>
          <w:lang w:val="en-US"/>
        </w:rPr>
        <w:t>F</w:t>
      </w:r>
      <w:r w:rsidR="009400A1">
        <w:rPr>
          <w:lang w:val="en-US"/>
        </w:rPr>
        <w:t>inally,</w:t>
      </w:r>
      <w:r w:rsidR="00584C30">
        <w:rPr>
          <w:lang w:val="en-US"/>
        </w:rPr>
        <w:t xml:space="preserve"> </w:t>
      </w:r>
      <w:r w:rsidR="00B773BE">
        <w:rPr>
          <w:lang w:val="en-US"/>
        </w:rPr>
        <w:t xml:space="preserve">CCA </w:t>
      </w:r>
      <w:r w:rsidR="006B3050">
        <w:rPr>
          <w:lang w:val="en-US"/>
        </w:rPr>
        <w:t xml:space="preserve">can lead to </w:t>
      </w:r>
      <w:r w:rsidR="00132463">
        <w:rPr>
          <w:lang w:val="en-US"/>
        </w:rPr>
        <w:t>in</w:t>
      </w:r>
      <w:r w:rsidR="00523E96">
        <w:rPr>
          <w:lang w:val="en-US"/>
        </w:rPr>
        <w:t xml:space="preserve">consistent reporting </w:t>
      </w:r>
      <w:r w:rsidR="00F80AF0">
        <w:rPr>
          <w:lang w:val="en-US"/>
        </w:rPr>
        <w:t xml:space="preserve">as different </w:t>
      </w:r>
      <w:r w:rsidR="00111F4C">
        <w:rPr>
          <w:lang w:val="en-US"/>
        </w:rPr>
        <w:t>analyses</w:t>
      </w:r>
      <w:r w:rsidR="0073693F">
        <w:rPr>
          <w:lang w:val="en-US"/>
        </w:rPr>
        <w:t xml:space="preserve"> </w:t>
      </w:r>
      <w:r w:rsidR="008F1A9F">
        <w:rPr>
          <w:lang w:val="en-US"/>
        </w:rPr>
        <w:t xml:space="preserve">often use </w:t>
      </w:r>
      <w:r w:rsidR="008C7686">
        <w:rPr>
          <w:lang w:val="en-US"/>
        </w:rPr>
        <w:t>different</w:t>
      </w:r>
      <w:r w:rsidR="00111F4C">
        <w:rPr>
          <w:lang w:val="en-US"/>
        </w:rPr>
        <w:t xml:space="preserve"> </w:t>
      </w:r>
      <w:r w:rsidR="00F80AF0">
        <w:rPr>
          <w:lang w:val="en-US"/>
        </w:rPr>
        <w:t>sub</w:t>
      </w:r>
      <w:r w:rsidR="008C7686">
        <w:rPr>
          <w:lang w:val="en-US"/>
        </w:rPr>
        <w:t xml:space="preserve">samples </w:t>
      </w:r>
      <w:r w:rsidR="00913781">
        <w:rPr>
          <w:lang w:val="en-US"/>
        </w:rPr>
        <w:t>from the same ove</w:t>
      </w:r>
      <w:r w:rsidR="000066AA">
        <w:rPr>
          <w:lang w:val="en-US"/>
        </w:rPr>
        <w:t>rall sample.</w:t>
      </w:r>
      <w:r w:rsidR="006A51E6">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6A51E6">
        <w:rPr>
          <w:lang w:val="en-US"/>
        </w:rPr>
      </w:r>
      <w:r w:rsidR="006A51E6">
        <w:rPr>
          <w:lang w:val="en-US"/>
        </w:rPr>
        <w:fldChar w:fldCharType="separate"/>
      </w:r>
      <w:r w:rsidR="00C127C8" w:rsidRPr="00C127C8">
        <w:rPr>
          <w:noProof/>
          <w:vertAlign w:val="superscript"/>
          <w:lang w:val="en-US"/>
        </w:rPr>
        <w:t>11</w:t>
      </w:r>
      <w:r w:rsidR="006A51E6">
        <w:rPr>
          <w:lang w:val="en-US"/>
        </w:rPr>
        <w:fldChar w:fldCharType="end"/>
      </w:r>
      <w:r w:rsidR="000066AA">
        <w:rPr>
          <w:lang w:val="en-US"/>
        </w:rPr>
        <w:t xml:space="preserve"> </w:t>
      </w:r>
      <w:r w:rsidR="00DC15F9">
        <w:rPr>
          <w:lang w:val="en-US"/>
        </w:rPr>
        <w:t>This makes it challenging to compare</w:t>
      </w:r>
      <w:r w:rsidR="004A3D00">
        <w:rPr>
          <w:lang w:val="en-US"/>
        </w:rPr>
        <w:t xml:space="preserve"> between analyses </w:t>
      </w:r>
      <w:r w:rsidR="00E84F20">
        <w:rPr>
          <w:lang w:val="en-US"/>
        </w:rPr>
        <w:t xml:space="preserve">and to </w:t>
      </w:r>
      <w:r w:rsidR="002F37CA">
        <w:t>generalize</w:t>
      </w:r>
      <w:r w:rsidR="002F37CA">
        <w:rPr>
          <w:lang w:val="en-US"/>
        </w:rPr>
        <w:t xml:space="preserve"> </w:t>
      </w:r>
      <w:r w:rsidR="005661EF">
        <w:rPr>
          <w:lang w:val="en-US"/>
        </w:rPr>
        <w:t>to the study population.</w:t>
      </w:r>
      <w:r w:rsidR="00102C95">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102C95">
        <w:rPr>
          <w:lang w:val="en-US"/>
        </w:rPr>
      </w:r>
      <w:r w:rsidR="00102C95">
        <w:rPr>
          <w:lang w:val="en-US"/>
        </w:rPr>
        <w:fldChar w:fldCharType="separate"/>
      </w:r>
      <w:r w:rsidR="00C127C8" w:rsidRPr="00C127C8">
        <w:rPr>
          <w:noProof/>
          <w:vertAlign w:val="superscript"/>
          <w:lang w:val="en-US"/>
        </w:rPr>
        <w:t>11</w:t>
      </w:r>
      <w:r w:rsidR="00102C95">
        <w:rPr>
          <w:lang w:val="en-US"/>
        </w:rPr>
        <w:fldChar w:fldCharType="end"/>
      </w:r>
      <w:r w:rsidR="00BF6255">
        <w:rPr>
          <w:lang w:val="en-US"/>
        </w:rPr>
        <w:t xml:space="preserve"> </w:t>
      </w:r>
      <w:r w:rsidR="00BF6255" w:rsidRPr="00BF6255">
        <w:rPr>
          <w:lang w:val="en-US"/>
        </w:rPr>
        <w:t>The Committee for Medicinal Products for Human Use (C</w:t>
      </w:r>
      <w:r w:rsidR="009F17A3">
        <w:rPr>
          <w:lang w:val="en-US"/>
        </w:rPr>
        <w:t>H</w:t>
      </w:r>
      <w:r w:rsidR="00BF6255" w:rsidRPr="00BF6255">
        <w:rPr>
          <w:lang w:val="en-US"/>
        </w:rPr>
        <w:t>MP) typically does not endorse</w:t>
      </w:r>
      <w:r w:rsidR="00E6366E">
        <w:rPr>
          <w:lang w:val="en-US"/>
        </w:rPr>
        <w:t xml:space="preserve"> </w:t>
      </w:r>
      <w:r w:rsidR="0000746D">
        <w:rPr>
          <w:lang w:val="en-US"/>
        </w:rPr>
        <w:t>CCA</w:t>
      </w:r>
      <w:r w:rsidR="00BF6255" w:rsidRPr="00BF6255">
        <w:rPr>
          <w:lang w:val="en-US"/>
        </w:rPr>
        <w:t xml:space="preserve"> </w:t>
      </w:r>
      <w:r w:rsidR="0000746D">
        <w:rPr>
          <w:lang w:val="en-US"/>
        </w:rPr>
        <w:t xml:space="preserve">because </w:t>
      </w:r>
      <w:r w:rsidR="00465CB7">
        <w:rPr>
          <w:lang w:val="en-US"/>
        </w:rPr>
        <w:t>it violates</w:t>
      </w:r>
      <w:r w:rsidR="00465CB7" w:rsidRPr="00BF6255">
        <w:rPr>
          <w:lang w:val="en-US"/>
        </w:rPr>
        <w:t xml:space="preserve"> </w:t>
      </w:r>
      <w:r w:rsidR="00BF6255" w:rsidRPr="00BF6255">
        <w:rPr>
          <w:lang w:val="en-US"/>
        </w:rPr>
        <w:t>the intent-to-treat principle.</w:t>
      </w:r>
      <w:r w:rsidR="00775846">
        <w:rPr>
          <w:lang w:val="en-US"/>
        </w:rPr>
        <w:fldChar w:fldCharType="begin"/>
      </w:r>
      <w:r w:rsidR="004866FE">
        <w:rPr>
          <w:lang w:val="en-US"/>
        </w:rPr>
        <w:instrText xml:space="preserve"> ADDIN EN.CITE &lt;EndNote&gt;&lt;Cite&gt;&lt;Author&gt;Committee for Medicinal Products for Human Use (CHMP)&lt;/Author&gt;&lt;Year&gt;2011&lt;/Year&gt;&lt;RecNum&gt;31&lt;/RecNum&gt;&lt;DisplayText&gt;&lt;style face="superscript"&gt;16&lt;/style&gt;&lt;/DisplayText&gt;&lt;record&gt;&lt;rec-number&gt;31&lt;/rec-number&gt;&lt;foreign-keys&gt;&lt;key app="EN" db-id="ss92raaewt9rt0e55p6pe9ah5fa2r9tvxxwp" timestamp="1706091946"&gt;31&lt;/key&gt;&lt;/foreign-keys&gt;&lt;ref-type name="Report"&gt;27&lt;/ref-type&gt;&lt;contributors&gt;&lt;authors&gt;&lt;author&gt;Committee for Medicinal Products for Human Use (CHMP), European Medicines Agency&lt;/author&gt;&lt;/authors&gt;&lt;/contributors&gt;&lt;titles&gt;&lt;title&gt;Guideline on Missing Data in Confirmatory Clinical Trials&lt;/title&gt;&lt;/titles&gt;&lt;dates&gt;&lt;year&gt;2011&lt;/year&gt;&lt;/dates&gt;&lt;pub-location&gt;United Kingdom&lt;/pub-location&gt;&lt;publisher&gt;European Medicines Agency&lt;/publisher&gt;&lt;isbn&gt;EMA/CPMP/EWP/1776/99 Rev. 1&lt;/isbn&gt;&lt;urls&gt;&lt;related-urls&gt;&lt;url&gt;https://www.ema.europa.eu/en/documents/scientific-guideline/guideline-missing-data-confirmatory-clinical-trials_en.pdf&lt;/url&gt;&lt;/related-urls&gt;&lt;/urls&gt;&lt;/record&gt;&lt;/Cite&gt;&lt;/EndNote&gt;</w:instrText>
      </w:r>
      <w:r w:rsidR="00775846">
        <w:rPr>
          <w:lang w:val="en-US"/>
        </w:rPr>
        <w:fldChar w:fldCharType="separate"/>
      </w:r>
      <w:r w:rsidR="004866FE" w:rsidRPr="004866FE">
        <w:rPr>
          <w:noProof/>
          <w:vertAlign w:val="superscript"/>
          <w:lang w:val="en-US"/>
        </w:rPr>
        <w:t>16</w:t>
      </w:r>
      <w:r w:rsidR="00775846">
        <w:rPr>
          <w:lang w:val="en-US"/>
        </w:rPr>
        <w:fldChar w:fldCharType="end"/>
      </w:r>
    </w:p>
    <w:p w14:paraId="6FE078B4" w14:textId="6D87DB6B" w:rsidR="004E74F4" w:rsidRPr="00381D85" w:rsidRDefault="00BF4749" w:rsidP="009E1274">
      <w:pPr>
        <w:pStyle w:val="Heading2"/>
        <w:rPr>
          <w:b/>
        </w:rPr>
      </w:pPr>
      <w:r w:rsidRPr="00381D85">
        <w:t>Single</w:t>
      </w:r>
      <w:r w:rsidR="0056751D" w:rsidRPr="00381D85">
        <w:t xml:space="preserve"> </w:t>
      </w:r>
      <w:r w:rsidRPr="00381D85">
        <w:t>imputation</w:t>
      </w:r>
    </w:p>
    <w:p w14:paraId="6CEA1460" w14:textId="12470130" w:rsidR="00394DB0" w:rsidRDefault="002B055C" w:rsidP="00044836">
      <w:pPr>
        <w:rPr>
          <w:lang w:val="en-US"/>
        </w:rPr>
      </w:pPr>
      <w:r>
        <w:rPr>
          <w:lang w:val="en-US"/>
        </w:rPr>
        <w:t xml:space="preserve">In </w:t>
      </w:r>
      <w:r w:rsidR="00517A46">
        <w:rPr>
          <w:lang w:val="en-US"/>
        </w:rPr>
        <w:t>SI,</w:t>
      </w:r>
      <w:r w:rsidR="009F4DA6">
        <w:rPr>
          <w:lang w:val="en-US"/>
        </w:rPr>
        <w:t xml:space="preserve"> </w:t>
      </w:r>
      <w:r w:rsidR="00BC6BC7">
        <w:rPr>
          <w:lang w:val="en-US"/>
        </w:rPr>
        <w:t xml:space="preserve">a </w:t>
      </w:r>
      <w:r w:rsidR="003946CF">
        <w:rPr>
          <w:lang w:val="en-US"/>
        </w:rPr>
        <w:t>single</w:t>
      </w:r>
      <w:r w:rsidR="00BC6BC7">
        <w:rPr>
          <w:lang w:val="en-US"/>
        </w:rPr>
        <w:t xml:space="preserve"> value is used to replace </w:t>
      </w:r>
      <w:r w:rsidR="00EC7854">
        <w:rPr>
          <w:lang w:val="en-US"/>
        </w:rPr>
        <w:t xml:space="preserve">each </w:t>
      </w:r>
      <w:r w:rsidR="00BC6BC7">
        <w:rPr>
          <w:lang w:val="en-US"/>
        </w:rPr>
        <w:t xml:space="preserve">missing </w:t>
      </w:r>
      <w:r w:rsidR="00F9637D">
        <w:rPr>
          <w:lang w:val="en-US"/>
        </w:rPr>
        <w:t>data point</w:t>
      </w:r>
      <w:r w:rsidR="002747B9">
        <w:rPr>
          <w:lang w:val="en-US"/>
        </w:rPr>
        <w:t>.</w:t>
      </w:r>
      <w:r w:rsidR="00F646DE">
        <w:rPr>
          <w:lang w:val="en-US"/>
        </w:rPr>
        <w:t xml:space="preserve"> This method is also referred to as “</w:t>
      </w:r>
      <w:r w:rsidR="00E62027">
        <w:rPr>
          <w:lang w:val="en-US"/>
        </w:rPr>
        <w:t xml:space="preserve">naive </w:t>
      </w:r>
      <w:r w:rsidR="00A574C8">
        <w:rPr>
          <w:lang w:val="en-US"/>
        </w:rPr>
        <w:t xml:space="preserve">substitution” in which </w:t>
      </w:r>
      <w:r w:rsidR="00F61073">
        <w:rPr>
          <w:lang w:val="en-US"/>
        </w:rPr>
        <w:t xml:space="preserve">either the median or </w:t>
      </w:r>
      <w:r w:rsidR="00A90D2B">
        <w:rPr>
          <w:lang w:val="en-US"/>
        </w:rPr>
        <w:t xml:space="preserve">mean value is often used to </w:t>
      </w:r>
      <w:r w:rsidR="00672683">
        <w:rPr>
          <w:lang w:val="en-US"/>
        </w:rPr>
        <w:t>substitute the missing values.</w:t>
      </w:r>
      <w:r w:rsidR="00535007">
        <w:rPr>
          <w:lang w:val="en-US"/>
        </w:rPr>
        <w:fldChar w:fldCharType="begin"/>
      </w:r>
      <w:r w:rsidR="00C127C8">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535007">
        <w:rPr>
          <w:lang w:val="en-US"/>
        </w:rPr>
        <w:fldChar w:fldCharType="separate"/>
      </w:r>
      <w:r w:rsidR="00C127C8" w:rsidRPr="00C127C8">
        <w:rPr>
          <w:noProof/>
          <w:vertAlign w:val="superscript"/>
          <w:lang w:val="en-US"/>
        </w:rPr>
        <w:t>6</w:t>
      </w:r>
      <w:r w:rsidR="00535007">
        <w:rPr>
          <w:lang w:val="en-US"/>
        </w:rPr>
        <w:fldChar w:fldCharType="end"/>
      </w:r>
      <w:r w:rsidR="002747B9">
        <w:rPr>
          <w:lang w:val="en-US"/>
        </w:rPr>
        <w:t xml:space="preserve"> </w:t>
      </w:r>
      <w:r w:rsidR="009A7AFC">
        <w:rPr>
          <w:lang w:val="en-US"/>
        </w:rPr>
        <w:t xml:space="preserve">For instance, </w:t>
      </w:r>
      <w:r w:rsidR="00700CEA" w:rsidRPr="00700CEA">
        <w:rPr>
          <w:lang w:val="en-US"/>
        </w:rPr>
        <w:t xml:space="preserve">missing </w:t>
      </w:r>
      <w:r w:rsidR="006D31BE">
        <w:rPr>
          <w:lang w:val="en-US"/>
        </w:rPr>
        <w:t>SCr</w:t>
      </w:r>
      <w:r w:rsidR="00700CEA" w:rsidRPr="00700CEA">
        <w:rPr>
          <w:lang w:val="en-US"/>
        </w:rPr>
        <w:t xml:space="preserve"> values can be </w:t>
      </w:r>
      <w:r w:rsidR="006F44E5">
        <w:rPr>
          <w:lang w:val="en-US"/>
        </w:rPr>
        <w:t>replaced</w:t>
      </w:r>
      <w:r w:rsidR="006F44E5" w:rsidRPr="00700CEA">
        <w:rPr>
          <w:lang w:val="en-US"/>
        </w:rPr>
        <w:t xml:space="preserve"> </w:t>
      </w:r>
      <w:r w:rsidR="00700CEA" w:rsidRPr="00700CEA">
        <w:rPr>
          <w:lang w:val="en-US"/>
        </w:rPr>
        <w:t>with the sample mean</w:t>
      </w:r>
      <w:r w:rsidR="00533DE3">
        <w:rPr>
          <w:lang w:val="en-US"/>
        </w:rPr>
        <w:t xml:space="preserve"> or median</w:t>
      </w:r>
      <w:r w:rsidR="00700CEA">
        <w:rPr>
          <w:lang w:val="en-US"/>
        </w:rPr>
        <w:t xml:space="preserve"> </w:t>
      </w:r>
      <w:r w:rsidR="00CD2989">
        <w:rPr>
          <w:lang w:val="en-US"/>
        </w:rPr>
        <w:t>of</w:t>
      </w:r>
      <w:r w:rsidR="00700CEA" w:rsidRPr="00700CEA">
        <w:rPr>
          <w:lang w:val="en-US"/>
        </w:rPr>
        <w:t xml:space="preserve"> individuals with observed </w:t>
      </w:r>
      <w:r w:rsidR="00EF6738">
        <w:rPr>
          <w:lang w:val="en-US"/>
        </w:rPr>
        <w:t xml:space="preserve">SCr. </w:t>
      </w:r>
      <w:r w:rsidR="00C96970">
        <w:rPr>
          <w:lang w:val="en-US"/>
        </w:rPr>
        <w:t xml:space="preserve">Despite being </w:t>
      </w:r>
      <w:r w:rsidR="001D41EC">
        <w:rPr>
          <w:lang w:val="en-US"/>
        </w:rPr>
        <w:t xml:space="preserve">a simple and fast method </w:t>
      </w:r>
      <w:r w:rsidR="00C7294B">
        <w:rPr>
          <w:lang w:val="en-US"/>
        </w:rPr>
        <w:t xml:space="preserve">for </w:t>
      </w:r>
      <w:r w:rsidR="001D41EC">
        <w:rPr>
          <w:lang w:val="en-US"/>
        </w:rPr>
        <w:t xml:space="preserve">missing covariate data handling, </w:t>
      </w:r>
      <w:r w:rsidR="00427948">
        <w:rPr>
          <w:lang w:val="en-US"/>
        </w:rPr>
        <w:t>mean</w:t>
      </w:r>
      <w:r w:rsidR="005075C5">
        <w:rPr>
          <w:lang w:val="en-US"/>
        </w:rPr>
        <w:t xml:space="preserve"> or median</w:t>
      </w:r>
      <w:r w:rsidR="00427948">
        <w:rPr>
          <w:lang w:val="en-US"/>
        </w:rPr>
        <w:t xml:space="preserve"> imputation </w:t>
      </w:r>
      <w:del w:id="4" w:author="My Luong Vuong" w:date="2025-02-23T14:43:00Z">
        <w:r w:rsidR="00BE0E81" w:rsidDel="006920E2">
          <w:rPr>
            <w:lang w:val="en-US"/>
          </w:rPr>
          <w:delText xml:space="preserve">underestimates </w:delText>
        </w:r>
        <w:r w:rsidR="00647C8D" w:rsidDel="006920E2">
          <w:rPr>
            <w:lang w:val="en-US"/>
          </w:rPr>
          <w:delText>standard errors of the parameter estimates</w:delText>
        </w:r>
      </w:del>
      <w:ins w:id="5" w:author="My Luong Vuong" w:date="2025-02-23T14:43:00Z">
        <w:r w:rsidR="006920E2">
          <w:rPr>
            <w:lang w:val="en-US"/>
          </w:rPr>
          <w:t xml:space="preserve">reduces </w:t>
        </w:r>
        <w:r w:rsidR="004C2876">
          <w:rPr>
            <w:lang w:val="en-US"/>
          </w:rPr>
          <w:t>variability estimates</w:t>
        </w:r>
      </w:ins>
      <w:r w:rsidR="002B29CF">
        <w:rPr>
          <w:lang w:val="en-US"/>
        </w:rPr>
        <w:t xml:space="preserve"> because it treats imputed values as</w:t>
      </w:r>
      <w:ins w:id="6" w:author="My Luong Vuong" w:date="2025-02-23T14:46:00Z">
        <w:r w:rsidR="000947A1">
          <w:rPr>
            <w:lang w:val="en-US"/>
          </w:rPr>
          <w:t xml:space="preserve"> </w:t>
        </w:r>
        <w:r w:rsidR="00DE4CD0" w:rsidRPr="00DE4CD0">
          <w:rPr>
            <w:lang w:val="en-US"/>
          </w:rPr>
          <w:t xml:space="preserve">if they </w:t>
        </w:r>
        <w:r w:rsidR="00DE4CD0" w:rsidRPr="00DE4CD0">
          <w:rPr>
            <w:lang w:val="en-US"/>
          </w:rPr>
          <w:lastRenderedPageBreak/>
          <w:t>were</w:t>
        </w:r>
      </w:ins>
      <w:r w:rsidR="002B29CF">
        <w:rPr>
          <w:lang w:val="en-US"/>
        </w:rPr>
        <w:t xml:space="preserve"> truly observed</w:t>
      </w:r>
      <w:ins w:id="7" w:author="My Luong Vuong" w:date="2025-02-23T14:46:00Z">
        <w:r w:rsidR="00DE4CD0">
          <w:rPr>
            <w:lang w:val="en-US"/>
          </w:rPr>
          <w:t>,</w:t>
        </w:r>
      </w:ins>
      <w:del w:id="8" w:author="My Luong Vuong" w:date="2025-02-23T14:47:00Z">
        <w:r w:rsidR="002B29CF" w:rsidDel="00CC70A6">
          <w:rPr>
            <w:lang w:val="en-US"/>
          </w:rPr>
          <w:delText xml:space="preserve"> </w:delText>
        </w:r>
      </w:del>
      <w:del w:id="9" w:author="My Luong Vuong" w:date="2025-02-23T14:46:00Z">
        <w:r w:rsidR="002B29CF" w:rsidDel="00DE4CD0">
          <w:rPr>
            <w:lang w:val="en-US"/>
          </w:rPr>
          <w:delText>values and</w:delText>
        </w:r>
      </w:del>
      <w:r w:rsidR="002B29CF">
        <w:rPr>
          <w:lang w:val="en-US"/>
        </w:rPr>
        <w:t xml:space="preserve"> </w:t>
      </w:r>
      <w:del w:id="10" w:author="My Luong Vuong" w:date="2025-02-23T14:43:00Z">
        <w:r w:rsidR="002B29CF" w:rsidDel="001A1E67">
          <w:rPr>
            <w:lang w:val="en-US"/>
          </w:rPr>
          <w:delText xml:space="preserve">hence </w:delText>
        </w:r>
      </w:del>
      <w:del w:id="11" w:author="My Luong Vuong" w:date="2025-02-23T14:46:00Z">
        <w:r w:rsidR="002B29CF" w:rsidDel="00AF5754">
          <w:rPr>
            <w:lang w:val="en-US"/>
          </w:rPr>
          <w:delText xml:space="preserve">ignores </w:delText>
        </w:r>
      </w:del>
      <w:ins w:id="12" w:author="My Luong Vuong" w:date="2025-02-23T14:46:00Z">
        <w:r w:rsidR="00AF5754">
          <w:rPr>
            <w:lang w:val="en-US"/>
          </w:rPr>
          <w:t xml:space="preserve">ignoring </w:t>
        </w:r>
      </w:ins>
      <w:r w:rsidR="002B29CF">
        <w:rPr>
          <w:lang w:val="en-US"/>
        </w:rPr>
        <w:t xml:space="preserve">the uncertainty </w:t>
      </w:r>
      <w:del w:id="13" w:author="My Luong Vuong" w:date="2025-02-23T14:46:00Z">
        <w:r w:rsidR="002B29CF" w:rsidDel="00FD5566">
          <w:rPr>
            <w:lang w:val="en-US"/>
          </w:rPr>
          <w:delText xml:space="preserve">about </w:delText>
        </w:r>
      </w:del>
      <w:ins w:id="14" w:author="My Luong Vuong" w:date="2025-02-23T14:46:00Z">
        <w:r w:rsidR="00FD5566">
          <w:rPr>
            <w:lang w:val="en-US"/>
          </w:rPr>
          <w:t xml:space="preserve">associated with </w:t>
        </w:r>
      </w:ins>
      <w:r w:rsidR="002B29CF">
        <w:rPr>
          <w:lang w:val="en-US"/>
        </w:rPr>
        <w:t>the missing observations. This results in</w:t>
      </w:r>
      <w:r w:rsidR="00B30885">
        <w:rPr>
          <w:lang w:val="en-US"/>
        </w:rPr>
        <w:t xml:space="preserve"> </w:t>
      </w:r>
      <w:r w:rsidR="00491772">
        <w:rPr>
          <w:lang w:val="en-US"/>
        </w:rPr>
        <w:t xml:space="preserve">falsely </w:t>
      </w:r>
      <w:r w:rsidR="00C61FD2">
        <w:rPr>
          <w:lang w:val="en-US"/>
        </w:rPr>
        <w:t xml:space="preserve">overestimating </w:t>
      </w:r>
      <w:r w:rsidR="00673142">
        <w:rPr>
          <w:lang w:val="en-US"/>
        </w:rPr>
        <w:t>the precision of the results</w:t>
      </w:r>
      <w:r w:rsidR="0041502D">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41502D">
        <w:rPr>
          <w:lang w:val="en-US"/>
        </w:rPr>
        <w:fldChar w:fldCharType="separate"/>
      </w:r>
      <w:r w:rsidR="00C127C8" w:rsidRPr="00C127C8">
        <w:rPr>
          <w:noProof/>
          <w:vertAlign w:val="superscript"/>
          <w:lang w:val="en-US"/>
        </w:rPr>
        <w:t>8</w:t>
      </w:r>
      <w:r w:rsidR="0041502D">
        <w:rPr>
          <w:lang w:val="en-US"/>
        </w:rPr>
        <w:fldChar w:fldCharType="end"/>
      </w:r>
      <w:r w:rsidR="00673142">
        <w:rPr>
          <w:lang w:val="en-US"/>
        </w:rPr>
        <w:t xml:space="preserve"> </w:t>
      </w:r>
      <w:r w:rsidR="002B29CF">
        <w:rPr>
          <w:lang w:val="en-US"/>
        </w:rPr>
        <w:t>and</w:t>
      </w:r>
      <w:r w:rsidR="00CD524D">
        <w:rPr>
          <w:lang w:val="en-US"/>
        </w:rPr>
        <w:t xml:space="preserve"> </w:t>
      </w:r>
      <w:r w:rsidR="00B72FF3">
        <w:rPr>
          <w:lang w:val="en-US"/>
        </w:rPr>
        <w:t xml:space="preserve">in </w:t>
      </w:r>
      <w:r w:rsidR="00205DD5">
        <w:rPr>
          <w:lang w:val="en-US"/>
        </w:rPr>
        <w:t>an increased risk of</w:t>
      </w:r>
      <w:r w:rsidR="00CD524D">
        <w:rPr>
          <w:lang w:val="en-US"/>
        </w:rPr>
        <w:t xml:space="preserve"> </w:t>
      </w:r>
      <w:r w:rsidR="00E1454B">
        <w:rPr>
          <w:lang w:val="en-US"/>
        </w:rPr>
        <w:t>committing</w:t>
      </w:r>
      <w:r w:rsidR="00C376BB">
        <w:rPr>
          <w:lang w:val="en-US"/>
        </w:rPr>
        <w:t xml:space="preserve"> </w:t>
      </w:r>
      <w:r w:rsidR="004C16C1">
        <w:rPr>
          <w:lang w:val="en-US"/>
        </w:rPr>
        <w:t xml:space="preserve">the </w:t>
      </w:r>
      <w:r w:rsidR="00BC3C20">
        <w:rPr>
          <w:lang w:val="en-US"/>
        </w:rPr>
        <w:t>T</w:t>
      </w:r>
      <w:r w:rsidR="00C376BB">
        <w:rPr>
          <w:lang w:val="en-US"/>
        </w:rPr>
        <w:t xml:space="preserve">ype 1 </w:t>
      </w:r>
      <w:r w:rsidR="0047321E">
        <w:rPr>
          <w:lang w:val="en-US"/>
        </w:rPr>
        <w:t>error</w:t>
      </w:r>
      <w:r w:rsidR="00F9531A">
        <w:rPr>
          <w:lang w:val="en-US"/>
        </w:rPr>
        <w:t xml:space="preserve"> of identifying </w:t>
      </w:r>
      <w:r w:rsidR="007901B6">
        <w:rPr>
          <w:lang w:val="en-US"/>
        </w:rPr>
        <w:t>a significant covariate effect</w:t>
      </w:r>
      <w:r w:rsidR="00485878">
        <w:rPr>
          <w:lang w:val="en-US"/>
        </w:rPr>
        <w:t xml:space="preserve"> when </w:t>
      </w:r>
      <w:r w:rsidR="001B25C9">
        <w:rPr>
          <w:lang w:val="en-US"/>
        </w:rPr>
        <w:t>it</w:t>
      </w:r>
      <w:r w:rsidR="00E97783">
        <w:rPr>
          <w:lang w:val="en-US"/>
        </w:rPr>
        <w:t>,</w:t>
      </w:r>
      <w:r w:rsidR="001B25C9">
        <w:rPr>
          <w:lang w:val="en-US"/>
        </w:rPr>
        <w:t xml:space="preserve"> </w:t>
      </w:r>
      <w:r w:rsidR="002D2617">
        <w:rPr>
          <w:lang w:val="en-US"/>
        </w:rPr>
        <w:t>in fact</w:t>
      </w:r>
      <w:r w:rsidR="00E97783">
        <w:rPr>
          <w:lang w:val="en-US"/>
        </w:rPr>
        <w:t>,</w:t>
      </w:r>
      <w:r w:rsidR="00485878">
        <w:rPr>
          <w:lang w:val="en-US"/>
        </w:rPr>
        <w:t xml:space="preserve"> does not exist</w:t>
      </w:r>
      <w:r w:rsidR="000D393E">
        <w:rPr>
          <w:lang w:val="en-US"/>
        </w:rPr>
        <w:t>.</w:t>
      </w:r>
      <w:r w:rsidR="00FC3E35">
        <w:rPr>
          <w:lang w:val="en-US"/>
        </w:rPr>
        <w:fldChar w:fldCharType="begin"/>
      </w:r>
      <w:r w:rsidR="00C127C8">
        <w:rPr>
          <w:lang w:val="en-US"/>
        </w:rPr>
        <w:instrText xml:space="preserve"> ADDIN EN.CITE &lt;EndNote&gt;&lt;Cite&gt;&lt;Author&gt;Pedersen&lt;/Author&gt;&lt;Year&gt;2017&lt;/Year&gt;&lt;RecNum&gt;11&lt;/RecNum&gt;&lt;DisplayText&gt;&lt;style face="superscript"&gt;13&lt;/style&gt;&lt;/DisplayText&gt;&lt;record&gt;&lt;rec-number&gt;11&lt;/rec-number&gt;&lt;foreign-keys&gt;&lt;key app="EN" db-id="ss92raaewt9rt0e55p6pe9ah5fa2r9tvxxwp" timestamp="1703171412"&gt;11&lt;/key&gt;&lt;/foreign-keys&gt;&lt;ref-type name="Journal Article"&gt;17&lt;/ref-type&gt;&lt;contributors&gt;&lt;authors&gt;&lt;author&gt;Pedersen, A. B.&lt;/author&gt;&lt;author&gt;Mikkelsen, E. M.&lt;/author&gt;&lt;author&gt;Cronin-Fenton, D.&lt;/author&gt;&lt;author&gt;Kristensen, N. R.&lt;/author&gt;&lt;author&gt;Pham, T. M.&lt;/author&gt;&lt;author&gt;Pedersen, L.&lt;/author&gt;&lt;author&gt;Petersen, I.&lt;/author&gt;&lt;/authors&gt;&lt;/contributors&gt;&lt;auth-address&gt;Department of Clinical Epidemiology, Aarhus University Hospital, Aarhus N, Denmark.&amp;#xD;Department of Primary Care and Population Health, University College London, London, UK.&amp;#xD;Department of Clinical Epidemiology, Aarhus University Hospital, Aarhus N, Denmark; Department of Primary Care and Population Health, University College London, London, UK.&lt;/auth-address&gt;&lt;titles&gt;&lt;title&gt;Missing data and multiple imputation in clinical epidemiological research&lt;/title&gt;&lt;secondary-title&gt;Clin Epidemiol&lt;/secondary-title&gt;&lt;/titles&gt;&lt;periodical&gt;&lt;full-title&gt;Clin Epidemiol&lt;/full-title&gt;&lt;/periodical&gt;&lt;pages&gt;157-166&lt;/pages&gt;&lt;volume&gt;9&lt;/volume&gt;&lt;edition&gt;20170315&lt;/edition&gt;&lt;keywords&gt;&lt;keyword&gt;Mar&lt;/keyword&gt;&lt;keyword&gt;Mcar&lt;/keyword&gt;&lt;keyword&gt;Mnar&lt;/keyword&gt;&lt;keyword&gt;missing data&lt;/keyword&gt;&lt;keyword&gt;multiple imputation&lt;/keyword&gt;&lt;keyword&gt;observational study&lt;/keyword&gt;&lt;/keywords&gt;&lt;dates&gt;&lt;year&gt;2017&lt;/year&gt;&lt;/dates&gt;&lt;isbn&gt;1179-1349 (Print)&amp;#xD;1179-1349&lt;/isbn&gt;&lt;accession-num&gt;28352203&lt;/accession-num&gt;&lt;urls&gt;&lt;/urls&gt;&lt;custom1&gt;Disclosure The authors report no conflicts of interest in this work.&lt;/custom1&gt;&lt;custom2&gt;PMC5358992&lt;/custom2&gt;&lt;electronic-resource-num&gt;10.2147/clep.S129785&lt;/electronic-resource-num&gt;&lt;remote-database-provider&gt;NLM&lt;/remote-database-provider&gt;&lt;language&gt;eng&lt;/language&gt;&lt;/record&gt;&lt;/Cite&gt;&lt;/EndNote&gt;</w:instrText>
      </w:r>
      <w:r w:rsidR="00FC3E35">
        <w:rPr>
          <w:lang w:val="en-US"/>
        </w:rPr>
        <w:fldChar w:fldCharType="separate"/>
      </w:r>
      <w:r w:rsidR="00C127C8" w:rsidRPr="00C127C8">
        <w:rPr>
          <w:noProof/>
          <w:vertAlign w:val="superscript"/>
          <w:lang w:val="en-US"/>
        </w:rPr>
        <w:t>13</w:t>
      </w:r>
      <w:r w:rsidR="00FC3E35">
        <w:rPr>
          <w:lang w:val="en-US"/>
        </w:rPr>
        <w:fldChar w:fldCharType="end"/>
      </w:r>
      <w:r w:rsidR="00C706E0">
        <w:rPr>
          <w:lang w:val="en-US"/>
        </w:rPr>
        <w:t xml:space="preserve"> </w:t>
      </w:r>
      <w:r w:rsidR="00DE1311" w:rsidRPr="00DE1311">
        <w:rPr>
          <w:lang w:val="en-US"/>
        </w:rPr>
        <w:t>Furthermore, mean</w:t>
      </w:r>
      <w:r w:rsidR="006E471C">
        <w:rPr>
          <w:lang w:val="en-US"/>
        </w:rPr>
        <w:t xml:space="preserve"> or median</w:t>
      </w:r>
      <w:r w:rsidR="00DE1311" w:rsidRPr="00DE1311">
        <w:rPr>
          <w:lang w:val="en-US"/>
        </w:rPr>
        <w:t xml:space="preserve"> imputation </w:t>
      </w:r>
      <w:r w:rsidR="00E3148D">
        <w:rPr>
          <w:lang w:val="en-US"/>
        </w:rPr>
        <w:t>disturbs</w:t>
      </w:r>
      <w:r w:rsidR="00DE1311">
        <w:rPr>
          <w:lang w:val="en-US"/>
        </w:rPr>
        <w:t xml:space="preserve"> </w:t>
      </w:r>
      <w:r w:rsidR="00E3148D">
        <w:rPr>
          <w:lang w:val="en-US"/>
        </w:rPr>
        <w:t>the</w:t>
      </w:r>
      <w:r w:rsidR="00DE1311" w:rsidRPr="00DE1311">
        <w:rPr>
          <w:lang w:val="en-US"/>
        </w:rPr>
        <w:t xml:space="preserve"> relations between variables in the</w:t>
      </w:r>
      <w:r w:rsidR="00DE1311">
        <w:rPr>
          <w:lang w:val="en-US"/>
        </w:rPr>
        <w:t xml:space="preserve"> </w:t>
      </w:r>
      <w:r w:rsidR="00DE1311" w:rsidRPr="00DE1311">
        <w:rPr>
          <w:lang w:val="en-US"/>
        </w:rPr>
        <w:t>sample.</w:t>
      </w:r>
      <w:r w:rsidR="00822A1B">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822A1B">
        <w:rPr>
          <w:lang w:val="en-US"/>
        </w:rPr>
      </w:r>
      <w:r w:rsidR="00822A1B">
        <w:rPr>
          <w:lang w:val="en-US"/>
        </w:rPr>
        <w:fldChar w:fldCharType="separate"/>
      </w:r>
      <w:r w:rsidR="00C127C8" w:rsidRPr="00C127C8">
        <w:rPr>
          <w:noProof/>
          <w:vertAlign w:val="superscript"/>
          <w:lang w:val="en-US"/>
        </w:rPr>
        <w:t>11</w:t>
      </w:r>
      <w:r w:rsidR="00822A1B">
        <w:rPr>
          <w:lang w:val="en-US"/>
        </w:rPr>
        <w:fldChar w:fldCharType="end"/>
      </w:r>
      <w:r w:rsidR="00A82431">
        <w:rPr>
          <w:lang w:val="en-US"/>
        </w:rPr>
        <w:t xml:space="preserve"> </w:t>
      </w:r>
      <w:r w:rsidR="00424F4A">
        <w:rPr>
          <w:lang w:val="en-US"/>
        </w:rPr>
        <w:t>For example,</w:t>
      </w:r>
      <w:r w:rsidR="00825C86" w:rsidRPr="002B0F3D">
        <w:rPr>
          <w:lang w:val="en-US"/>
        </w:rPr>
        <w:t xml:space="preserve"> </w:t>
      </w:r>
      <w:r w:rsidR="005B0185" w:rsidRPr="005B0185">
        <w:rPr>
          <w:lang w:val="en-US"/>
        </w:rPr>
        <w:t>older subjects may have</w:t>
      </w:r>
      <w:r w:rsidR="005B0185">
        <w:rPr>
          <w:lang w:val="en-US"/>
        </w:rPr>
        <w:t xml:space="preserve"> </w:t>
      </w:r>
      <w:r w:rsidR="005B0185" w:rsidRPr="005B0185">
        <w:rPr>
          <w:lang w:val="en-US"/>
        </w:rPr>
        <w:t xml:space="preserve">higher </w:t>
      </w:r>
      <w:r w:rsidR="00B06334">
        <w:rPr>
          <w:lang w:val="en-US"/>
        </w:rPr>
        <w:t>SCr</w:t>
      </w:r>
      <w:r w:rsidR="005B0185" w:rsidRPr="005B0185">
        <w:rPr>
          <w:lang w:val="en-US"/>
        </w:rPr>
        <w:t xml:space="preserve"> than younger </w:t>
      </w:r>
      <w:r w:rsidR="007575F8">
        <w:rPr>
          <w:lang w:val="en-US"/>
        </w:rPr>
        <w:t>ones</w:t>
      </w:r>
      <w:r w:rsidR="00404FEF">
        <w:rPr>
          <w:lang w:val="en-US"/>
        </w:rPr>
        <w:t xml:space="preserve"> </w:t>
      </w:r>
      <w:r w:rsidR="005F5160">
        <w:rPr>
          <w:lang w:val="en-US"/>
        </w:rPr>
        <w:t>on average</w:t>
      </w:r>
      <w:r w:rsidR="00BF0227">
        <w:rPr>
          <w:lang w:val="en-US"/>
        </w:rPr>
        <w:t xml:space="preserve">. </w:t>
      </w:r>
      <w:r w:rsidR="00FF38D7">
        <w:rPr>
          <w:lang w:val="en-US"/>
        </w:rPr>
        <w:t xml:space="preserve">Such a correlation between age and SCr </w:t>
      </w:r>
      <w:r w:rsidR="00822A1B">
        <w:rPr>
          <w:lang w:val="en-US"/>
        </w:rPr>
        <w:t xml:space="preserve">is </w:t>
      </w:r>
      <w:r w:rsidR="00BD4FB8">
        <w:rPr>
          <w:lang w:val="en-US"/>
        </w:rPr>
        <w:t>considered</w:t>
      </w:r>
      <w:r w:rsidR="005B0185" w:rsidRPr="005B0185">
        <w:rPr>
          <w:lang w:val="en-US"/>
        </w:rPr>
        <w:t xml:space="preserve"> by</w:t>
      </w:r>
      <w:r w:rsidR="007911A5">
        <w:rPr>
          <w:lang w:val="en-US"/>
        </w:rPr>
        <w:t xml:space="preserve"> </w:t>
      </w:r>
      <w:r w:rsidR="00E74ADF">
        <w:rPr>
          <w:lang w:val="en-US"/>
        </w:rPr>
        <w:t>n</w:t>
      </w:r>
      <w:r w:rsidR="001478C5">
        <w:rPr>
          <w:lang w:val="en-US"/>
        </w:rPr>
        <w:t>either</w:t>
      </w:r>
      <w:r w:rsidR="001478C5" w:rsidRPr="005B0185">
        <w:rPr>
          <w:lang w:val="en-US"/>
        </w:rPr>
        <w:t xml:space="preserve"> </w:t>
      </w:r>
      <w:r w:rsidR="005B0185" w:rsidRPr="005B0185">
        <w:rPr>
          <w:lang w:val="en-US"/>
        </w:rPr>
        <w:t>imputation.</w:t>
      </w:r>
      <w:r w:rsidR="00E07BF8">
        <w:rPr>
          <w:lang w:val="en-US"/>
        </w:rPr>
        <w:t xml:space="preserve"> </w:t>
      </w:r>
      <w:r w:rsidR="0080000A">
        <w:rPr>
          <w:lang w:val="en-US"/>
        </w:rPr>
        <w:t xml:space="preserve">Only </w:t>
      </w:r>
      <w:r w:rsidR="00DA3120">
        <w:rPr>
          <w:lang w:val="en-US"/>
        </w:rPr>
        <w:t>the</w:t>
      </w:r>
      <w:r w:rsidR="0080000A">
        <w:rPr>
          <w:lang w:val="en-US"/>
        </w:rPr>
        <w:t xml:space="preserve"> mean</w:t>
      </w:r>
      <w:r w:rsidR="00755CF9">
        <w:rPr>
          <w:lang w:val="en-US"/>
        </w:rPr>
        <w:t xml:space="preserve"> or median</w:t>
      </w:r>
      <w:r w:rsidR="0080000A">
        <w:rPr>
          <w:lang w:val="en-US"/>
        </w:rPr>
        <w:t xml:space="preserve"> </w:t>
      </w:r>
      <w:r w:rsidR="00050502">
        <w:rPr>
          <w:lang w:val="en-US"/>
        </w:rPr>
        <w:t xml:space="preserve">of the marginal distribution of </w:t>
      </w:r>
      <w:r w:rsidR="008A2DBF">
        <w:rPr>
          <w:lang w:val="en-US"/>
        </w:rPr>
        <w:t>SCr</w:t>
      </w:r>
      <w:r w:rsidR="001F758D">
        <w:rPr>
          <w:lang w:val="en-US"/>
        </w:rPr>
        <w:t xml:space="preserve"> is preserved</w:t>
      </w:r>
      <w:r w:rsidR="0080000A">
        <w:rPr>
          <w:lang w:val="en-US"/>
        </w:rPr>
        <w:t xml:space="preserve"> in this case</w:t>
      </w:r>
      <w:r w:rsidR="00C8476B">
        <w:rPr>
          <w:lang w:val="en-US"/>
        </w:rPr>
        <w:t xml:space="preserve">, which is unbiased </w:t>
      </w:r>
      <w:r w:rsidR="00FA52FD">
        <w:rPr>
          <w:lang w:val="en-US"/>
        </w:rPr>
        <w:t>only in the case of MCAR</w:t>
      </w:r>
      <w:r w:rsidR="00C82F44">
        <w:rPr>
          <w:lang w:val="en-US"/>
        </w:rPr>
        <w:t>.</w:t>
      </w:r>
      <w:r w:rsidR="004A71F1">
        <w:rPr>
          <w:lang w:val="en-US"/>
        </w:rPr>
        <w:fldChar w:fldCharType="begin"/>
      </w:r>
      <w:r w:rsidR="004866FE">
        <w:rPr>
          <w:lang w:val="en-US"/>
        </w:rPr>
        <w:instrText xml:space="preserve"> ADDIN EN.CITE &lt;EndNote&gt;&lt;Cite&gt;&lt;Author&gt;van Buuren&lt;/Author&gt;&lt;Year&gt;2011&lt;/Year&gt;&lt;RecNum&gt;75&lt;/RecNum&gt;&lt;DisplayText&gt;&lt;style face="superscript"&gt;17&lt;/style&gt;&lt;/DisplayText&gt;&lt;record&gt;&lt;rec-number&gt;75&lt;/rec-number&gt;&lt;foreign-keys&gt;&lt;key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4A71F1">
        <w:rPr>
          <w:lang w:val="en-US"/>
        </w:rPr>
        <w:fldChar w:fldCharType="separate"/>
      </w:r>
      <w:r w:rsidR="004866FE" w:rsidRPr="004866FE">
        <w:rPr>
          <w:noProof/>
          <w:vertAlign w:val="superscript"/>
          <w:lang w:val="en-US"/>
        </w:rPr>
        <w:t>17</w:t>
      </w:r>
      <w:r w:rsidR="004A71F1">
        <w:rPr>
          <w:lang w:val="en-US"/>
        </w:rPr>
        <w:fldChar w:fldCharType="end"/>
      </w:r>
      <w:r w:rsidR="00C82F44">
        <w:rPr>
          <w:lang w:val="en-US"/>
        </w:rPr>
        <w:t xml:space="preserve"> </w:t>
      </w:r>
      <w:r w:rsidR="00917801">
        <w:rPr>
          <w:lang w:val="en-US"/>
        </w:rPr>
        <w:t xml:space="preserve">This </w:t>
      </w:r>
      <w:r w:rsidR="002F2FB0">
        <w:rPr>
          <w:lang w:val="en-US"/>
        </w:rPr>
        <w:t>approach</w:t>
      </w:r>
      <w:r w:rsidR="00917801">
        <w:rPr>
          <w:lang w:val="en-US"/>
        </w:rPr>
        <w:t xml:space="preserve"> is generally recognized as </w:t>
      </w:r>
      <w:r w:rsidR="002F2FB0">
        <w:rPr>
          <w:lang w:val="en-US"/>
        </w:rPr>
        <w:t>doing more harm than good</w:t>
      </w:r>
      <w:r w:rsidR="008F7DB8">
        <w:rPr>
          <w:lang w:val="en-US"/>
        </w:rPr>
        <w:t>. A</w:t>
      </w:r>
      <w:r w:rsidR="000A697D">
        <w:rPr>
          <w:lang w:val="en-US"/>
        </w:rPr>
        <w:t>t best</w:t>
      </w:r>
      <w:r w:rsidR="008F7DB8">
        <w:rPr>
          <w:lang w:val="en-US"/>
        </w:rPr>
        <w:t>, it</w:t>
      </w:r>
      <w:r w:rsidR="000A697D">
        <w:rPr>
          <w:lang w:val="en-US"/>
        </w:rPr>
        <w:t xml:space="preserve"> </w:t>
      </w:r>
      <w:r w:rsidR="0073701A" w:rsidRPr="0073701A">
        <w:rPr>
          <w:lang w:val="en-US"/>
        </w:rPr>
        <w:t>contributes no additional information</w:t>
      </w:r>
      <w:r w:rsidR="00724417" w:rsidRPr="00724417">
        <w:t xml:space="preserve"> </w:t>
      </w:r>
      <w:r w:rsidR="00724417" w:rsidRPr="00724417">
        <w:rPr>
          <w:lang w:val="en-US"/>
        </w:rPr>
        <w:t>when the missing data is minimal (</w:t>
      </w:r>
      <w:r w:rsidR="00ED2FC6">
        <w:rPr>
          <w:lang w:val="en-US"/>
        </w:rPr>
        <w:t>less than</w:t>
      </w:r>
      <w:r w:rsidR="00ED2FC6" w:rsidRPr="00724417">
        <w:rPr>
          <w:lang w:val="en-US"/>
        </w:rPr>
        <w:t xml:space="preserve"> </w:t>
      </w:r>
      <w:r w:rsidR="00724417" w:rsidRPr="00724417">
        <w:rPr>
          <w:lang w:val="en-US"/>
        </w:rPr>
        <w:t>a few percent)</w:t>
      </w:r>
      <w:r w:rsidR="00ED255A">
        <w:rPr>
          <w:lang w:val="en-US"/>
        </w:rPr>
        <w:t>.</w:t>
      </w:r>
      <w:r w:rsidR="005F0A29">
        <w:rPr>
          <w:lang w:val="en-US"/>
        </w:rPr>
        <w:fldChar w:fldCharType="begin"/>
      </w:r>
      <w:r w:rsidR="00C127C8">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5F0A29">
        <w:rPr>
          <w:lang w:val="en-US"/>
        </w:rPr>
        <w:fldChar w:fldCharType="separate"/>
      </w:r>
      <w:r w:rsidR="00C127C8" w:rsidRPr="00C127C8">
        <w:rPr>
          <w:noProof/>
          <w:vertAlign w:val="superscript"/>
          <w:lang w:val="en-US"/>
        </w:rPr>
        <w:t>6</w:t>
      </w:r>
      <w:r w:rsidR="005F0A29">
        <w:rPr>
          <w:lang w:val="en-US"/>
        </w:rPr>
        <w:fldChar w:fldCharType="end"/>
      </w:r>
    </w:p>
    <w:p w14:paraId="121E8F71" w14:textId="4401CFAC" w:rsidR="00622DC4" w:rsidRDefault="009A63AB" w:rsidP="00044836">
      <w:pPr>
        <w:rPr>
          <w:lang w:val="en-US"/>
        </w:rPr>
      </w:pPr>
      <w:r>
        <w:rPr>
          <w:lang w:val="en-US"/>
        </w:rPr>
        <w:t>O</w:t>
      </w:r>
      <w:r w:rsidR="00FF4188">
        <w:rPr>
          <w:lang w:val="en-US"/>
        </w:rPr>
        <w:t xml:space="preserve">ther </w:t>
      </w:r>
      <w:r w:rsidR="00977ACC">
        <w:rPr>
          <w:lang w:val="en-US"/>
        </w:rPr>
        <w:t>SI method</w:t>
      </w:r>
      <w:r>
        <w:rPr>
          <w:lang w:val="en-US"/>
        </w:rPr>
        <w:t>s</w:t>
      </w:r>
      <w:r w:rsidR="00412A33">
        <w:rPr>
          <w:lang w:val="en-US"/>
        </w:rPr>
        <w:t xml:space="preserve"> </w:t>
      </w:r>
      <w:r w:rsidR="00CB6D72">
        <w:rPr>
          <w:lang w:val="en-US"/>
        </w:rPr>
        <w:t xml:space="preserve">very commonly used </w:t>
      </w:r>
      <w:r w:rsidR="00412A33">
        <w:rPr>
          <w:lang w:val="en-US"/>
        </w:rPr>
        <w:t xml:space="preserve">in pharmacometrics </w:t>
      </w:r>
      <w:r>
        <w:rPr>
          <w:lang w:val="en-US"/>
        </w:rPr>
        <w:t>are</w:t>
      </w:r>
      <w:r w:rsidR="00977ACC">
        <w:rPr>
          <w:lang w:val="en-US"/>
        </w:rPr>
        <w:t xml:space="preserve"> </w:t>
      </w:r>
      <w:r w:rsidR="00965EBB">
        <w:rPr>
          <w:lang w:val="en-US"/>
        </w:rPr>
        <w:t xml:space="preserve">the </w:t>
      </w:r>
      <w:r w:rsidR="0086786D">
        <w:rPr>
          <w:lang w:val="en-US"/>
        </w:rPr>
        <w:t>last observation carried forward (</w:t>
      </w:r>
      <w:r w:rsidR="00977ACC">
        <w:rPr>
          <w:lang w:val="en-US"/>
        </w:rPr>
        <w:t>LOCF</w:t>
      </w:r>
      <w:r w:rsidR="0086786D">
        <w:rPr>
          <w:lang w:val="en-US"/>
        </w:rPr>
        <w:t>)</w:t>
      </w:r>
      <w:r>
        <w:rPr>
          <w:lang w:val="en-US"/>
        </w:rPr>
        <w:t xml:space="preserve"> and</w:t>
      </w:r>
      <w:r w:rsidR="0086786D">
        <w:rPr>
          <w:lang w:val="en-US"/>
        </w:rPr>
        <w:t xml:space="preserve"> </w:t>
      </w:r>
      <w:r w:rsidR="00965EBB">
        <w:rPr>
          <w:lang w:val="en-US"/>
        </w:rPr>
        <w:t xml:space="preserve">the </w:t>
      </w:r>
      <w:r w:rsidR="0086786D">
        <w:rPr>
          <w:lang w:val="en-US"/>
        </w:rPr>
        <w:t>next observation carried backward</w:t>
      </w:r>
      <w:r>
        <w:rPr>
          <w:lang w:val="en-US"/>
        </w:rPr>
        <w:t xml:space="preserve"> </w:t>
      </w:r>
      <w:r w:rsidR="0086786D">
        <w:rPr>
          <w:lang w:val="en-US"/>
        </w:rPr>
        <w:t>(</w:t>
      </w:r>
      <w:r>
        <w:rPr>
          <w:lang w:val="en-US"/>
        </w:rPr>
        <w:t>NOCB</w:t>
      </w:r>
      <w:r w:rsidR="0086786D">
        <w:rPr>
          <w:lang w:val="en-US"/>
        </w:rPr>
        <w:t>)</w:t>
      </w:r>
      <w:r w:rsidR="00977ACC">
        <w:rPr>
          <w:lang w:val="en-US"/>
        </w:rPr>
        <w:t>,</w:t>
      </w:r>
      <w:r w:rsidR="002C2D57">
        <w:rPr>
          <w:lang w:val="en-US"/>
        </w:rPr>
        <w:t xml:space="preserve"> </w:t>
      </w:r>
      <w:r w:rsidR="0018359A">
        <w:rPr>
          <w:lang w:val="en-US"/>
        </w:rPr>
        <w:t>where</w:t>
      </w:r>
      <w:r w:rsidR="002C2D57">
        <w:rPr>
          <w:lang w:val="en-US"/>
        </w:rPr>
        <w:t xml:space="preserve"> </w:t>
      </w:r>
      <w:r w:rsidR="0013279C">
        <w:rPr>
          <w:lang w:val="en-US"/>
        </w:rPr>
        <w:t xml:space="preserve">the </w:t>
      </w:r>
      <w:r w:rsidR="0089301D">
        <w:rPr>
          <w:lang w:val="en-US"/>
        </w:rPr>
        <w:t>closest</w:t>
      </w:r>
      <w:r w:rsidR="005311F2">
        <w:rPr>
          <w:lang w:val="en-US"/>
        </w:rPr>
        <w:t xml:space="preserve"> available </w:t>
      </w:r>
      <w:r w:rsidR="0013279C">
        <w:rPr>
          <w:lang w:val="en-US"/>
        </w:rPr>
        <w:t>observed</w:t>
      </w:r>
      <w:r w:rsidR="00DE554B">
        <w:rPr>
          <w:lang w:val="en-US"/>
        </w:rPr>
        <w:t xml:space="preserve"> covariate</w:t>
      </w:r>
      <w:r w:rsidR="0013279C">
        <w:rPr>
          <w:lang w:val="en-US"/>
        </w:rPr>
        <w:t xml:space="preserve"> value </w:t>
      </w:r>
      <w:r w:rsidR="0025062C">
        <w:rPr>
          <w:lang w:val="en-US"/>
        </w:rPr>
        <w:t xml:space="preserve">is taken </w:t>
      </w:r>
      <w:r w:rsidR="0089301D">
        <w:rPr>
          <w:lang w:val="en-US"/>
        </w:rPr>
        <w:t>forward or backward</w:t>
      </w:r>
      <w:r w:rsidR="005153C1">
        <w:rPr>
          <w:lang w:val="en-US"/>
        </w:rPr>
        <w:t xml:space="preserve"> to</w:t>
      </w:r>
      <w:r w:rsidR="0025062C">
        <w:rPr>
          <w:lang w:val="en-US"/>
        </w:rPr>
        <w:t xml:space="preserve"> </w:t>
      </w:r>
      <w:r w:rsidR="005153C1">
        <w:rPr>
          <w:lang w:val="en-US"/>
        </w:rPr>
        <w:t xml:space="preserve">fill the holes in the dataset </w:t>
      </w:r>
      <w:r w:rsidR="0025062C">
        <w:rPr>
          <w:lang w:val="en-US"/>
        </w:rPr>
        <w:t xml:space="preserve">for </w:t>
      </w:r>
      <w:r w:rsidR="005311F2">
        <w:rPr>
          <w:lang w:val="en-US"/>
        </w:rPr>
        <w:t>that subject</w:t>
      </w:r>
      <w:r w:rsidR="0025062C">
        <w:rPr>
          <w:lang w:val="en-US"/>
        </w:rPr>
        <w:t>.</w:t>
      </w:r>
      <w:r w:rsidR="00392072">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392072">
        <w:rPr>
          <w:lang w:val="en-US"/>
        </w:rPr>
        <w:fldChar w:fldCharType="separate"/>
      </w:r>
      <w:r w:rsidR="00C127C8" w:rsidRPr="00C127C8">
        <w:rPr>
          <w:noProof/>
          <w:vertAlign w:val="superscript"/>
          <w:lang w:val="en-US"/>
        </w:rPr>
        <w:t>8</w:t>
      </w:r>
      <w:r w:rsidR="00392072">
        <w:rPr>
          <w:lang w:val="en-US"/>
        </w:rPr>
        <w:fldChar w:fldCharType="end"/>
      </w:r>
      <w:r w:rsidR="0025062C">
        <w:rPr>
          <w:lang w:val="en-US"/>
        </w:rPr>
        <w:t xml:space="preserve"> </w:t>
      </w:r>
      <w:r w:rsidR="004662B3">
        <w:rPr>
          <w:lang w:val="en-US"/>
        </w:rPr>
        <w:t xml:space="preserve">LOCF </w:t>
      </w:r>
      <w:r w:rsidR="005153C1">
        <w:rPr>
          <w:lang w:val="en-US"/>
        </w:rPr>
        <w:t>and NOCB</w:t>
      </w:r>
      <w:r w:rsidR="004662B3">
        <w:rPr>
          <w:lang w:val="en-US"/>
        </w:rPr>
        <w:t xml:space="preserve"> </w:t>
      </w:r>
      <w:r w:rsidR="005153C1">
        <w:rPr>
          <w:lang w:val="en-US"/>
        </w:rPr>
        <w:t>are</w:t>
      </w:r>
      <w:r w:rsidR="004662B3">
        <w:rPr>
          <w:lang w:val="en-US"/>
        </w:rPr>
        <w:t xml:space="preserve"> </w:t>
      </w:r>
      <w:r w:rsidR="00AA58C2">
        <w:rPr>
          <w:lang w:val="en-US"/>
        </w:rPr>
        <w:t>commonly</w:t>
      </w:r>
      <w:r w:rsidR="004662B3">
        <w:rPr>
          <w:lang w:val="en-US"/>
        </w:rPr>
        <w:t xml:space="preserve"> </w:t>
      </w:r>
      <w:r w:rsidR="00BB1981">
        <w:rPr>
          <w:lang w:val="en-US"/>
        </w:rPr>
        <w:t xml:space="preserve">applied for </w:t>
      </w:r>
      <w:r w:rsidR="00500A26">
        <w:rPr>
          <w:lang w:val="en-US"/>
        </w:rPr>
        <w:t xml:space="preserve">imputing </w:t>
      </w:r>
      <w:r w:rsidR="00BB1981">
        <w:rPr>
          <w:lang w:val="en-US"/>
        </w:rPr>
        <w:t>time-varying covariates</w:t>
      </w:r>
      <w:r w:rsidR="00ED255A">
        <w:rPr>
          <w:lang w:val="en-US"/>
        </w:rPr>
        <w:t xml:space="preserve"> </w:t>
      </w:r>
      <w:r w:rsidR="00925BAC">
        <w:rPr>
          <w:lang w:val="en-US"/>
        </w:rPr>
        <w:t xml:space="preserve">for subjects </w:t>
      </w:r>
      <w:r w:rsidR="00292981">
        <w:rPr>
          <w:lang w:val="en-US"/>
        </w:rPr>
        <w:t xml:space="preserve">with </w:t>
      </w:r>
      <w:r w:rsidR="0018359A">
        <w:rPr>
          <w:lang w:val="en-US"/>
        </w:rPr>
        <w:t xml:space="preserve">at </w:t>
      </w:r>
      <w:r w:rsidR="00292981">
        <w:rPr>
          <w:lang w:val="en-US"/>
        </w:rPr>
        <w:t>least one covariate observation available</w:t>
      </w:r>
      <w:r w:rsidR="00423FBD">
        <w:rPr>
          <w:lang w:val="en-US"/>
        </w:rPr>
        <w:t>.</w:t>
      </w:r>
      <w:r w:rsidR="00D25B26">
        <w:rPr>
          <w:lang w:val="en-US"/>
        </w:rPr>
        <w:fldChar w:fldCharType="begin"/>
      </w:r>
      <w:r w:rsidR="00C127C8">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D25B26">
        <w:rPr>
          <w:lang w:val="en-US"/>
        </w:rPr>
        <w:fldChar w:fldCharType="separate"/>
      </w:r>
      <w:r w:rsidR="00C127C8" w:rsidRPr="00C127C8">
        <w:rPr>
          <w:noProof/>
          <w:vertAlign w:val="superscript"/>
          <w:lang w:val="en-US"/>
        </w:rPr>
        <w:t>6</w:t>
      </w:r>
      <w:r w:rsidR="00D25B26">
        <w:rPr>
          <w:lang w:val="en-US"/>
        </w:rPr>
        <w:fldChar w:fldCharType="end"/>
      </w:r>
      <w:r w:rsidR="00046614">
        <w:rPr>
          <w:lang w:val="en-US"/>
        </w:rPr>
        <w:t xml:space="preserve"> For example,</w:t>
      </w:r>
      <w:r w:rsidR="00D003D9">
        <w:rPr>
          <w:lang w:val="en-US"/>
        </w:rPr>
        <w:t xml:space="preserve"> </w:t>
      </w:r>
      <w:r w:rsidR="00046614">
        <w:rPr>
          <w:lang w:val="en-US"/>
        </w:rPr>
        <w:t xml:space="preserve">suppose </w:t>
      </w:r>
      <w:r w:rsidR="002F3286">
        <w:rPr>
          <w:lang w:val="en-US"/>
        </w:rPr>
        <w:t>that</w:t>
      </w:r>
      <w:r w:rsidR="003C4C18">
        <w:rPr>
          <w:lang w:val="en-US"/>
        </w:rPr>
        <w:t xml:space="preserve"> </w:t>
      </w:r>
      <w:r w:rsidR="00D93A24">
        <w:rPr>
          <w:lang w:val="en-US"/>
        </w:rPr>
        <w:t xml:space="preserve">SCr was </w:t>
      </w:r>
      <w:r w:rsidR="00564DA9">
        <w:rPr>
          <w:lang w:val="en-US"/>
        </w:rPr>
        <w:t>measured</w:t>
      </w:r>
      <w:r w:rsidR="00D93A24">
        <w:rPr>
          <w:lang w:val="en-US"/>
        </w:rPr>
        <w:t xml:space="preserve"> only on day</w:t>
      </w:r>
      <w:r w:rsidR="00702C5C">
        <w:rPr>
          <w:lang w:val="en-US"/>
        </w:rPr>
        <w:t>s</w:t>
      </w:r>
      <w:r w:rsidR="00D93A24">
        <w:rPr>
          <w:lang w:val="en-US"/>
        </w:rPr>
        <w:t xml:space="preserve"> 1 and 7</w:t>
      </w:r>
      <w:r w:rsidR="00702C5C">
        <w:rPr>
          <w:lang w:val="en-US"/>
        </w:rPr>
        <w:t>, while</w:t>
      </w:r>
      <w:r w:rsidR="0094606A">
        <w:rPr>
          <w:lang w:val="en-US"/>
        </w:rPr>
        <w:t xml:space="preserve"> </w:t>
      </w:r>
      <w:r w:rsidR="00487A69">
        <w:rPr>
          <w:lang w:val="en-US"/>
        </w:rPr>
        <w:t xml:space="preserve">PK </w:t>
      </w:r>
      <w:r w:rsidR="0094606A">
        <w:rPr>
          <w:lang w:val="en-US"/>
        </w:rPr>
        <w:t xml:space="preserve">samples were collected </w:t>
      </w:r>
      <w:r w:rsidR="00FF4AB6">
        <w:rPr>
          <w:lang w:val="en-US"/>
        </w:rPr>
        <w:t>daily</w:t>
      </w:r>
      <w:r w:rsidR="0094606A">
        <w:rPr>
          <w:lang w:val="en-US"/>
        </w:rPr>
        <w:t>.</w:t>
      </w:r>
      <w:r w:rsidR="00645656">
        <w:rPr>
          <w:lang w:val="en-US"/>
        </w:rPr>
        <w:t xml:space="preserve"> </w:t>
      </w:r>
      <w:r w:rsidR="00240655">
        <w:rPr>
          <w:lang w:val="en-US"/>
        </w:rPr>
        <w:t xml:space="preserve">Hence, there is no SCr concentration available </w:t>
      </w:r>
      <w:r w:rsidR="00922F87">
        <w:rPr>
          <w:lang w:val="en-US"/>
        </w:rPr>
        <w:t xml:space="preserve">on </w:t>
      </w:r>
      <w:r w:rsidR="00240655">
        <w:rPr>
          <w:lang w:val="en-US"/>
        </w:rPr>
        <w:t>days 3</w:t>
      </w:r>
      <w:r w:rsidR="00257832">
        <w:rPr>
          <w:lang w:val="en-US"/>
        </w:rPr>
        <w:t xml:space="preserve"> to </w:t>
      </w:r>
      <w:r w:rsidR="00240655">
        <w:rPr>
          <w:lang w:val="en-US"/>
        </w:rPr>
        <w:t>6</w:t>
      </w:r>
      <w:r w:rsidR="00AF1DA0">
        <w:rPr>
          <w:lang w:val="en-US"/>
        </w:rPr>
        <w:t xml:space="preserve">. </w:t>
      </w:r>
      <w:r w:rsidR="002728FF">
        <w:rPr>
          <w:lang w:val="en-US"/>
        </w:rPr>
        <w:t>LOCF</w:t>
      </w:r>
      <w:r w:rsidR="001E43F8">
        <w:rPr>
          <w:lang w:val="en-US"/>
        </w:rPr>
        <w:t xml:space="preserve"> and NOCB mean that</w:t>
      </w:r>
      <w:r w:rsidR="007E1636">
        <w:rPr>
          <w:lang w:val="en-US"/>
        </w:rPr>
        <w:t xml:space="preserve"> </w:t>
      </w:r>
      <w:r w:rsidR="008F3E43">
        <w:rPr>
          <w:lang w:val="en-US"/>
        </w:rPr>
        <w:t xml:space="preserve">the SCr concentration </w:t>
      </w:r>
      <w:r w:rsidR="00B3398B">
        <w:rPr>
          <w:lang w:val="en-US"/>
        </w:rPr>
        <w:t xml:space="preserve">on </w:t>
      </w:r>
      <w:r w:rsidR="0033291C">
        <w:rPr>
          <w:lang w:val="en-US"/>
        </w:rPr>
        <w:t>days 3</w:t>
      </w:r>
      <w:r w:rsidR="002728FF">
        <w:rPr>
          <w:lang w:val="en-US"/>
        </w:rPr>
        <w:t xml:space="preserve"> to </w:t>
      </w:r>
      <w:r w:rsidR="0033291C">
        <w:rPr>
          <w:lang w:val="en-US"/>
        </w:rPr>
        <w:t xml:space="preserve">6 </w:t>
      </w:r>
      <w:r w:rsidR="002728FF">
        <w:rPr>
          <w:lang w:val="en-US"/>
        </w:rPr>
        <w:t>is</w:t>
      </w:r>
      <w:r w:rsidR="00F1483A">
        <w:rPr>
          <w:lang w:val="en-US"/>
        </w:rPr>
        <w:t xml:space="preserve"> set to the concentration on day 1</w:t>
      </w:r>
      <w:r w:rsidR="001E43F8">
        <w:rPr>
          <w:lang w:val="en-US"/>
        </w:rPr>
        <w:t xml:space="preserve"> and day 7, respectivel</w:t>
      </w:r>
      <w:r w:rsidR="007C4EAE">
        <w:rPr>
          <w:lang w:val="en-US"/>
        </w:rPr>
        <w:t>y</w:t>
      </w:r>
      <w:r w:rsidR="001E43F8">
        <w:rPr>
          <w:lang w:val="en-US"/>
        </w:rPr>
        <w:t>.</w:t>
      </w:r>
      <w:r w:rsidR="00F1483A">
        <w:rPr>
          <w:lang w:val="en-US"/>
        </w:rPr>
        <w:t xml:space="preserve"> </w:t>
      </w:r>
      <w:r w:rsidR="007C4EAE">
        <w:rPr>
          <w:lang w:val="en-US"/>
        </w:rPr>
        <w:t>Consequently</w:t>
      </w:r>
      <w:r w:rsidR="00567F4C" w:rsidRPr="00567F4C">
        <w:rPr>
          <w:lang w:val="en-US"/>
        </w:rPr>
        <w:t xml:space="preserve">, it is assumed that the covariate remains </w:t>
      </w:r>
      <w:r w:rsidR="000A1F5A">
        <w:rPr>
          <w:lang w:val="en-US"/>
        </w:rPr>
        <w:t>unchanged</w:t>
      </w:r>
      <w:r w:rsidR="000A1F5A" w:rsidRPr="00567F4C">
        <w:rPr>
          <w:lang w:val="en-US"/>
        </w:rPr>
        <w:t xml:space="preserve"> </w:t>
      </w:r>
      <w:r w:rsidR="00567F4C" w:rsidRPr="00567F4C">
        <w:rPr>
          <w:lang w:val="en-US"/>
        </w:rPr>
        <w:t>over time</w:t>
      </w:r>
      <w:r w:rsidR="00796505">
        <w:rPr>
          <w:lang w:val="en-US"/>
        </w:rPr>
        <w:t xml:space="preserve">, </w:t>
      </w:r>
      <w:r w:rsidR="00557AB4">
        <w:rPr>
          <w:lang w:val="en-US"/>
        </w:rPr>
        <w:t xml:space="preserve">risking an </w:t>
      </w:r>
      <w:r w:rsidR="00796505">
        <w:rPr>
          <w:lang w:val="en-US"/>
        </w:rPr>
        <w:t>artificial reduc</w:t>
      </w:r>
      <w:r w:rsidR="00557AB4">
        <w:rPr>
          <w:lang w:val="en-US"/>
        </w:rPr>
        <w:t>tion of</w:t>
      </w:r>
      <w:r w:rsidR="00796505">
        <w:rPr>
          <w:lang w:val="en-US"/>
        </w:rPr>
        <w:t xml:space="preserve"> the variability</w:t>
      </w:r>
      <w:r w:rsidR="00C33D90" w:rsidRPr="00C33D90">
        <w:rPr>
          <w:lang w:val="en-US"/>
        </w:rPr>
        <w:t>.</w:t>
      </w:r>
      <w:r w:rsidR="00B350C0">
        <w:rPr>
          <w:lang w:val="en-US"/>
        </w:rPr>
        <w:fldChar w:fldCharType="begin"/>
      </w:r>
      <w:r w:rsidR="00C127C8">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B350C0">
        <w:rPr>
          <w:lang w:val="en-US"/>
        </w:rPr>
        <w:fldChar w:fldCharType="separate"/>
      </w:r>
      <w:r w:rsidR="00C127C8" w:rsidRPr="00C127C8">
        <w:rPr>
          <w:noProof/>
          <w:vertAlign w:val="superscript"/>
          <w:lang w:val="en-US"/>
        </w:rPr>
        <w:t>6</w:t>
      </w:r>
      <w:r w:rsidR="00B350C0">
        <w:rPr>
          <w:lang w:val="en-US"/>
        </w:rPr>
        <w:fldChar w:fldCharType="end"/>
      </w:r>
      <w:r w:rsidR="00301338">
        <w:rPr>
          <w:lang w:val="en-US"/>
        </w:rPr>
        <w:t xml:space="preserve"> </w:t>
      </w:r>
      <w:r>
        <w:rPr>
          <w:lang w:val="en-US"/>
        </w:rPr>
        <w:t>NOCB</w:t>
      </w:r>
      <w:r w:rsidR="007A52C4">
        <w:rPr>
          <w:lang w:val="en-US"/>
        </w:rPr>
        <w:t xml:space="preserve"> is the default </w:t>
      </w:r>
      <w:r w:rsidR="003117C7">
        <w:rPr>
          <w:lang w:val="en-US"/>
        </w:rPr>
        <w:t>in</w:t>
      </w:r>
      <w:r w:rsidR="007A52C4">
        <w:rPr>
          <w:lang w:val="en-US"/>
        </w:rPr>
        <w:t xml:space="preserve"> NONMEM us</w:t>
      </w:r>
      <w:r w:rsidR="00562C0B">
        <w:rPr>
          <w:lang w:val="en-US"/>
        </w:rPr>
        <w:t>ed</w:t>
      </w:r>
      <w:r w:rsidR="007A52C4">
        <w:rPr>
          <w:lang w:val="en-US"/>
        </w:rPr>
        <w:t xml:space="preserve"> to interpolate </w:t>
      </w:r>
      <w:r w:rsidR="0082198F">
        <w:rPr>
          <w:lang w:val="en-US"/>
        </w:rPr>
        <w:t>covariate value</w:t>
      </w:r>
      <w:r w:rsidR="00211E9B">
        <w:rPr>
          <w:lang w:val="en-US"/>
        </w:rPr>
        <w:t>s</w:t>
      </w:r>
      <w:r w:rsidR="0082198F">
        <w:rPr>
          <w:lang w:val="en-US"/>
        </w:rPr>
        <w:t xml:space="preserve"> </w:t>
      </w:r>
      <w:r w:rsidR="00773DF0">
        <w:rPr>
          <w:lang w:val="en-US"/>
        </w:rPr>
        <w:t xml:space="preserve">within </w:t>
      </w:r>
      <w:r w:rsidR="00FA3551">
        <w:rPr>
          <w:lang w:val="en-US"/>
        </w:rPr>
        <w:t>the interval between observations</w:t>
      </w:r>
      <w:r w:rsidR="007A52C4">
        <w:rPr>
          <w:lang w:val="en-US"/>
        </w:rPr>
        <w:t>.</w:t>
      </w:r>
      <w:r w:rsidR="000B4BE3">
        <w:rPr>
          <w:lang w:val="en-US"/>
        </w:rPr>
        <w:fldChar w:fldCharType="begin"/>
      </w:r>
      <w:r w:rsidR="004866FE">
        <w:rPr>
          <w:lang w:val="en-US"/>
        </w:rPr>
        <w:instrText xml:space="preserve"> ADDIN EN.CITE &lt;EndNote&gt;&lt;Cite&gt;&lt;Author&gt;Upton&lt;/Author&gt;&lt;Year&gt;2013&lt;/Year&gt;&lt;RecNum&gt;17&lt;/RecNum&gt;&lt;DisplayText&gt;&lt;style face="superscript"&gt;18&lt;/style&gt;&lt;/DisplayText&gt;&lt;record&gt;&lt;rec-number&gt;17&lt;/rec-number&gt;&lt;foreign-keys&gt;&lt;key app="EN" db-id="ss92raaewt9rt0e55p6pe9ah5fa2r9tvxxwp" timestamp="1704121527"&gt;17&lt;/key&gt;&lt;/foreign-keys&gt;&lt;ref-type name="Conference Paper"&gt;47&lt;/ref-type&gt;&lt;contributors&gt;&lt;authors&gt;&lt;author&gt;Upton, R.&lt;/author&gt;&lt;author&gt;Mould, D.&lt;/author&gt;&lt;/authors&gt;&lt;/contributors&gt;&lt;titles&gt;&lt;title&gt;Investigations of the representation of covariate changes in NONMEM&lt;/title&gt;&lt;secondary-title&gt;PAGANZ&lt;/secondary-title&gt;&lt;/titles&gt;&lt;dates&gt;&lt;year&gt;2013&lt;/year&gt;&lt;/dates&gt;&lt;pub-location&gt;Brisbane, Australia&lt;/pub-location&gt;&lt;urls&gt;&lt;related-urls&gt;&lt;url&gt;https://www.paganz.org/abstracts/investigations-of-the-representation-of-covariate-changes-in-nonmem/&lt;/url&gt;&lt;/related-urls&gt;&lt;/urls&gt;&lt;/record&gt;&lt;/Cite&gt;&lt;/EndNote&gt;</w:instrText>
      </w:r>
      <w:r w:rsidR="000B4BE3">
        <w:rPr>
          <w:lang w:val="en-US"/>
        </w:rPr>
        <w:fldChar w:fldCharType="separate"/>
      </w:r>
      <w:r w:rsidR="004866FE" w:rsidRPr="004866FE">
        <w:rPr>
          <w:noProof/>
          <w:vertAlign w:val="superscript"/>
          <w:lang w:val="en-US"/>
        </w:rPr>
        <w:t>18</w:t>
      </w:r>
      <w:r w:rsidR="000B4BE3">
        <w:rPr>
          <w:lang w:val="en-US"/>
        </w:rPr>
        <w:fldChar w:fldCharType="end"/>
      </w:r>
      <w:r w:rsidR="007A52C4">
        <w:rPr>
          <w:lang w:val="en-US"/>
        </w:rPr>
        <w:t xml:space="preserve"> </w:t>
      </w:r>
      <w:r w:rsidR="001330BD">
        <w:rPr>
          <w:lang w:val="en-US"/>
        </w:rPr>
        <w:t>Similar to mean</w:t>
      </w:r>
      <w:r w:rsidR="00574699">
        <w:rPr>
          <w:lang w:val="en-US"/>
        </w:rPr>
        <w:t xml:space="preserve"> or median</w:t>
      </w:r>
      <w:r w:rsidR="001330BD">
        <w:rPr>
          <w:lang w:val="en-US"/>
        </w:rPr>
        <w:t xml:space="preserve"> </w:t>
      </w:r>
      <w:r w:rsidR="00B061E5">
        <w:rPr>
          <w:lang w:val="en-US"/>
        </w:rPr>
        <w:t>imputation</w:t>
      </w:r>
      <w:r w:rsidR="001330BD">
        <w:rPr>
          <w:lang w:val="en-US"/>
        </w:rPr>
        <w:t>,</w:t>
      </w:r>
      <w:r w:rsidR="00B061E5">
        <w:rPr>
          <w:lang w:val="en-US"/>
        </w:rPr>
        <w:t xml:space="preserve"> </w:t>
      </w:r>
      <w:r w:rsidR="00FC6932">
        <w:rPr>
          <w:lang w:val="en-US"/>
        </w:rPr>
        <w:t>LOCF</w:t>
      </w:r>
      <w:r w:rsidR="00574699">
        <w:rPr>
          <w:lang w:val="en-US"/>
        </w:rPr>
        <w:t xml:space="preserve"> and NOCB</w:t>
      </w:r>
      <w:r w:rsidR="00FC6932">
        <w:rPr>
          <w:lang w:val="en-US"/>
        </w:rPr>
        <w:t xml:space="preserve"> yield implausible imputations as </w:t>
      </w:r>
      <w:r w:rsidR="006C57FF">
        <w:rPr>
          <w:lang w:val="en-US"/>
        </w:rPr>
        <w:t xml:space="preserve">both methods </w:t>
      </w:r>
      <w:r w:rsidR="00FC6932">
        <w:rPr>
          <w:lang w:val="en-US"/>
        </w:rPr>
        <w:t xml:space="preserve">ignore </w:t>
      </w:r>
      <w:r w:rsidR="00334C87">
        <w:rPr>
          <w:lang w:val="en-US"/>
        </w:rPr>
        <w:t xml:space="preserve">the time-varying nature of </w:t>
      </w:r>
      <w:r w:rsidR="00A70987">
        <w:rPr>
          <w:lang w:val="en-US"/>
        </w:rPr>
        <w:t>the covariates</w:t>
      </w:r>
      <w:r w:rsidR="007567EA">
        <w:rPr>
          <w:lang w:val="en-US"/>
        </w:rPr>
        <w:t>,</w:t>
      </w:r>
      <w:r w:rsidR="00451761">
        <w:rPr>
          <w:lang w:val="en-US"/>
        </w:rPr>
        <w:t xml:space="preserve"> which is problematic</w:t>
      </w:r>
      <w:r w:rsidR="007567EA">
        <w:rPr>
          <w:lang w:val="en-US"/>
        </w:rPr>
        <w:t xml:space="preserve"> unless </w:t>
      </w:r>
      <w:r w:rsidR="005A627A">
        <w:rPr>
          <w:lang w:val="en-US"/>
        </w:rPr>
        <w:t>there is evidence that</w:t>
      </w:r>
      <w:r w:rsidR="007567EA">
        <w:rPr>
          <w:lang w:val="en-US"/>
        </w:rPr>
        <w:t xml:space="preserve"> they are </w:t>
      </w:r>
      <w:r w:rsidR="009D5F50">
        <w:rPr>
          <w:lang w:val="en-US"/>
        </w:rPr>
        <w:t>constant within a certain time interval</w:t>
      </w:r>
      <w:r w:rsidR="00A70987">
        <w:rPr>
          <w:lang w:val="en-US"/>
        </w:rPr>
        <w:t>.</w:t>
      </w:r>
      <w:r w:rsidR="00CF419C">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CF419C">
        <w:rPr>
          <w:lang w:val="en-US"/>
        </w:rPr>
        <w:fldChar w:fldCharType="separate"/>
      </w:r>
      <w:r w:rsidR="00C127C8" w:rsidRPr="00C127C8">
        <w:rPr>
          <w:noProof/>
          <w:vertAlign w:val="superscript"/>
          <w:lang w:val="en-US"/>
        </w:rPr>
        <w:t>8</w:t>
      </w:r>
      <w:r w:rsidR="00CF419C">
        <w:rPr>
          <w:lang w:val="en-US"/>
        </w:rPr>
        <w:fldChar w:fldCharType="end"/>
      </w:r>
      <w:r w:rsidR="005573B0">
        <w:rPr>
          <w:lang w:val="en-US"/>
        </w:rPr>
        <w:t xml:space="preserve"> </w:t>
      </w:r>
      <w:r w:rsidR="00E8633B">
        <w:rPr>
          <w:lang w:val="en-US"/>
        </w:rPr>
        <w:t>Consequently, LO</w:t>
      </w:r>
      <w:r w:rsidR="00571394">
        <w:rPr>
          <w:lang w:val="en-US"/>
        </w:rPr>
        <w:t xml:space="preserve">CF </w:t>
      </w:r>
      <w:r w:rsidR="00626407">
        <w:rPr>
          <w:lang w:val="en-US"/>
        </w:rPr>
        <w:t>yields</w:t>
      </w:r>
      <w:r w:rsidR="00465913">
        <w:rPr>
          <w:lang w:val="en-US"/>
        </w:rPr>
        <w:t xml:space="preserve"> bias</w:t>
      </w:r>
      <w:r w:rsidR="00D33EDA">
        <w:rPr>
          <w:lang w:val="en-US"/>
        </w:rPr>
        <w:t xml:space="preserve"> in both directions for all parameter estimates</w:t>
      </w:r>
      <w:r w:rsidR="001D55A7">
        <w:rPr>
          <w:lang w:val="en-US"/>
        </w:rPr>
        <w:t xml:space="preserve"> even </w:t>
      </w:r>
      <w:r w:rsidR="00484153">
        <w:rPr>
          <w:lang w:val="en-US"/>
        </w:rPr>
        <w:t>under MCAR.</w:t>
      </w:r>
      <w:r w:rsidR="006D6509">
        <w:rPr>
          <w:lang w:val="en-US"/>
        </w:rPr>
        <w:fldChar w:fldCharType="begin"/>
      </w:r>
      <w:r w:rsidR="00C127C8">
        <w:rPr>
          <w:lang w:val="en-US"/>
        </w:rPr>
        <w:instrText xml:space="preserve"> ADDIN EN.CITE &lt;EndNote&gt;&lt;Cite&gt;&lt;Author&gt;Pedersen&lt;/Author&gt;&lt;Year&gt;2017&lt;/Year&gt;&lt;RecNum&gt;11&lt;/RecNum&gt;&lt;DisplayText&gt;&lt;style face="superscript"&gt;13&lt;/style&gt;&lt;/DisplayText&gt;&lt;record&gt;&lt;rec-number&gt;11&lt;/rec-number&gt;&lt;foreign-keys&gt;&lt;key app="EN" db-id="ss92raaewt9rt0e55p6pe9ah5fa2r9tvxxwp" timestamp="1703171412"&gt;11&lt;/key&gt;&lt;/foreign-keys&gt;&lt;ref-type name="Journal Article"&gt;17&lt;/ref-type&gt;&lt;contributors&gt;&lt;authors&gt;&lt;author&gt;Pedersen, A. B.&lt;/author&gt;&lt;author&gt;Mikkelsen, E. M.&lt;/author&gt;&lt;author&gt;Cronin-Fenton, D.&lt;/author&gt;&lt;author&gt;Kristensen, N. R.&lt;/author&gt;&lt;author&gt;Pham, T. M.&lt;/author&gt;&lt;author&gt;Pedersen, L.&lt;/author&gt;&lt;author&gt;Petersen, I.&lt;/author&gt;&lt;/authors&gt;&lt;/contributors&gt;&lt;auth-address&gt;Department of Clinical Epidemiology, Aarhus University Hospital, Aarhus N, Denmark.&amp;#xD;Department of Primary Care and Population Health, University College London, London, UK.&amp;#xD;Department of Clinical Epidemiology, Aarhus University Hospital, Aarhus N, Denmark; Department of Primary Care and Population Health, University College London, London, UK.&lt;/auth-address&gt;&lt;titles&gt;&lt;title&gt;Missing data and multiple imputation in clinical epidemiological research&lt;/title&gt;&lt;secondary-title&gt;Clin Epidemiol&lt;/secondary-title&gt;&lt;/titles&gt;&lt;periodical&gt;&lt;full-title&gt;Clin Epidemiol&lt;/full-title&gt;&lt;/periodical&gt;&lt;pages&gt;157-166&lt;/pages&gt;&lt;volume&gt;9&lt;/volume&gt;&lt;edition&gt;20170315&lt;/edition&gt;&lt;keywords&gt;&lt;keyword&gt;Mar&lt;/keyword&gt;&lt;keyword&gt;Mcar&lt;/keyword&gt;&lt;keyword&gt;Mnar&lt;/keyword&gt;&lt;keyword&gt;missing data&lt;/keyword&gt;&lt;keyword&gt;multiple imputation&lt;/keyword&gt;&lt;keyword&gt;observational study&lt;/keyword&gt;&lt;/keywords&gt;&lt;dates&gt;&lt;year&gt;2017&lt;/year&gt;&lt;/dates&gt;&lt;isbn&gt;1179-1349 (Print)&amp;#xD;1179-1349&lt;/isbn&gt;&lt;accession-num&gt;28352203&lt;/accession-num&gt;&lt;urls&gt;&lt;/urls&gt;&lt;custom1&gt;Disclosure The authors report no conflicts of interest in this work.&lt;/custom1&gt;&lt;custom2&gt;PMC5358992&lt;/custom2&gt;&lt;electronic-resource-num&gt;10.2147/clep.S129785&lt;/electronic-resource-num&gt;&lt;remote-database-provider&gt;NLM&lt;/remote-database-provider&gt;&lt;language&gt;eng&lt;/language&gt;&lt;/record&gt;&lt;/Cite&gt;&lt;/EndNote&gt;</w:instrText>
      </w:r>
      <w:r w:rsidR="006D6509">
        <w:rPr>
          <w:lang w:val="en-US"/>
        </w:rPr>
        <w:fldChar w:fldCharType="separate"/>
      </w:r>
      <w:r w:rsidR="00C127C8" w:rsidRPr="00C127C8">
        <w:rPr>
          <w:noProof/>
          <w:vertAlign w:val="superscript"/>
          <w:lang w:val="en-US"/>
        </w:rPr>
        <w:t>13</w:t>
      </w:r>
      <w:r w:rsidR="006D6509">
        <w:rPr>
          <w:lang w:val="en-US"/>
        </w:rPr>
        <w:fldChar w:fldCharType="end"/>
      </w:r>
    </w:p>
    <w:p w14:paraId="7398CECC" w14:textId="19EFEEBA" w:rsidR="00983EE1" w:rsidRPr="002B0F3D" w:rsidRDefault="0062283D" w:rsidP="00044836">
      <w:pPr>
        <w:rPr>
          <w:rFonts w:eastAsiaTheme="majorEastAsia" w:cstheme="majorBidi"/>
          <w:b/>
          <w:szCs w:val="26"/>
          <w:lang w:val="en-US"/>
        </w:rPr>
      </w:pPr>
      <w:r>
        <w:rPr>
          <w:lang w:val="en-US"/>
        </w:rPr>
        <w:lastRenderedPageBreak/>
        <w:t>T</w:t>
      </w:r>
      <w:r w:rsidR="00471B1B" w:rsidRPr="00471B1B">
        <w:rPr>
          <w:lang w:val="en-US"/>
        </w:rPr>
        <w:t>he</w:t>
      </w:r>
      <w:r w:rsidR="00E2479B">
        <w:rPr>
          <w:lang w:val="en-US"/>
        </w:rPr>
        <w:t xml:space="preserve"> </w:t>
      </w:r>
      <w:r w:rsidR="007C5195">
        <w:rPr>
          <w:lang w:val="en-US"/>
        </w:rPr>
        <w:t>SI</w:t>
      </w:r>
      <w:r w:rsidR="00471B1B" w:rsidRPr="00471B1B">
        <w:rPr>
          <w:lang w:val="en-US"/>
        </w:rPr>
        <w:t xml:space="preserve"> techniques discussed are still widely used in pharmacometrics due to their ease of implementation and convenience in communication </w:t>
      </w:r>
      <w:r w:rsidR="006C21BB">
        <w:rPr>
          <w:lang w:val="en-US"/>
        </w:rPr>
        <w:t>with</w:t>
      </w:r>
      <w:r w:rsidR="00471B1B" w:rsidRPr="00471B1B">
        <w:rPr>
          <w:lang w:val="en-US"/>
        </w:rPr>
        <w:t xml:space="preserve"> non-modelers.</w:t>
      </w:r>
      <w:r w:rsidR="00AA7EB5">
        <w:rPr>
          <w:lang w:val="en-US"/>
        </w:rPr>
        <w:fldChar w:fldCharType="begin"/>
      </w:r>
      <w:r w:rsidR="00C127C8">
        <w:rPr>
          <w:lang w:val="en-US"/>
        </w:rPr>
        <w:instrText xml:space="preserve"> ADDIN EN.CITE &lt;EndNote&gt;&lt;Cite&gt;&lt;Author&gt;Bonate&lt;/Author&gt;&lt;Year&gt;2011&lt;/Year&gt;&lt;RecNum&gt;73&lt;/RecNum&gt;&lt;DisplayText&gt;&lt;style face="superscript"&gt;6&lt;/style&gt;&lt;/DisplayText&gt;&lt;record&gt;&lt;rec-number&gt;73&lt;/rec-number&gt;&lt;foreign-keys&gt;&lt;key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AA7EB5">
        <w:rPr>
          <w:lang w:val="en-US"/>
        </w:rPr>
        <w:fldChar w:fldCharType="separate"/>
      </w:r>
      <w:r w:rsidR="00C127C8" w:rsidRPr="00C127C8">
        <w:rPr>
          <w:noProof/>
          <w:vertAlign w:val="superscript"/>
          <w:lang w:val="en-US"/>
        </w:rPr>
        <w:t>6</w:t>
      </w:r>
      <w:r w:rsidR="00AA7EB5">
        <w:rPr>
          <w:lang w:val="en-US"/>
        </w:rPr>
        <w:fldChar w:fldCharType="end"/>
      </w:r>
      <w:r w:rsidR="00471B1B" w:rsidRPr="00471B1B">
        <w:rPr>
          <w:lang w:val="en-US"/>
        </w:rPr>
        <w:t xml:space="preserve"> However,</w:t>
      </w:r>
      <w:r w:rsidR="00AB3E48">
        <w:rPr>
          <w:lang w:val="en-US"/>
        </w:rPr>
        <w:t xml:space="preserve"> as explained before,</w:t>
      </w:r>
      <w:r w:rsidR="00471B1B" w:rsidRPr="00471B1B">
        <w:rPr>
          <w:lang w:val="en-US"/>
        </w:rPr>
        <w:t xml:space="preserve"> they share common flaw</w:t>
      </w:r>
      <w:r w:rsidR="009A0F7C">
        <w:rPr>
          <w:lang w:val="en-US"/>
        </w:rPr>
        <w:t>s</w:t>
      </w:r>
      <w:r w:rsidR="00471B1B" w:rsidRPr="00471B1B">
        <w:rPr>
          <w:lang w:val="en-US"/>
        </w:rPr>
        <w:t xml:space="preserve"> </w:t>
      </w:r>
      <w:r w:rsidR="0001605A">
        <w:rPr>
          <w:lang w:val="en-US"/>
        </w:rPr>
        <w:t>of</w:t>
      </w:r>
      <w:r w:rsidR="00471B1B" w:rsidRPr="00471B1B">
        <w:rPr>
          <w:lang w:val="en-US"/>
        </w:rPr>
        <w:t xml:space="preserve"> not considering the uncertainty in the estimate of the imputed value</w:t>
      </w:r>
      <w:r w:rsidR="006F53CB">
        <w:rPr>
          <w:lang w:val="en-US"/>
        </w:rPr>
        <w:t xml:space="preserve"> and being likely to result in bias</w:t>
      </w:r>
      <w:r w:rsidR="00471B1B" w:rsidRPr="00471B1B">
        <w:rPr>
          <w:lang w:val="en-US"/>
        </w:rPr>
        <w:t>.</w:t>
      </w:r>
      <w:r w:rsidR="00C84099">
        <w:rPr>
          <w:lang w:val="en-US"/>
        </w:rPr>
        <w:fldChar w:fldCharType="begin"/>
      </w:r>
      <w:r w:rsidR="00C127C8">
        <w:rPr>
          <w:lang w:val="en-US"/>
        </w:rPr>
        <w:instrText xml:space="preserve"> ADDIN EN.CITE &lt;EndNote&gt;&lt;Cite&gt;&lt;Author&gt;Bonate&lt;/Author&gt;&lt;Year&gt;2011&lt;/Year&gt;&lt;RecNum&gt;73&lt;/RecNum&gt;&lt;DisplayText&gt;&lt;style face="superscript"&gt;6, 8&lt;/style&gt;&lt;/DisplayText&gt;&lt;record&gt;&lt;rec-number&gt;73&lt;/rec-number&gt;&lt;foreign-keys&gt;&lt;key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Cite&gt;&lt;Author&gt;van Buuren&lt;/Author&gt;&lt;Year&gt;2018&lt;/Year&gt;&lt;RecNum&gt;74&lt;/RecNum&gt;&lt;record&gt;&lt;rec-number&gt;74&lt;/rec-number&gt;&lt;foreign-keys&gt;&lt;key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C84099">
        <w:rPr>
          <w:lang w:val="en-US"/>
        </w:rPr>
        <w:fldChar w:fldCharType="separate"/>
      </w:r>
      <w:r w:rsidR="00C127C8" w:rsidRPr="00C127C8">
        <w:rPr>
          <w:noProof/>
          <w:vertAlign w:val="superscript"/>
          <w:lang w:val="en-US"/>
        </w:rPr>
        <w:t>6, 8</w:t>
      </w:r>
      <w:r w:rsidR="00C84099">
        <w:rPr>
          <w:lang w:val="en-US"/>
        </w:rPr>
        <w:fldChar w:fldCharType="end"/>
      </w:r>
      <w:r w:rsidR="004F2FFE">
        <w:rPr>
          <w:lang w:val="en-US"/>
        </w:rPr>
        <w:t xml:space="preserve"> </w:t>
      </w:r>
      <w:r w:rsidR="00052A57">
        <w:rPr>
          <w:lang w:val="en-US"/>
        </w:rPr>
        <w:t>In fact, SI is shown to result in serious</w:t>
      </w:r>
      <w:r w:rsidR="00A41BC4">
        <w:rPr>
          <w:lang w:val="en-US"/>
        </w:rPr>
        <w:t>ly</w:t>
      </w:r>
      <w:r w:rsidR="00052A57">
        <w:rPr>
          <w:lang w:val="en-US"/>
        </w:rPr>
        <w:t xml:space="preserve"> biased</w:t>
      </w:r>
      <w:r w:rsidR="00BB355E">
        <w:rPr>
          <w:lang w:val="en-US"/>
        </w:rPr>
        <w:t xml:space="preserve"> and </w:t>
      </w:r>
      <w:r w:rsidR="00156112">
        <w:rPr>
          <w:lang w:val="en-US"/>
        </w:rPr>
        <w:t>imprecise</w:t>
      </w:r>
      <w:r w:rsidR="00471B1B" w:rsidRPr="00471B1B">
        <w:rPr>
          <w:lang w:val="en-US"/>
        </w:rPr>
        <w:t xml:space="preserve"> </w:t>
      </w:r>
      <w:r w:rsidR="00A41BC4">
        <w:rPr>
          <w:lang w:val="en-US"/>
        </w:rPr>
        <w:t xml:space="preserve">parameter estimates </w:t>
      </w:r>
      <w:r w:rsidR="00202A76">
        <w:rPr>
          <w:lang w:val="en-US"/>
        </w:rPr>
        <w:t xml:space="preserve">when utilized to handle missing </w:t>
      </w:r>
      <w:r w:rsidR="00753EC0">
        <w:rPr>
          <w:lang w:val="en-US"/>
        </w:rPr>
        <w:t xml:space="preserve">covariates </w:t>
      </w:r>
      <w:r w:rsidR="00202A76">
        <w:rPr>
          <w:lang w:val="en-US"/>
        </w:rPr>
        <w:t xml:space="preserve">in </w:t>
      </w:r>
      <w:r w:rsidR="00F054D3">
        <w:rPr>
          <w:lang w:val="en-US"/>
        </w:rPr>
        <w:t>popPK</w:t>
      </w:r>
      <w:r w:rsidR="00EF041D">
        <w:rPr>
          <w:lang w:val="en-US"/>
        </w:rPr>
        <w:t xml:space="preserve"> modeling</w:t>
      </w:r>
      <w:r w:rsidR="004F2FFE">
        <w:rPr>
          <w:lang w:val="en-US"/>
        </w:rPr>
        <w:t>.</w:t>
      </w:r>
      <w:r w:rsidR="006C3DCF">
        <w:rPr>
          <w:lang w:val="en-US"/>
        </w:rPr>
        <w:fldChar w:fldCharType="begin"/>
      </w:r>
      <w:r w:rsidR="00AA0305">
        <w:rPr>
          <w:lang w:val="en-US"/>
        </w:rPr>
        <w:instrText xml:space="preserve"> ADDIN EN.CITE &lt;EndNote&gt;&lt;Cite&gt;&lt;Author&gt;Johansson Å&lt;/Author&gt;&lt;Year&gt;2013&lt;/Year&gt;&lt;RecNum&gt;72&lt;/RecNum&gt;&lt;DisplayText&gt;&lt;style face="superscript"&gt;2&lt;/style&gt;&lt;/DisplayText&gt;&lt;record&gt;&lt;rec-number&gt;72&lt;/rec-number&gt;&lt;foreign-keys&gt;&lt;key app="EN" db-id="ss92raaewt9rt0e55p6pe9ah5fa2r9tvxxwp" timestamp="1728917924"&gt;72&lt;/key&gt;&lt;/foreign-keys&gt;&lt;ref-type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j&lt;/full-title&gt;&lt;abbr-1&gt;AAPS J&lt;/abbr-1&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6C3DCF">
        <w:rPr>
          <w:lang w:val="en-US"/>
        </w:rPr>
        <w:fldChar w:fldCharType="separate"/>
      </w:r>
      <w:r w:rsidR="00D22A1E" w:rsidRPr="00D22A1E">
        <w:rPr>
          <w:noProof/>
          <w:vertAlign w:val="superscript"/>
          <w:lang w:val="en-US"/>
        </w:rPr>
        <w:t>2</w:t>
      </w:r>
      <w:r w:rsidR="006C3DCF">
        <w:rPr>
          <w:lang w:val="en-US"/>
        </w:rPr>
        <w:fldChar w:fldCharType="end"/>
      </w:r>
      <w:r w:rsidR="004F4B72">
        <w:rPr>
          <w:lang w:val="en-US"/>
        </w:rPr>
        <w:t xml:space="preserve"> </w:t>
      </w:r>
      <w:r w:rsidR="00471B1B" w:rsidRPr="00471B1B">
        <w:rPr>
          <w:lang w:val="en-US"/>
        </w:rPr>
        <w:t>It is</w:t>
      </w:r>
      <w:r w:rsidR="006C06C7">
        <w:rPr>
          <w:lang w:val="en-US"/>
        </w:rPr>
        <w:t xml:space="preserve"> thus</w:t>
      </w:r>
      <w:r w:rsidR="00471B1B" w:rsidRPr="00471B1B">
        <w:rPr>
          <w:lang w:val="en-US"/>
        </w:rPr>
        <w:t xml:space="preserve"> crucial for pharmacometricians to challenge the status quo and adopt methods that address </w:t>
      </w:r>
      <w:r w:rsidR="00D03ED8">
        <w:rPr>
          <w:lang w:val="en-US"/>
        </w:rPr>
        <w:t>the</w:t>
      </w:r>
      <w:r w:rsidR="006C3DCF">
        <w:rPr>
          <w:lang w:val="en-US"/>
        </w:rPr>
        <w:t>se</w:t>
      </w:r>
      <w:r w:rsidR="00D03ED8">
        <w:rPr>
          <w:lang w:val="en-US"/>
        </w:rPr>
        <w:t xml:space="preserve"> limitation</w:t>
      </w:r>
      <w:r w:rsidR="006C3DCF">
        <w:rPr>
          <w:lang w:val="en-US"/>
        </w:rPr>
        <w:t>s of SI</w:t>
      </w:r>
      <w:r w:rsidR="00471B1B" w:rsidRPr="00471B1B">
        <w:rPr>
          <w:lang w:val="en-US"/>
        </w:rPr>
        <w:t xml:space="preserve">. One such method is </w:t>
      </w:r>
      <w:r w:rsidR="009F5F5C">
        <w:rPr>
          <w:lang w:val="en-US"/>
        </w:rPr>
        <w:t>MI</w:t>
      </w:r>
      <w:r w:rsidR="00471B1B" w:rsidRPr="00471B1B">
        <w:rPr>
          <w:lang w:val="en-US"/>
        </w:rPr>
        <w:t>, which will be explored in detail below.</w:t>
      </w:r>
      <w:r w:rsidR="00983EE1" w:rsidRPr="002B0F3D">
        <w:rPr>
          <w:lang w:val="en-US"/>
        </w:rPr>
        <w:br w:type="page"/>
      </w:r>
    </w:p>
    <w:p w14:paraId="6EA83929" w14:textId="712D1FF5" w:rsidR="00B77182" w:rsidRPr="0066591C" w:rsidRDefault="008377A8" w:rsidP="00C6043A">
      <w:pPr>
        <w:pStyle w:val="Heading1"/>
        <w:rPr>
          <w:b/>
          <w:lang w:val="en-US"/>
        </w:rPr>
      </w:pPr>
      <w:r>
        <w:rPr>
          <w:bCs/>
          <w:lang w:val="en-US"/>
        </w:rPr>
        <w:lastRenderedPageBreak/>
        <w:t>MULTIPLE IMPUTATION</w:t>
      </w:r>
      <w:r w:rsidR="00561871" w:rsidRPr="0066591C">
        <w:rPr>
          <w:lang w:val="en-US"/>
        </w:rPr>
        <w:t xml:space="preserve"> </w:t>
      </w:r>
      <w:r>
        <w:rPr>
          <w:bCs/>
          <w:lang w:val="en-US"/>
        </w:rPr>
        <w:t>OF</w:t>
      </w:r>
      <w:r w:rsidRPr="0066591C">
        <w:rPr>
          <w:bCs/>
          <w:lang w:val="en-US"/>
        </w:rPr>
        <w:t xml:space="preserve"> </w:t>
      </w:r>
      <w:r>
        <w:rPr>
          <w:bCs/>
          <w:lang w:val="en-US"/>
        </w:rPr>
        <w:t>MISSING COVARIATE DATA</w:t>
      </w:r>
    </w:p>
    <w:p w14:paraId="5529CE37" w14:textId="7EFCBE59" w:rsidR="00315632" w:rsidRDefault="008C1B9E" w:rsidP="00D0292A">
      <w:pPr>
        <w:rPr>
          <w:lang w:val="en-US"/>
        </w:rPr>
      </w:pPr>
      <w:r>
        <w:rPr>
          <w:lang w:val="en-US"/>
        </w:rPr>
        <w:t>MI was</w:t>
      </w:r>
      <w:r w:rsidR="00EE092E">
        <w:rPr>
          <w:lang w:val="en-US"/>
        </w:rPr>
        <w:t xml:space="preserve"> first</w:t>
      </w:r>
      <w:r>
        <w:rPr>
          <w:lang w:val="en-US"/>
        </w:rPr>
        <w:t xml:space="preserve"> </w:t>
      </w:r>
      <w:r w:rsidR="003F56FA">
        <w:rPr>
          <w:lang w:val="en-US"/>
        </w:rPr>
        <w:t>pr</w:t>
      </w:r>
      <w:r w:rsidR="00823C73">
        <w:rPr>
          <w:lang w:val="en-US"/>
        </w:rPr>
        <w:t>esented by Rubin</w:t>
      </w:r>
      <w:r w:rsidR="003F56FA">
        <w:rPr>
          <w:lang w:val="en-US"/>
        </w:rPr>
        <w:t xml:space="preserve"> </w:t>
      </w:r>
      <w:r>
        <w:rPr>
          <w:lang w:val="en-US"/>
        </w:rPr>
        <w:t xml:space="preserve">in </w:t>
      </w:r>
      <w:r w:rsidR="00823C73">
        <w:rPr>
          <w:lang w:val="en-US"/>
        </w:rPr>
        <w:t xml:space="preserve">the late </w:t>
      </w:r>
      <w:r w:rsidR="00857B71">
        <w:rPr>
          <w:lang w:val="en-US"/>
        </w:rPr>
        <w:t>197</w:t>
      </w:r>
      <w:r w:rsidR="00E82183">
        <w:rPr>
          <w:lang w:val="en-US"/>
        </w:rPr>
        <w:t>0</w:t>
      </w:r>
      <w:r w:rsidR="00823C73">
        <w:rPr>
          <w:lang w:val="en-US"/>
        </w:rPr>
        <w:t>s</w:t>
      </w:r>
      <w:r w:rsidR="00E82183">
        <w:rPr>
          <w:lang w:val="en-US"/>
        </w:rPr>
        <w:t xml:space="preserve"> as a tool</w:t>
      </w:r>
      <w:r w:rsidR="008E7DEE">
        <w:rPr>
          <w:lang w:val="en-US"/>
        </w:rPr>
        <w:t xml:space="preserve"> </w:t>
      </w:r>
      <w:r w:rsidR="0013551B">
        <w:rPr>
          <w:lang w:val="en-US"/>
        </w:rPr>
        <w:t xml:space="preserve">to </w:t>
      </w:r>
      <w:r w:rsidR="00842C27">
        <w:rPr>
          <w:lang w:val="en-US"/>
        </w:rPr>
        <w:t>overcome</w:t>
      </w:r>
      <w:r w:rsidR="0013551B">
        <w:rPr>
          <w:lang w:val="en-US"/>
        </w:rPr>
        <w:t xml:space="preserve"> the limitations of </w:t>
      </w:r>
      <w:r w:rsidR="00BC63A0">
        <w:rPr>
          <w:lang w:val="en-US"/>
        </w:rPr>
        <w:t>the conventional missing data handling methods.</w:t>
      </w:r>
      <w:r w:rsidR="00842C27">
        <w:rPr>
          <w:lang w:val="en-US"/>
        </w:rPr>
        <w:fldChar w:fldCharType="begin"/>
      </w:r>
      <w:r w:rsidR="004866FE">
        <w:rPr>
          <w:lang w:val="en-US"/>
        </w:rPr>
        <w:instrText xml:space="preserve"> ADDIN EN.CITE &lt;EndNote&gt;&lt;Cite&gt;&lt;Author&gt;Scheuren&lt;/Author&gt;&lt;Year&gt;2005&lt;/Year&gt;&lt;RecNum&gt;14&lt;/RecNum&gt;&lt;DisplayText&gt;&lt;style face="superscript"&gt;19&lt;/style&gt;&lt;/DisplayText&gt;&lt;record&gt;&lt;rec-number&gt;14&lt;/rec-number&gt;&lt;foreign-keys&gt;&lt;key app="EN" db-id="ss92raaewt9rt0e55p6pe9ah5fa2r9tvxxwp" timestamp="1703249466"&gt;14&lt;/key&gt;&lt;/foreign-keys&gt;&lt;ref-type name="Journal Article"&gt;17&lt;/ref-type&gt;&lt;contributors&gt;&lt;authors&gt;&lt;author&gt;Scheuren, Fritz&lt;/author&gt;&lt;/authors&gt;&lt;/contributors&gt;&lt;titles&gt;&lt;title&gt;Multiple Imputation: How It Began and Continues&lt;/title&gt;&lt;secondary-title&gt;The American Statistician&lt;/secondary-title&gt;&lt;/titles&gt;&lt;periodical&gt;&lt;full-title&gt;The American Statistician&lt;/full-title&gt;&lt;/periodical&gt;&lt;pages&gt;315-319&lt;/pages&gt;&lt;volume&gt;59&lt;/volume&gt;&lt;number&gt;4&lt;/number&gt;&lt;dates&gt;&lt;year&gt;2005&lt;/year&gt;&lt;/dates&gt;&lt;publisher&gt;[American Statistical Association, Taylor &amp;amp; Francis, Ltd.]&lt;/publisher&gt;&lt;isbn&gt;00031305&lt;/isbn&gt;&lt;urls&gt;&lt;related-urls&gt;&lt;url&gt;http://www.jstor.org/stable/27643702&lt;/url&gt;&lt;/related-urls&gt;&lt;/urls&gt;&lt;custom1&gt;Full publication date: Nov., 2005&lt;/custom1&gt;&lt;remote-database-name&gt;JSTOR&lt;/remote-database-name&gt;&lt;access-date&gt;2023/12/22/&lt;/access-date&gt;&lt;/record&gt;&lt;/Cite&gt;&lt;/EndNote&gt;</w:instrText>
      </w:r>
      <w:r w:rsidR="00842C27">
        <w:rPr>
          <w:lang w:val="en-US"/>
        </w:rPr>
        <w:fldChar w:fldCharType="separate"/>
      </w:r>
      <w:r w:rsidR="004866FE" w:rsidRPr="004866FE">
        <w:rPr>
          <w:noProof/>
          <w:vertAlign w:val="superscript"/>
          <w:lang w:val="en-US"/>
        </w:rPr>
        <w:t>19</w:t>
      </w:r>
      <w:r w:rsidR="00842C27">
        <w:rPr>
          <w:lang w:val="en-US"/>
        </w:rPr>
        <w:fldChar w:fldCharType="end"/>
      </w:r>
      <w:r w:rsidR="00B83CAA">
        <w:rPr>
          <w:lang w:val="en-US"/>
        </w:rPr>
        <w:t xml:space="preserve"> </w:t>
      </w:r>
      <w:r w:rsidR="00003951">
        <w:rPr>
          <w:lang w:val="en-US"/>
        </w:rPr>
        <w:t>S</w:t>
      </w:r>
      <w:r w:rsidR="005F0BDD">
        <w:rPr>
          <w:lang w:val="en-US"/>
        </w:rPr>
        <w:t xml:space="preserve">pecifically, it solves the problem of </w:t>
      </w:r>
      <w:r w:rsidR="00EB02A1">
        <w:rPr>
          <w:lang w:val="en-US"/>
        </w:rPr>
        <w:t>shrunk</w:t>
      </w:r>
      <w:r w:rsidR="003B030C">
        <w:rPr>
          <w:lang w:val="en-US"/>
        </w:rPr>
        <w:t xml:space="preserve"> standard errors</w:t>
      </w:r>
      <w:r w:rsidR="00D223BF">
        <w:rPr>
          <w:lang w:val="en-US"/>
        </w:rPr>
        <w:t xml:space="preserve"> due to overly confident SI.</w:t>
      </w:r>
      <w:r w:rsidR="00CB687B">
        <w:rPr>
          <w:lang w:val="en-US"/>
        </w:rPr>
        <w:fldChar w:fldCharType="begin"/>
      </w:r>
      <w:r w:rsidR="00C127C8">
        <w:rPr>
          <w:lang w:val="en-US"/>
        </w:rPr>
        <w:instrText xml:space="preserve"> ADDIN EN.CITE &lt;EndNote&gt;&lt;Cite&gt;&lt;Author&gt;Bonate&lt;/Author&gt;&lt;Year&gt;2011&lt;/Year&gt;&lt;RecNum&gt;73&lt;/RecNum&gt;&lt;DisplayText&gt;&lt;style face="superscript"&gt;6, 8&lt;/style&gt;&lt;/DisplayText&gt;&lt;record&gt;&lt;rec-number&gt;73&lt;/rec-number&gt;&lt;foreign-keys&gt;&lt;key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Cite&gt;&lt;Author&gt;van Buuren&lt;/Author&gt;&lt;Year&gt;2018&lt;/Year&gt;&lt;RecNum&gt;74&lt;/RecNum&gt;&lt;record&gt;&lt;rec-number&gt;74&lt;/rec-number&gt;&lt;foreign-keys&gt;&lt;key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CB687B">
        <w:rPr>
          <w:lang w:val="en-US"/>
        </w:rPr>
        <w:fldChar w:fldCharType="separate"/>
      </w:r>
      <w:r w:rsidR="00C127C8" w:rsidRPr="00C127C8">
        <w:rPr>
          <w:noProof/>
          <w:vertAlign w:val="superscript"/>
          <w:lang w:val="en-US"/>
        </w:rPr>
        <w:t>6, 8</w:t>
      </w:r>
      <w:r w:rsidR="00CB687B">
        <w:rPr>
          <w:lang w:val="en-US"/>
        </w:rPr>
        <w:fldChar w:fldCharType="end"/>
      </w:r>
      <w:r w:rsidR="00843729">
        <w:rPr>
          <w:lang w:val="en-US"/>
        </w:rPr>
        <w:t xml:space="preserve"> </w:t>
      </w:r>
      <w:r w:rsidR="00925C23">
        <w:rPr>
          <w:lang w:val="en-US"/>
        </w:rPr>
        <w:t xml:space="preserve">The concept of MI is based on replacing each missing value with </w:t>
      </w:r>
      <w:r w:rsidR="00843729">
        <w:rPr>
          <w:lang w:val="en-US"/>
        </w:rPr>
        <w:t xml:space="preserve">multiple </w:t>
      </w:r>
      <w:r w:rsidR="00D1077F">
        <w:rPr>
          <w:lang w:val="en-US"/>
        </w:rPr>
        <w:t xml:space="preserve">plausible values </w:t>
      </w:r>
      <w:r w:rsidR="00925C23">
        <w:rPr>
          <w:lang w:val="en-US"/>
        </w:rPr>
        <w:t xml:space="preserve"> – instead of a single</w:t>
      </w:r>
      <w:r w:rsidR="00BA4797">
        <w:rPr>
          <w:lang w:val="en-US"/>
        </w:rPr>
        <w:t xml:space="preserve"> value</w:t>
      </w:r>
      <w:r w:rsidR="00925C23">
        <w:rPr>
          <w:lang w:val="en-US"/>
        </w:rPr>
        <w:t xml:space="preserve"> –, </w:t>
      </w:r>
      <w:r w:rsidR="00FB2830">
        <w:rPr>
          <w:lang w:val="en-US"/>
        </w:rPr>
        <w:t>t</w:t>
      </w:r>
      <w:r w:rsidR="00925C23">
        <w:rPr>
          <w:lang w:val="en-US"/>
        </w:rPr>
        <w:t>hereby</w:t>
      </w:r>
      <w:r w:rsidR="00FB2830">
        <w:rPr>
          <w:lang w:val="en-US"/>
        </w:rPr>
        <w:t xml:space="preserve"> </w:t>
      </w:r>
      <w:r w:rsidR="0068141E">
        <w:rPr>
          <w:lang w:val="en-US"/>
        </w:rPr>
        <w:t>reflect</w:t>
      </w:r>
      <w:r w:rsidR="00925C23">
        <w:rPr>
          <w:lang w:val="en-US"/>
        </w:rPr>
        <w:t>ing</w:t>
      </w:r>
      <w:r w:rsidR="00FB2830">
        <w:rPr>
          <w:lang w:val="en-US"/>
        </w:rPr>
        <w:t xml:space="preserve"> the uncertainty </w:t>
      </w:r>
      <w:r w:rsidR="00FA5F6C">
        <w:rPr>
          <w:lang w:val="en-US"/>
        </w:rPr>
        <w:t>about</w:t>
      </w:r>
      <w:r w:rsidR="003E784A">
        <w:rPr>
          <w:lang w:val="en-US"/>
        </w:rPr>
        <w:t xml:space="preserve"> the missing data</w:t>
      </w:r>
      <w:r w:rsidR="00FB2830">
        <w:rPr>
          <w:lang w:val="en-US"/>
        </w:rPr>
        <w:t>.</w:t>
      </w:r>
      <w:r w:rsidR="009233A7">
        <w:rPr>
          <w:lang w:val="en-US"/>
        </w:rPr>
        <w:fldChar w:fldCharType="begin"/>
      </w:r>
      <w:r w:rsidR="00C127C8">
        <w:rPr>
          <w:lang w:val="en-US"/>
        </w:rPr>
        <w:instrText xml:space="preserve"> ADDIN EN.CITE &lt;EndNote&gt;&lt;Cite&gt;&lt;Author&gt;Bonate&lt;/Author&gt;&lt;Year&gt;2011&lt;/Year&gt;&lt;RecNum&gt;73&lt;/RecNum&gt;&lt;DisplayText&gt;&lt;style face="superscript"&gt;6, 8&lt;/style&gt;&lt;/DisplayText&gt;&lt;record&gt;&lt;rec-number&gt;73&lt;/rec-number&gt;&lt;foreign-keys&gt;&lt;key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Cite&gt;&lt;Author&gt;van Buuren&lt;/Author&gt;&lt;Year&gt;2018&lt;/Year&gt;&lt;RecNum&gt;74&lt;/RecNum&gt;&lt;record&gt;&lt;rec-number&gt;74&lt;/rec-number&gt;&lt;foreign-keys&gt;&lt;key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9233A7">
        <w:rPr>
          <w:lang w:val="en-US"/>
        </w:rPr>
        <w:fldChar w:fldCharType="separate"/>
      </w:r>
      <w:r w:rsidR="00C127C8" w:rsidRPr="00C127C8">
        <w:rPr>
          <w:noProof/>
          <w:vertAlign w:val="superscript"/>
          <w:lang w:val="en-US"/>
        </w:rPr>
        <w:t>6, 8</w:t>
      </w:r>
      <w:r w:rsidR="009233A7">
        <w:rPr>
          <w:lang w:val="en-US"/>
        </w:rPr>
        <w:fldChar w:fldCharType="end"/>
      </w:r>
      <w:r w:rsidR="002776E9">
        <w:rPr>
          <w:lang w:val="en-US"/>
        </w:rPr>
        <w:t xml:space="preserve"> </w:t>
      </w:r>
      <w:r w:rsidR="00863247">
        <w:rPr>
          <w:lang w:val="en-US"/>
        </w:rPr>
        <w:t xml:space="preserve">Moreover, </w:t>
      </w:r>
      <w:del w:id="15" w:author="My Luong Vuong" w:date="2025-01-24T14:54:00Z">
        <w:r w:rsidR="008716C0" w:rsidDel="009A180D">
          <w:rPr>
            <w:lang w:val="en-US"/>
          </w:rPr>
          <w:delText>this method</w:delText>
        </w:r>
      </w:del>
      <w:ins w:id="16" w:author="My Luong Vuong" w:date="2025-01-24T14:54:00Z">
        <w:r w:rsidR="009A180D">
          <w:rPr>
            <w:lang w:val="en-US"/>
          </w:rPr>
          <w:t xml:space="preserve">in addition to </w:t>
        </w:r>
        <w:r w:rsidR="0095559D">
          <w:rPr>
            <w:lang w:val="en-US"/>
          </w:rPr>
          <w:t>expectation-maximization and direct likelihood</w:t>
        </w:r>
      </w:ins>
      <w:ins w:id="17" w:author="My Luong Vuong" w:date="2025-01-24T14:55:00Z">
        <w:r w:rsidR="00250DC1">
          <w:rPr>
            <w:lang w:val="en-US"/>
          </w:rPr>
          <w:t xml:space="preserve"> </w:t>
        </w:r>
      </w:ins>
      <w:ins w:id="18" w:author="My Luong Vuong" w:date="2025-01-24T14:54:00Z">
        <w:r w:rsidR="000F5D22">
          <w:rPr>
            <w:lang w:val="en-US"/>
          </w:rPr>
          <w:t>methods</w:t>
        </w:r>
      </w:ins>
      <w:ins w:id="19" w:author="My Luong Vuong" w:date="2025-01-24T14:55:00Z">
        <w:r w:rsidR="000F5D22">
          <w:rPr>
            <w:lang w:val="en-US"/>
          </w:rPr>
          <w:t>, MI</w:t>
        </w:r>
      </w:ins>
      <w:r w:rsidR="008716C0">
        <w:rPr>
          <w:lang w:val="en-US"/>
        </w:rPr>
        <w:t xml:space="preserve"> is </w:t>
      </w:r>
      <w:r w:rsidR="00CD4CDD">
        <w:rPr>
          <w:lang w:val="en-US"/>
        </w:rPr>
        <w:t xml:space="preserve">valid </w:t>
      </w:r>
      <w:r w:rsidR="00854BB2">
        <w:rPr>
          <w:lang w:val="en-US"/>
        </w:rPr>
        <w:t>under</w:t>
      </w:r>
      <w:r w:rsidR="002C4677">
        <w:rPr>
          <w:lang w:val="en-US"/>
        </w:rPr>
        <w:t xml:space="preserve"> </w:t>
      </w:r>
      <w:r w:rsidR="00CD4CDD">
        <w:rPr>
          <w:lang w:val="en-US"/>
        </w:rPr>
        <w:t>MAR</w:t>
      </w:r>
      <w:r w:rsidR="00B93055">
        <w:rPr>
          <w:lang w:val="en-US"/>
        </w:rPr>
        <w:t xml:space="preserve">, which is a more </w:t>
      </w:r>
      <w:r w:rsidR="00B41D36">
        <w:rPr>
          <w:lang w:val="en-US"/>
        </w:rPr>
        <w:t xml:space="preserve">realistic </w:t>
      </w:r>
      <w:r w:rsidR="00B93055">
        <w:rPr>
          <w:lang w:val="en-US"/>
        </w:rPr>
        <w:t xml:space="preserve">assumption </w:t>
      </w:r>
      <w:r w:rsidR="002305C9">
        <w:rPr>
          <w:lang w:val="en-US"/>
        </w:rPr>
        <w:t>as compared to MCAR</w:t>
      </w:r>
      <w:r w:rsidR="00757E32">
        <w:rPr>
          <w:lang w:val="en-US"/>
        </w:rPr>
        <w:t>.</w:t>
      </w:r>
      <w:r w:rsidR="004E3E63">
        <w:rPr>
          <w:lang w:val="en-US"/>
        </w:rPr>
        <w:fldChar w:fldCharType="begin"/>
      </w:r>
      <w:r w:rsidR="004866FE">
        <w:rPr>
          <w:lang w:val="en-US"/>
        </w:rPr>
        <w:instrText xml:space="preserve"> ADDIN EN.CITE &lt;EndNote&gt;&lt;Cite&gt;&lt;Author&gt;van Buuren&lt;/Author&gt;&lt;Year&gt;2018&lt;/Year&gt;&lt;RecNum&gt;74&lt;/RecNum&gt;&lt;DisplayText&gt;&lt;style face="superscript"&gt;8, 20&lt;/style&gt;&lt;/DisplayText&gt;&lt;record&gt;&lt;rec-number&gt;74&lt;/rec-number&gt;&lt;foreign-keys&gt;&lt;key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Cite&gt;&lt;Author&gt;Dempster&lt;/Author&gt;&lt;Year&gt;2018&lt;/Year&gt;&lt;RecNum&gt;106&lt;/RecNum&gt;&lt;record&gt;&lt;rec-number&gt;106&lt;/rec-number&gt;&lt;foreign-keys&gt;&lt;key app="EN" db-id="ss92raaewt9rt0e55p6pe9ah5fa2r9tvxxwp" timestamp="1737726942"&gt;106&lt;/key&gt;&lt;/foreign-keys&gt;&lt;ref-type name="Journal Article"&gt;17&lt;/ref-type&gt;&lt;contributors&gt;&lt;authors&gt;&lt;author&gt;Dempster, A. P.&lt;/author&gt;&lt;author&gt;Laird, N. M.&lt;/author&gt;&lt;author&gt;Rubin, D. B.&lt;/author&gt;&lt;/authors&gt;&lt;/contributors&gt;&lt;titles&gt;&lt;title&gt;Maximum Likelihood from Incomplete Data Via the EM Algorithm&lt;/title&gt;&lt;secondary-title&gt;Journal of the Royal Statistical Society: Series B (Methodological)&lt;/secondary-title&gt;&lt;/titles&gt;&lt;periodical&gt;&lt;full-title&gt;Journal of the Royal Statistical Society: Series B (Methodological)&lt;/full-title&gt;&lt;/periodical&gt;&lt;pages&gt;1-22&lt;/pages&gt;&lt;volume&gt;39&lt;/volume&gt;&lt;number&gt;1&lt;/number&gt;&lt;dates&gt;&lt;year&gt;2018&lt;/year&gt;&lt;/dates&gt;&lt;isbn&gt;0035-9246&lt;/isbn&gt;&lt;urls&gt;&lt;related-urls&gt;&lt;url&gt;https://doi.org/10.1111/j.2517-6161.1977.tb01600.x&lt;/url&gt;&lt;/related-urls&gt;&lt;/urls&gt;&lt;electronic-resource-num&gt;10.1111/j.2517-6161.1977.tb01600.x&lt;/electronic-resource-num&gt;&lt;access-date&gt;1/24/2025&lt;/access-date&gt;&lt;/record&gt;&lt;/Cite&gt;&lt;/EndNote&gt;</w:instrText>
      </w:r>
      <w:r w:rsidR="004E3E63">
        <w:rPr>
          <w:lang w:val="en-US"/>
        </w:rPr>
        <w:fldChar w:fldCharType="separate"/>
      </w:r>
      <w:r w:rsidR="004866FE" w:rsidRPr="004866FE">
        <w:rPr>
          <w:noProof/>
          <w:vertAlign w:val="superscript"/>
          <w:lang w:val="en-US"/>
        </w:rPr>
        <w:t>8, 20</w:t>
      </w:r>
      <w:r w:rsidR="004E3E63">
        <w:rPr>
          <w:lang w:val="en-US"/>
        </w:rPr>
        <w:fldChar w:fldCharType="end"/>
      </w:r>
      <w:r w:rsidR="00191CAD">
        <w:rPr>
          <w:lang w:val="en-US"/>
        </w:rPr>
        <w:t xml:space="preserve"> </w:t>
      </w:r>
      <w:r w:rsidR="00970AE8">
        <w:rPr>
          <w:lang w:val="en-US"/>
        </w:rPr>
        <w:t>In MAR,</w:t>
      </w:r>
      <w:r w:rsidR="00407FC4">
        <w:rPr>
          <w:lang w:val="en-US"/>
        </w:rPr>
        <w:t xml:space="preserve"> the distribution</w:t>
      </w:r>
      <w:r w:rsidR="008F5CA4">
        <w:rPr>
          <w:lang w:val="en-US"/>
        </w:rPr>
        <w:t>s</w:t>
      </w:r>
      <w:r w:rsidR="00407FC4">
        <w:rPr>
          <w:lang w:val="en-US"/>
        </w:rPr>
        <w:t xml:space="preserve"> of the observed and missing data of a </w:t>
      </w:r>
      <w:r w:rsidR="007E6814">
        <w:rPr>
          <w:lang w:val="en-US"/>
        </w:rPr>
        <w:t>certain covariate</w:t>
      </w:r>
      <w:r w:rsidR="00407FC4">
        <w:rPr>
          <w:lang w:val="en-US"/>
        </w:rPr>
        <w:t xml:space="preserve"> are the same when condition</w:t>
      </w:r>
      <w:r w:rsidR="007E6814">
        <w:rPr>
          <w:lang w:val="en-US"/>
        </w:rPr>
        <w:t>ed on other observed variables.</w:t>
      </w:r>
      <w:r w:rsidR="007A4B89">
        <w:rPr>
          <w:lang w:val="en-US"/>
        </w:rPr>
        <w:t xml:space="preserve"> Therefore, </w:t>
      </w:r>
      <w:r w:rsidR="00EE0D47">
        <w:rPr>
          <w:lang w:val="en-US"/>
        </w:rPr>
        <w:t xml:space="preserve">the idea of MI is to </w:t>
      </w:r>
      <w:r w:rsidR="007A4B89">
        <w:rPr>
          <w:lang w:val="en-US"/>
        </w:rPr>
        <w:t xml:space="preserve">build a model using observed data </w:t>
      </w:r>
      <w:r w:rsidR="00564E13">
        <w:rPr>
          <w:lang w:val="en-US"/>
        </w:rPr>
        <w:t>to impute</w:t>
      </w:r>
      <w:r w:rsidR="00191CAD">
        <w:rPr>
          <w:lang w:val="en-US"/>
        </w:rPr>
        <w:t xml:space="preserve"> </w:t>
      </w:r>
      <w:r w:rsidR="00564E13">
        <w:rPr>
          <w:lang w:val="en-US"/>
        </w:rPr>
        <w:t>missing data</w:t>
      </w:r>
      <w:r w:rsidR="00FA1AAE">
        <w:rPr>
          <w:lang w:val="en-US"/>
        </w:rPr>
        <w:t>.</w:t>
      </w:r>
      <w:r w:rsidR="00A77EFD">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A77EFD">
        <w:rPr>
          <w:lang w:val="en-US"/>
        </w:rPr>
        <w:fldChar w:fldCharType="separate"/>
      </w:r>
      <w:r w:rsidR="004866FE" w:rsidRPr="004866FE">
        <w:rPr>
          <w:noProof/>
          <w:vertAlign w:val="superscript"/>
          <w:lang w:val="en-US"/>
        </w:rPr>
        <w:t>21</w:t>
      </w:r>
      <w:r w:rsidR="00A77EFD">
        <w:rPr>
          <w:lang w:val="en-US"/>
        </w:rPr>
        <w:fldChar w:fldCharType="end"/>
      </w:r>
      <w:r w:rsidR="00FA1AAE">
        <w:rPr>
          <w:lang w:val="en-US"/>
        </w:rPr>
        <w:t xml:space="preserve"> </w:t>
      </w:r>
      <w:r w:rsidR="00317B20">
        <w:rPr>
          <w:lang w:val="en-US"/>
        </w:rPr>
        <w:t>As in</w:t>
      </w:r>
      <w:r w:rsidR="00B71EF4">
        <w:rPr>
          <w:lang w:val="en-US"/>
        </w:rPr>
        <w:t xml:space="preserve"> the</w:t>
      </w:r>
      <w:r w:rsidR="00317B20">
        <w:rPr>
          <w:lang w:val="en-US"/>
        </w:rPr>
        <w:t xml:space="preserve"> SCr example above, </w:t>
      </w:r>
      <w:r w:rsidR="00510255">
        <w:rPr>
          <w:lang w:val="en-US"/>
        </w:rPr>
        <w:t xml:space="preserve">we can impute missing SCr values </w:t>
      </w:r>
      <w:r w:rsidR="009D0BA2">
        <w:rPr>
          <w:lang w:val="en-US"/>
        </w:rPr>
        <w:t>using</w:t>
      </w:r>
      <w:r w:rsidR="00510255">
        <w:rPr>
          <w:lang w:val="en-US"/>
        </w:rPr>
        <w:t xml:space="preserve"> an imputation model </w:t>
      </w:r>
      <w:r w:rsidR="00BC6B4B">
        <w:rPr>
          <w:lang w:val="en-US"/>
        </w:rPr>
        <w:t>with</w:t>
      </w:r>
      <w:r w:rsidR="00510255">
        <w:rPr>
          <w:lang w:val="en-US"/>
        </w:rPr>
        <w:t xml:space="preserve"> age as a predictor. </w:t>
      </w:r>
      <w:r w:rsidR="00FA1E05">
        <w:rPr>
          <w:lang w:val="en-US"/>
        </w:rPr>
        <w:t xml:space="preserve">Another advantage of MI is that it helps </w:t>
      </w:r>
      <w:r w:rsidR="001937F4">
        <w:rPr>
          <w:lang w:val="en-US"/>
        </w:rPr>
        <w:t>preserve</w:t>
      </w:r>
      <w:r w:rsidR="00FA1E05">
        <w:rPr>
          <w:lang w:val="en-US"/>
        </w:rPr>
        <w:t xml:space="preserve"> </w:t>
      </w:r>
      <w:r w:rsidR="00EB246F">
        <w:rPr>
          <w:lang w:val="en-US"/>
        </w:rPr>
        <w:t>the relations between variables in the sample.</w:t>
      </w:r>
      <w:r w:rsidR="008874F3">
        <w:rPr>
          <w:lang w:val="en-US"/>
        </w:rPr>
        <w:fldChar w:fldCharType="begin"/>
      </w:r>
      <w:r w:rsidR="004866FE">
        <w:rPr>
          <w:lang w:val="en-US"/>
        </w:rPr>
        <w:instrText xml:space="preserve"> ADDIN EN.CITE &lt;EndNote&gt;&lt;Cite&gt;&lt;Author&gt;van Buuren&lt;/Author&gt;&lt;Year&gt;2011&lt;/Year&gt;&lt;RecNum&gt;75&lt;/RecNum&gt;&lt;DisplayText&gt;&lt;style face="superscript"&gt;17&lt;/style&gt;&lt;/DisplayText&gt;&lt;record&gt;&lt;rec-number&gt;75&lt;/rec-number&gt;&lt;foreign-keys&gt;&lt;key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8874F3">
        <w:rPr>
          <w:lang w:val="en-US"/>
        </w:rPr>
        <w:fldChar w:fldCharType="separate"/>
      </w:r>
      <w:r w:rsidR="004866FE" w:rsidRPr="004866FE">
        <w:rPr>
          <w:noProof/>
          <w:vertAlign w:val="superscript"/>
          <w:lang w:val="en-US"/>
        </w:rPr>
        <w:t>17</w:t>
      </w:r>
      <w:r w:rsidR="008874F3">
        <w:rPr>
          <w:lang w:val="en-US"/>
        </w:rPr>
        <w:fldChar w:fldCharType="end"/>
      </w:r>
      <w:r w:rsidR="00E17773">
        <w:rPr>
          <w:lang w:val="en-US"/>
        </w:rPr>
        <w:t xml:space="preserve"> </w:t>
      </w:r>
      <w:r w:rsidR="00C913F6">
        <w:rPr>
          <w:lang w:val="en-US"/>
        </w:rPr>
        <w:t>It is now considered</w:t>
      </w:r>
      <w:r w:rsidR="0046739B">
        <w:rPr>
          <w:lang w:val="en-US"/>
        </w:rPr>
        <w:t xml:space="preserve"> the best method </w:t>
      </w:r>
      <w:r w:rsidR="00F85114">
        <w:rPr>
          <w:lang w:val="en-US"/>
        </w:rPr>
        <w:t>for dealing</w:t>
      </w:r>
      <w:r w:rsidR="0046739B">
        <w:rPr>
          <w:lang w:val="en-US"/>
        </w:rPr>
        <w:t xml:space="preserve"> with incomplete data in many fields</w:t>
      </w:r>
      <w:r w:rsidR="00BF5CDC">
        <w:rPr>
          <w:lang w:val="en-US"/>
        </w:rPr>
        <w:t>.</w:t>
      </w:r>
      <w:r w:rsidR="000B5EAD">
        <w:rPr>
          <w:lang w:val="en-US"/>
        </w:rPr>
        <w:t xml:space="preserve"> </w:t>
      </w:r>
      <w:r w:rsidR="00C40D85">
        <w:rPr>
          <w:lang w:val="en-US"/>
        </w:rPr>
        <w:t xml:space="preserve">In pharmacometrics, it has been shown to </w:t>
      </w:r>
      <w:r w:rsidR="009B4321">
        <w:rPr>
          <w:lang w:val="en-US"/>
        </w:rPr>
        <w:t>yield</w:t>
      </w:r>
      <w:r w:rsidR="00D42CCA">
        <w:rPr>
          <w:lang w:val="en-US"/>
        </w:rPr>
        <w:t xml:space="preserve"> less biased and more precise </w:t>
      </w:r>
      <w:r w:rsidR="00926885">
        <w:rPr>
          <w:lang w:val="en-US"/>
        </w:rPr>
        <w:t xml:space="preserve">population </w:t>
      </w:r>
      <w:r w:rsidR="00D42CCA">
        <w:rPr>
          <w:lang w:val="en-US"/>
        </w:rPr>
        <w:t>parameter</w:t>
      </w:r>
      <w:r w:rsidR="006A4D96">
        <w:rPr>
          <w:lang w:val="en-US"/>
        </w:rPr>
        <w:t xml:space="preserve"> estimates</w:t>
      </w:r>
      <w:r w:rsidR="00B41952">
        <w:rPr>
          <w:lang w:val="en-US"/>
        </w:rPr>
        <w:t xml:space="preserve"> compared to CCA and SI methods</w:t>
      </w:r>
      <w:r w:rsidR="001767ED">
        <w:rPr>
          <w:lang w:val="en-US"/>
        </w:rPr>
        <w:t>.</w:t>
      </w:r>
      <w:r w:rsidR="000B5EAD">
        <w:rPr>
          <w:lang w:val="en-US"/>
        </w:rPr>
        <w:t xml:space="preserve"> </w:t>
      </w:r>
      <w:r w:rsidR="001767ED">
        <w:rPr>
          <w:lang w:val="en-US"/>
        </w:rPr>
        <w:t>Nevertheless</w:t>
      </w:r>
      <w:r w:rsidR="00477D6C">
        <w:rPr>
          <w:lang w:val="en-US"/>
        </w:rPr>
        <w:t>,</w:t>
      </w:r>
      <w:r w:rsidR="002D4094">
        <w:rPr>
          <w:lang w:val="en-US"/>
        </w:rPr>
        <w:t xml:space="preserve"> its adoption in the field </w:t>
      </w:r>
      <w:r w:rsidR="00280EDF">
        <w:rPr>
          <w:lang w:val="en-US"/>
        </w:rPr>
        <w:t>is</w:t>
      </w:r>
      <w:r w:rsidR="002D4094">
        <w:rPr>
          <w:lang w:val="en-US"/>
        </w:rPr>
        <w:t xml:space="preserve"> </w:t>
      </w:r>
      <w:r w:rsidR="00E63302">
        <w:rPr>
          <w:lang w:val="en-US"/>
        </w:rPr>
        <w:t>uncommon</w:t>
      </w:r>
      <w:r w:rsidR="000B5EAD">
        <w:rPr>
          <w:lang w:val="en-US"/>
        </w:rPr>
        <w:t>.</w:t>
      </w:r>
      <w:r w:rsidR="000842BD">
        <w:rPr>
          <w:lang w:val="en-US"/>
        </w:rPr>
        <w:fldChar w:fldCharType="begin">
          <w:fldData xml:space="preserve">PEVuZE5vdGU+PENpdGU+PEF1dGhvcj5Kb2hhbnNzb24gw4U8L0F1dGhvcj48WWVhcj4yMDEzPC9Z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</w:fldData>
        </w:fldChar>
      </w:r>
      <w:r w:rsidR="00AA0305">
        <w:rPr>
          <w:lang w:val="en-US"/>
        </w:rPr>
        <w:instrText xml:space="preserve"> ADDIN EN.CITE </w:instrText>
      </w:r>
      <w:r w:rsidR="00AA0305">
        <w:rPr>
          <w:lang w:val="en-US"/>
        </w:rPr>
        <w:fldChar w:fldCharType="begin">
          <w:fldData xml:space="preserve">PEVuZE5vdGU+PENpdGU+PEF1dGhvcj5Kb2hhbnNzb24gw4U8L0F1dGhvcj48WWVhcj4yMDEzPC9Z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</w:fldData>
        </w:fldChar>
      </w:r>
      <w:r w:rsidR="00AA0305">
        <w:rPr>
          <w:lang w:val="en-US"/>
        </w:rPr>
        <w:instrText xml:space="preserve"> ADDIN EN.CITE.DATA </w:instrText>
      </w:r>
      <w:r w:rsidR="00AA0305">
        <w:rPr>
          <w:lang w:val="en-US"/>
        </w:rPr>
      </w:r>
      <w:r w:rsidR="00AA0305">
        <w:rPr>
          <w:lang w:val="en-US"/>
        </w:rPr>
        <w:fldChar w:fldCharType="end"/>
      </w:r>
      <w:r w:rsidR="000842BD">
        <w:rPr>
          <w:lang w:val="en-US"/>
        </w:rPr>
      </w:r>
      <w:r w:rsidR="000842BD">
        <w:rPr>
          <w:lang w:val="en-US"/>
        </w:rPr>
        <w:fldChar w:fldCharType="separate"/>
      </w:r>
      <w:r w:rsidR="00C26922" w:rsidRPr="00C26922">
        <w:rPr>
          <w:noProof/>
          <w:vertAlign w:val="superscript"/>
          <w:lang w:val="en-US"/>
        </w:rPr>
        <w:t>1, 2</w:t>
      </w:r>
      <w:r w:rsidR="000842BD">
        <w:rPr>
          <w:lang w:val="en-US"/>
        </w:rPr>
        <w:fldChar w:fldCharType="end"/>
      </w:r>
    </w:p>
    <w:p w14:paraId="06BF0E49" w14:textId="49CEAE09" w:rsidR="00013A12" w:rsidRDefault="00EE33CF">
      <w:pPr>
        <w:rPr>
          <w:lang w:val="en-US"/>
        </w:rPr>
      </w:pPr>
      <w:r>
        <w:rPr>
          <w:lang w:val="en-US"/>
        </w:rPr>
        <w:t>A</w:t>
      </w:r>
      <w:r w:rsidR="00BD727B">
        <w:rPr>
          <w:lang w:val="en-US"/>
        </w:rPr>
        <w:t>n</w:t>
      </w:r>
      <w:r>
        <w:rPr>
          <w:lang w:val="en-US"/>
        </w:rPr>
        <w:t xml:space="preserve"> MI workflow generally consists of </w:t>
      </w:r>
      <w:del w:id="20" w:author="My Luong Vuong" w:date="2025-01-28T22:22:00Z">
        <w:r w:rsidR="00055314" w:rsidDel="009F20DF">
          <w:rPr>
            <w:lang w:val="en-US"/>
          </w:rPr>
          <w:delText xml:space="preserve">four </w:delText>
        </w:r>
      </w:del>
      <w:ins w:id="21" w:author="My Luong Vuong" w:date="2025-01-28T22:22:00Z">
        <w:r w:rsidR="009F20DF">
          <w:rPr>
            <w:lang w:val="en-US"/>
          </w:rPr>
          <w:t xml:space="preserve">five </w:t>
        </w:r>
      </w:ins>
      <w:r>
        <w:rPr>
          <w:lang w:val="en-US"/>
        </w:rPr>
        <w:t>main steps</w:t>
      </w:r>
      <w:r w:rsidR="009C4E2D">
        <w:rPr>
          <w:lang w:val="en-US"/>
        </w:rPr>
        <w:t xml:space="preserve"> (Figure 1)</w:t>
      </w:r>
      <w:r>
        <w:rPr>
          <w:lang w:val="en-US"/>
        </w:rPr>
        <w:t xml:space="preserve">. </w:t>
      </w:r>
      <w:del w:id="22" w:author="My Luong Vuong" w:date="2025-01-28T22:26:00Z">
        <w:r w:rsidR="00BE0C3F" w:rsidDel="00AC0F86">
          <w:rPr>
            <w:lang w:val="en-US"/>
          </w:rPr>
          <w:delText>Firstly</w:delText>
        </w:r>
      </w:del>
      <w:ins w:id="23" w:author="My Luong Vuong" w:date="2025-01-28T22:26:00Z">
        <w:r w:rsidR="00AC0F86">
          <w:rPr>
            <w:lang w:val="en-US"/>
          </w:rPr>
          <w:t>The first two s</w:t>
        </w:r>
      </w:ins>
      <w:ins w:id="24" w:author="My Luong Vuong" w:date="2025-01-28T22:27:00Z">
        <w:r w:rsidR="00AC0F86">
          <w:rPr>
            <w:lang w:val="en-US"/>
          </w:rPr>
          <w:t>teps</w:t>
        </w:r>
      </w:ins>
      <w:r w:rsidR="00BE0C3F">
        <w:rPr>
          <w:lang w:val="en-US"/>
        </w:rPr>
        <w:t>,</w:t>
      </w:r>
      <w:r w:rsidR="00EE4822">
        <w:rPr>
          <w:lang w:val="en-US"/>
        </w:rPr>
        <w:t xml:space="preserve"> </w:t>
      </w:r>
      <w:del w:id="25" w:author="My Luong Vuong" w:date="2025-01-28T22:28:00Z">
        <w:r w:rsidR="00F808A6" w:rsidDel="00527FD8">
          <w:rPr>
            <w:lang w:val="en-US"/>
          </w:rPr>
          <w:delText xml:space="preserve">the </w:delText>
        </w:r>
      </w:del>
      <w:r w:rsidR="00D056BA">
        <w:rPr>
          <w:lang w:val="en-US"/>
        </w:rPr>
        <w:t>“</w:t>
      </w:r>
      <w:del w:id="26" w:author="My Luong Vuong" w:date="2025-01-28T22:24:00Z">
        <w:r w:rsidR="00EE4822" w:rsidDel="00F02E89">
          <w:rPr>
            <w:lang w:val="en-US"/>
          </w:rPr>
          <w:delText>d</w:delText>
        </w:r>
        <w:r w:rsidR="00EE4822" w:rsidRPr="00EE4822" w:rsidDel="00F02E89">
          <w:rPr>
            <w:lang w:val="en-US"/>
          </w:rPr>
          <w:delText xml:space="preserve">evelopment </w:delText>
        </w:r>
      </w:del>
      <w:ins w:id="27" w:author="My Luong Vuong" w:date="2025-01-28T22:24:00Z">
        <w:r w:rsidR="00F02E89">
          <w:rPr>
            <w:lang w:val="en-US"/>
          </w:rPr>
          <w:t>specification</w:t>
        </w:r>
        <w:r w:rsidR="00F02E89" w:rsidRPr="00EE4822">
          <w:rPr>
            <w:lang w:val="en-US"/>
          </w:rPr>
          <w:t xml:space="preserve"> </w:t>
        </w:r>
      </w:ins>
      <w:r w:rsidR="00EE4822" w:rsidRPr="00EE4822">
        <w:rPr>
          <w:lang w:val="en-US"/>
        </w:rPr>
        <w:t xml:space="preserve">of the imputation </w:t>
      </w:r>
      <w:ins w:id="28" w:author="My Luong Vuong" w:date="2025-01-28T22:26:00Z">
        <w:r w:rsidR="00E24AEF">
          <w:rPr>
            <w:lang w:val="en-US"/>
          </w:rPr>
          <w:t>method</w:t>
        </w:r>
      </w:ins>
      <w:del w:id="29" w:author="My Luong Vuong" w:date="2025-01-28T22:26:00Z">
        <w:r w:rsidR="00EE4822" w:rsidRPr="00EE4822" w:rsidDel="00DA2443">
          <w:rPr>
            <w:lang w:val="en-US"/>
          </w:rPr>
          <w:delText>model</w:delText>
        </w:r>
      </w:del>
      <w:del w:id="30" w:author="My Luong Vuong" w:date="2025-01-28T22:27:00Z">
        <w:r w:rsidR="00D572CB" w:rsidDel="00E05828">
          <w:rPr>
            <w:lang w:val="en-US"/>
          </w:rPr>
          <w:delText>,</w:delText>
        </w:r>
      </w:del>
      <w:r w:rsidR="00D056BA">
        <w:rPr>
          <w:lang w:val="en-US"/>
        </w:rPr>
        <w:t>”</w:t>
      </w:r>
      <w:ins w:id="31" w:author="My Luong Vuong" w:date="2025-01-28T22:27:00Z">
        <w:r w:rsidR="00E05828">
          <w:rPr>
            <w:lang w:val="en-US"/>
          </w:rPr>
          <w:t xml:space="preserve"> and “selection of variables to be included in the imputation model</w:t>
        </w:r>
      </w:ins>
      <w:ins w:id="32" w:author="My Luong Vuong" w:date="2025-01-28T22:33:00Z">
        <w:r w:rsidR="00E2355C">
          <w:rPr>
            <w:lang w:val="en-US"/>
          </w:rPr>
          <w:t>,</w:t>
        </w:r>
      </w:ins>
      <w:ins w:id="33" w:author="My Luong Vuong" w:date="2025-01-28T22:27:00Z">
        <w:r w:rsidR="00E05828">
          <w:rPr>
            <w:lang w:val="en-US"/>
          </w:rPr>
          <w:t xml:space="preserve">” </w:t>
        </w:r>
      </w:ins>
      <w:ins w:id="34" w:author="My Luong Vuong" w:date="2025-01-28T22:30:00Z">
        <w:r w:rsidR="00AE1F75">
          <w:rPr>
            <w:lang w:val="en-US"/>
          </w:rPr>
          <w:t>involve building a model</w:t>
        </w:r>
      </w:ins>
      <w:ins w:id="35" w:author="My Luong Vuong" w:date="2025-01-28T22:31:00Z">
        <w:r w:rsidR="00AE1F75">
          <w:rPr>
            <w:lang w:val="en-US"/>
          </w:rPr>
          <w:t xml:space="preserve"> for each incomplete covariate</w:t>
        </w:r>
      </w:ins>
      <w:del w:id="36" w:author="My Luong Vuong" w:date="2025-01-28T22:30:00Z">
        <w:r w:rsidR="00EE4822" w:rsidDel="00AE1F75">
          <w:rPr>
            <w:lang w:val="en-US"/>
          </w:rPr>
          <w:delText xml:space="preserve"> where </w:delText>
        </w:r>
        <w:r w:rsidR="00616F61" w:rsidDel="00AE1F75">
          <w:rPr>
            <w:lang w:val="en-US"/>
          </w:rPr>
          <w:delText>a model needs to be built</w:delText>
        </w:r>
      </w:del>
      <w:r w:rsidR="00616F61">
        <w:rPr>
          <w:lang w:val="en-US"/>
        </w:rPr>
        <w:t xml:space="preserve"> to perform MI.</w:t>
      </w:r>
      <w:r w:rsidR="008E357C">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8E357C">
        <w:rPr>
          <w:lang w:val="en-US"/>
        </w:rPr>
        <w:fldChar w:fldCharType="separate"/>
      </w:r>
      <w:r w:rsidR="00C127C8" w:rsidRPr="00C127C8">
        <w:rPr>
          <w:noProof/>
          <w:vertAlign w:val="superscript"/>
          <w:lang w:val="en-US"/>
        </w:rPr>
        <w:t>8</w:t>
      </w:r>
      <w:r w:rsidR="008E357C">
        <w:rPr>
          <w:lang w:val="en-US"/>
        </w:rPr>
        <w:fldChar w:fldCharType="end"/>
      </w:r>
      <w:r w:rsidR="00AC0B55">
        <w:rPr>
          <w:lang w:val="en-US"/>
        </w:rPr>
        <w:t xml:space="preserve"> </w:t>
      </w:r>
      <w:del w:id="37" w:author="My Luong Vuong" w:date="2025-01-28T22:31:00Z">
        <w:r w:rsidR="00F7632D" w:rsidDel="00593DB9">
          <w:rPr>
            <w:lang w:val="en-US"/>
          </w:rPr>
          <w:delText>Secondly</w:delText>
        </w:r>
      </w:del>
      <w:ins w:id="38" w:author="My Luong Vuong" w:date="2025-01-28T22:31:00Z">
        <w:r w:rsidR="00593DB9">
          <w:rPr>
            <w:lang w:val="en-US"/>
          </w:rPr>
          <w:t>In th</w:t>
        </w:r>
        <w:r w:rsidR="00682A87">
          <w:rPr>
            <w:lang w:val="en-US"/>
          </w:rPr>
          <w:t>e third step</w:t>
        </w:r>
      </w:ins>
      <w:r w:rsidR="00F7632D">
        <w:rPr>
          <w:lang w:val="en-US"/>
        </w:rPr>
        <w:t xml:space="preserve">, </w:t>
      </w:r>
      <w:r w:rsidR="00901B5B">
        <w:rPr>
          <w:lang w:val="en-US"/>
        </w:rPr>
        <w:t xml:space="preserve">the </w:t>
      </w:r>
      <w:r w:rsidR="00D056BA">
        <w:rPr>
          <w:lang w:val="en-US"/>
        </w:rPr>
        <w:t>“</w:t>
      </w:r>
      <w:del w:id="39" w:author="My Luong Vuong" w:date="2025-01-28T22:34:00Z">
        <w:r w:rsidR="00AC0B55" w:rsidDel="00763DE3">
          <w:rPr>
            <w:lang w:val="en-US"/>
          </w:rPr>
          <w:delText>i</w:delText>
        </w:r>
        <w:r w:rsidR="00AC0B55" w:rsidRPr="00AC0B55" w:rsidDel="00763DE3">
          <w:rPr>
            <w:lang w:val="en-US"/>
          </w:rPr>
          <w:delText>mputation of the missing data</w:delText>
        </w:r>
      </w:del>
      <w:ins w:id="40" w:author="My Luong Vuong" w:date="2025-01-28T22:34:00Z">
        <w:r w:rsidR="00763DE3">
          <w:rPr>
            <w:lang w:val="en-US"/>
          </w:rPr>
          <w:t>creation of M multiply imputed datasets</w:t>
        </w:r>
      </w:ins>
      <w:r w:rsidR="00921F23">
        <w:rPr>
          <w:lang w:val="en-US"/>
        </w:rPr>
        <w:t>,</w:t>
      </w:r>
      <w:r w:rsidR="00D056BA">
        <w:rPr>
          <w:lang w:val="en-US"/>
        </w:rPr>
        <w:t>”</w:t>
      </w:r>
      <w:r w:rsidR="00F7632D">
        <w:rPr>
          <w:lang w:val="en-US"/>
        </w:rPr>
        <w:t xml:space="preserve"> </w:t>
      </w:r>
      <w:del w:id="41" w:author="My Luong Vuong" w:date="2025-01-28T22:31:00Z">
        <w:r w:rsidR="00F7632D" w:rsidDel="00AD4720">
          <w:rPr>
            <w:lang w:val="en-US"/>
          </w:rPr>
          <w:delText>where</w:delText>
        </w:r>
        <w:r w:rsidR="00BE0C3F" w:rsidDel="00AD4720">
          <w:rPr>
            <w:lang w:val="en-US"/>
          </w:rPr>
          <w:delText xml:space="preserve"> </w:delText>
        </w:r>
      </w:del>
      <w:r w:rsidR="00BA18E3">
        <w:rPr>
          <w:lang w:val="en-US"/>
        </w:rPr>
        <w:t xml:space="preserve">several </w:t>
      </w:r>
      <w:r w:rsidR="00523DFE">
        <w:rPr>
          <w:i/>
          <w:lang w:val="en-US"/>
        </w:rPr>
        <w:t>M</w:t>
      </w:r>
      <w:r w:rsidR="00523DFE">
        <w:rPr>
          <w:lang w:val="en-US"/>
        </w:rPr>
        <w:t xml:space="preserve"> </w:t>
      </w:r>
      <w:r w:rsidR="00BA18E3">
        <w:rPr>
          <w:lang w:val="en-US"/>
        </w:rPr>
        <w:t xml:space="preserve">complete datasets </w:t>
      </w:r>
      <w:r w:rsidR="00870E42">
        <w:rPr>
          <w:lang w:val="en-US"/>
        </w:rPr>
        <w:t xml:space="preserve">are created by </w:t>
      </w:r>
      <w:r w:rsidR="006B755A">
        <w:rPr>
          <w:lang w:val="en-US"/>
        </w:rPr>
        <w:t xml:space="preserve">replacing missing </w:t>
      </w:r>
      <w:r w:rsidR="00B115E3">
        <w:rPr>
          <w:lang w:val="en-US"/>
        </w:rPr>
        <w:t xml:space="preserve">covariate </w:t>
      </w:r>
      <w:r w:rsidR="006B755A">
        <w:rPr>
          <w:lang w:val="en-US"/>
        </w:rPr>
        <w:t>values with plausible values.</w:t>
      </w:r>
      <w:r w:rsidR="00B37A0E">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B37A0E">
        <w:rPr>
          <w:lang w:val="en-US"/>
        </w:rPr>
      </w:r>
      <w:r w:rsidR="00B37A0E">
        <w:rPr>
          <w:lang w:val="en-US"/>
        </w:rPr>
        <w:fldChar w:fldCharType="separate"/>
      </w:r>
      <w:r w:rsidR="00C127C8" w:rsidRPr="00C127C8">
        <w:rPr>
          <w:noProof/>
          <w:vertAlign w:val="superscript"/>
          <w:lang w:val="en-US"/>
        </w:rPr>
        <w:t>11</w:t>
      </w:r>
      <w:r w:rsidR="00B37A0E">
        <w:rPr>
          <w:lang w:val="en-US"/>
        </w:rPr>
        <w:fldChar w:fldCharType="end"/>
      </w:r>
      <w:r w:rsidR="006B755A">
        <w:rPr>
          <w:lang w:val="en-US"/>
        </w:rPr>
        <w:t xml:space="preserve"> </w:t>
      </w:r>
      <w:del w:id="42" w:author="My Luong Vuong" w:date="2025-01-28T22:34:00Z">
        <w:r w:rsidR="002C40F0" w:rsidDel="0094565D">
          <w:rPr>
            <w:lang w:val="en-US"/>
          </w:rPr>
          <w:delText xml:space="preserve">This is the most challenging step in the whole workflow as </w:delText>
        </w:r>
        <w:r w:rsidR="00D32034" w:rsidDel="0094565D">
          <w:rPr>
            <w:lang w:val="en-US"/>
          </w:rPr>
          <w:delText>many choices</w:delText>
        </w:r>
        <w:r w:rsidR="00864882" w:rsidDel="0094565D">
          <w:rPr>
            <w:lang w:val="en-US"/>
          </w:rPr>
          <w:delText xml:space="preserve"> need</w:delText>
        </w:r>
        <w:r w:rsidR="00D32034" w:rsidDel="0094565D">
          <w:rPr>
            <w:lang w:val="en-US"/>
          </w:rPr>
          <w:delText xml:space="preserve"> to be made, </w:delText>
        </w:r>
        <w:r w:rsidR="00B00663" w:rsidDel="0094565D">
          <w:rPr>
            <w:lang w:val="en-US"/>
          </w:rPr>
          <w:delText xml:space="preserve">starting from </w:delText>
        </w:r>
        <w:r w:rsidR="001755AD" w:rsidDel="0094565D">
          <w:rPr>
            <w:lang w:val="en-US"/>
          </w:rPr>
          <w:delText>specifying</w:delText>
        </w:r>
        <w:r w:rsidR="00D72E2E" w:rsidDel="0094565D">
          <w:rPr>
            <w:lang w:val="en-US"/>
          </w:rPr>
          <w:delText xml:space="preserve"> the imputation model to</w:delText>
        </w:r>
        <w:r w:rsidR="00EB71CD" w:rsidDel="0094565D">
          <w:rPr>
            <w:lang w:val="en-US"/>
          </w:rPr>
          <w:delText xml:space="preserve"> determining</w:delText>
        </w:r>
        <w:r w:rsidR="00D72E2E" w:rsidDel="0094565D">
          <w:rPr>
            <w:lang w:val="en-US"/>
          </w:rPr>
          <w:delText xml:space="preserve"> </w:delText>
        </w:r>
        <w:r w:rsidR="00EB71CD" w:rsidDel="0094565D">
          <w:rPr>
            <w:lang w:val="en-US"/>
          </w:rPr>
          <w:delText xml:space="preserve">how large </w:delText>
        </w:r>
        <w:r w:rsidR="00840FA6" w:rsidDel="0094565D">
          <w:rPr>
            <w:i/>
            <w:lang w:val="en-US"/>
          </w:rPr>
          <w:delText>M</w:delText>
        </w:r>
        <w:r w:rsidR="00840FA6" w:rsidDel="0094565D">
          <w:rPr>
            <w:lang w:val="en-US"/>
          </w:rPr>
          <w:delText xml:space="preserve"> </w:delText>
        </w:r>
        <w:r w:rsidR="00E16A43" w:rsidDel="0094565D">
          <w:rPr>
            <w:lang w:val="en-US"/>
          </w:rPr>
          <w:delText xml:space="preserve">should </w:delText>
        </w:r>
        <w:r w:rsidR="00EB71CD" w:rsidDel="0094565D">
          <w:rPr>
            <w:lang w:val="en-US"/>
          </w:rPr>
          <w:delText>be</w:delText>
        </w:r>
        <w:r w:rsidR="00D72E2E" w:rsidDel="0094565D">
          <w:rPr>
            <w:lang w:val="en-US"/>
          </w:rPr>
          <w:delText>.</w:delText>
        </w:r>
        <w:r w:rsidR="000A2B57" w:rsidDel="0094565D">
          <w:rPr>
            <w:lang w:val="en-US"/>
          </w:rPr>
          <w:fldChar w:fldCharType="begin"/>
        </w:r>
      </w:del>
      <w:r w:rsidR="006C6761">
        <w:rPr>
          <w:lang w:val="en-US"/>
        </w:rPr>
        <w:instrText xml:space="preserve"> ADDIN EN.CITE &lt;EndNote&gt;&lt;Cite&gt;&lt;Author&gt;van Buuren&lt;/Author&gt;&lt;Year&gt;2018&lt;/Year&gt;&lt;RecNum&gt;74&lt;/RecNum&gt;&lt;DisplayText&gt;&lt;style face="superscript"&gt;8, 22&lt;/style&gt;&lt;/DisplayText&gt;&lt;record&gt;&lt;rec-number&gt;74&lt;/rec-number&gt;&lt;foreign-keys&gt;&lt;key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Cite&gt;&lt;Author&gt;Huque&lt;/Author&gt;&lt;Year&gt;2018&lt;/Year&gt;&lt;RecNum&gt;85&lt;/RecNum&gt;&lt;record&gt;&lt;rec-number&gt;85&lt;/rec-number&gt;&lt;foreign-keys&gt;&lt;key app="EN" db-id="ss92raaewt9rt0e55p6pe9ah5fa2r9tvxxwp" timestamp="1728917924"&gt;85&lt;/key&gt;&lt;/foreign-keys&gt;&lt;ref-type name="Journal Article"&gt;17&lt;/ref-type&gt;&lt;contributors&gt;&lt;authors&gt;&lt;author&gt;Huque, Md Hamidul&lt;/author&gt;&lt;author&gt;Carlin, John B.&lt;/author&gt;&lt;author&gt;Simpson, Julie A.&lt;/author&gt;&lt;author&gt;Lee, Katherine J.&lt;/author&gt;&lt;/authors&gt;&lt;/contributors&gt;&lt;titles&gt;&lt;title&gt;A comparison of multiple imputation methods for missing data in longitudinal studies&lt;/title&gt;&lt;secondary-title&gt;BMC Medical Research Methodology&lt;/secondary-title&gt;&lt;/titles&gt;&lt;periodical&gt;&lt;full-title&gt;BMC Medical Research Methodology&lt;/full-title&gt;&lt;/periodical&gt;&lt;pages&gt;168&lt;/pages&gt;&lt;volume&gt;18&lt;/volume&gt;&lt;number&gt;1&lt;/number&gt;&lt;dates&gt;&lt;year&gt;2018&lt;/year&gt;&lt;pub-dates&gt;&lt;date&gt;2018/12/12&lt;/date&gt;&lt;/pub-dates&gt;&lt;/dates&gt;&lt;isbn&gt;1471-2288&lt;/isbn&gt;&lt;urls&gt;&lt;related-urls&gt;&lt;url&gt;https://doi.org/10.1186/s12874-018-0615-6&lt;/url&gt;&lt;/related-urls&gt;&lt;/urls&gt;&lt;electronic-resource-num&gt;10.1186/s12874-018-0615-6&lt;/electronic-resource-num&gt;&lt;/record&gt;&lt;/Cite&gt;&lt;/EndNote&gt;</w:instrText>
      </w:r>
      <w:del w:id="43" w:author="My Luong Vuong" w:date="2025-01-28T22:34:00Z">
        <w:r w:rsidR="000A2B57" w:rsidDel="0094565D">
          <w:rPr>
            <w:lang w:val="en-US"/>
          </w:rPr>
          <w:fldChar w:fldCharType="separate"/>
        </w:r>
      </w:del>
      <w:r w:rsidR="006C6761" w:rsidRPr="006C6761">
        <w:rPr>
          <w:noProof/>
          <w:vertAlign w:val="superscript"/>
          <w:lang w:val="en-US"/>
        </w:rPr>
        <w:t>8, 22</w:t>
      </w:r>
      <w:del w:id="44" w:author="My Luong Vuong" w:date="2025-01-28T22:34:00Z">
        <w:r w:rsidR="000A2B57" w:rsidDel="0094565D">
          <w:rPr>
            <w:lang w:val="en-US"/>
          </w:rPr>
          <w:fldChar w:fldCharType="end"/>
        </w:r>
      </w:del>
      <w:del w:id="45" w:author="My Luong Vuong" w:date="2025-01-28T22:35:00Z">
        <w:r w:rsidR="002C40F0" w:rsidDel="0094565D">
          <w:rPr>
            <w:lang w:val="en-US"/>
          </w:rPr>
          <w:delText xml:space="preserve"> </w:delText>
        </w:r>
        <w:r w:rsidR="00051676" w:rsidDel="00AE7701">
          <w:rPr>
            <w:lang w:val="en-US"/>
          </w:rPr>
          <w:delText xml:space="preserve">In the </w:delText>
        </w:r>
        <w:r w:rsidR="00CB0750" w:rsidDel="00AE7701">
          <w:rPr>
            <w:lang w:val="en-US"/>
          </w:rPr>
          <w:delText xml:space="preserve">third </w:delText>
        </w:r>
        <w:r w:rsidR="00051676" w:rsidDel="00AE7701">
          <w:rPr>
            <w:lang w:val="en-US"/>
          </w:rPr>
          <w:delText>step</w:delText>
        </w:r>
      </w:del>
      <w:ins w:id="46" w:author="My Luong Vuong" w:date="2025-01-28T22:35:00Z">
        <w:r w:rsidR="00AE7701">
          <w:rPr>
            <w:lang w:val="en-US"/>
          </w:rPr>
          <w:t>After that</w:t>
        </w:r>
      </w:ins>
      <w:r w:rsidR="00051676">
        <w:rPr>
          <w:lang w:val="en-US"/>
        </w:rPr>
        <w:t xml:space="preserve">, </w:t>
      </w:r>
      <w:r w:rsidR="008C57F3">
        <w:rPr>
          <w:lang w:val="en-US"/>
        </w:rPr>
        <w:t xml:space="preserve">an </w:t>
      </w:r>
      <w:r w:rsidR="001335AE">
        <w:rPr>
          <w:lang w:val="en-US"/>
        </w:rPr>
        <w:t xml:space="preserve">independent analysis </w:t>
      </w:r>
      <w:r w:rsidR="00465E8E">
        <w:rPr>
          <w:lang w:val="en-US"/>
        </w:rPr>
        <w:t>is</w:t>
      </w:r>
      <w:r w:rsidR="001F2B05">
        <w:rPr>
          <w:lang w:val="en-US"/>
        </w:rPr>
        <w:t xml:space="preserve"> conducted </w:t>
      </w:r>
      <w:r w:rsidR="00465E8E">
        <w:rPr>
          <w:lang w:val="en-US"/>
        </w:rPr>
        <w:t xml:space="preserve">for each imputed dataset </w:t>
      </w:r>
      <w:r w:rsidR="006B7D1E">
        <w:rPr>
          <w:lang w:val="en-US"/>
        </w:rPr>
        <w:t xml:space="preserve">to </w:t>
      </w:r>
      <w:r w:rsidR="006B7D1E">
        <w:rPr>
          <w:lang w:val="en-US"/>
        </w:rPr>
        <w:lastRenderedPageBreak/>
        <w:t xml:space="preserve">estimate </w:t>
      </w:r>
      <w:r w:rsidR="00B96CD0">
        <w:rPr>
          <w:lang w:val="en-US"/>
        </w:rPr>
        <w:t xml:space="preserve">model </w:t>
      </w:r>
      <w:r w:rsidR="006B7D1E">
        <w:rPr>
          <w:lang w:val="en-US"/>
        </w:rPr>
        <w:t>parameters</w:t>
      </w:r>
      <w:r w:rsidR="00284A80">
        <w:rPr>
          <w:lang w:val="en-US"/>
        </w:rPr>
        <w:t>.</w:t>
      </w:r>
      <w:r w:rsidR="00B37A0E">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B37A0E">
        <w:rPr>
          <w:lang w:val="en-US"/>
        </w:rPr>
      </w:r>
      <w:r w:rsidR="00B37A0E">
        <w:rPr>
          <w:lang w:val="en-US"/>
        </w:rPr>
        <w:fldChar w:fldCharType="separate"/>
      </w:r>
      <w:r w:rsidR="00C127C8" w:rsidRPr="00C127C8">
        <w:rPr>
          <w:noProof/>
          <w:vertAlign w:val="superscript"/>
          <w:lang w:val="en-US"/>
        </w:rPr>
        <w:t>11</w:t>
      </w:r>
      <w:r w:rsidR="00B37A0E">
        <w:rPr>
          <w:lang w:val="en-US"/>
        </w:rPr>
        <w:fldChar w:fldCharType="end"/>
      </w:r>
      <w:r w:rsidR="00321DBE">
        <w:rPr>
          <w:lang w:val="en-US"/>
        </w:rPr>
        <w:t xml:space="preserve"> </w:t>
      </w:r>
      <w:r w:rsidR="00CE4E92">
        <w:rPr>
          <w:lang w:val="en-US"/>
        </w:rPr>
        <w:t>T</w:t>
      </w:r>
      <w:r w:rsidR="006C7881">
        <w:rPr>
          <w:lang w:val="en-US"/>
        </w:rPr>
        <w:t xml:space="preserve">his is </w:t>
      </w:r>
      <w:r w:rsidR="00CE4E92">
        <w:rPr>
          <w:lang w:val="en-US"/>
        </w:rPr>
        <w:t xml:space="preserve">a </w:t>
      </w:r>
      <w:r w:rsidR="006C7881">
        <w:rPr>
          <w:lang w:val="en-US"/>
        </w:rPr>
        <w:t>relatively straightforward</w:t>
      </w:r>
      <w:r w:rsidR="00A464CC">
        <w:rPr>
          <w:lang w:val="en-US"/>
        </w:rPr>
        <w:t xml:space="preserve"> </w:t>
      </w:r>
      <w:r w:rsidR="00CE4E92">
        <w:rPr>
          <w:lang w:val="en-US"/>
        </w:rPr>
        <w:t>step in which</w:t>
      </w:r>
      <w:r w:rsidR="00A464CC">
        <w:rPr>
          <w:lang w:val="en-US"/>
        </w:rPr>
        <w:t xml:space="preserve"> </w:t>
      </w:r>
      <w:r w:rsidR="00CE4E92">
        <w:rPr>
          <w:lang w:val="en-US"/>
        </w:rPr>
        <w:t>the standard</w:t>
      </w:r>
      <w:r w:rsidR="00AA4CD3">
        <w:rPr>
          <w:lang w:val="en-US"/>
        </w:rPr>
        <w:t xml:space="preserve"> modeling </w:t>
      </w:r>
      <w:r w:rsidR="006848A6">
        <w:rPr>
          <w:lang w:val="en-US"/>
        </w:rPr>
        <w:t>workflow</w:t>
      </w:r>
      <w:r w:rsidR="00AA4CD3">
        <w:rPr>
          <w:lang w:val="en-US"/>
        </w:rPr>
        <w:t xml:space="preserve"> </w:t>
      </w:r>
      <w:r w:rsidR="005F37B2">
        <w:rPr>
          <w:lang w:val="en-US"/>
        </w:rPr>
        <w:t>is</w:t>
      </w:r>
      <w:r w:rsidR="006D006D">
        <w:rPr>
          <w:lang w:val="en-US"/>
        </w:rPr>
        <w:t xml:space="preserve"> applied to each dataset as if it </w:t>
      </w:r>
      <w:r w:rsidR="00E07CB1">
        <w:rPr>
          <w:lang w:val="en-US"/>
        </w:rPr>
        <w:t>were</w:t>
      </w:r>
      <w:r w:rsidR="006D006D">
        <w:rPr>
          <w:lang w:val="en-US"/>
        </w:rPr>
        <w:t xml:space="preserve"> complet</w:t>
      </w:r>
      <w:r w:rsidR="00580D50">
        <w:rPr>
          <w:lang w:val="en-US"/>
        </w:rPr>
        <w:t>e</w:t>
      </w:r>
      <w:r w:rsidR="006D006D">
        <w:rPr>
          <w:lang w:val="en-US"/>
        </w:rPr>
        <w:t>.</w:t>
      </w:r>
      <w:r w:rsidR="00662946">
        <w:rPr>
          <w:lang w:val="en-US"/>
        </w:rPr>
        <w:t xml:space="preserve"> Lastly, </w:t>
      </w:r>
      <w:r w:rsidR="00FA5F6C">
        <w:rPr>
          <w:lang w:val="en-US"/>
        </w:rPr>
        <w:t xml:space="preserve">the </w:t>
      </w:r>
      <w:r w:rsidR="00753BBE">
        <w:rPr>
          <w:i/>
          <w:lang w:val="en-US"/>
        </w:rPr>
        <w:t>M</w:t>
      </w:r>
      <w:r w:rsidR="00753BBE">
        <w:rPr>
          <w:lang w:val="en-US"/>
        </w:rPr>
        <w:t xml:space="preserve"> </w:t>
      </w:r>
      <w:r w:rsidR="00EA7219">
        <w:rPr>
          <w:lang w:val="en-US"/>
        </w:rPr>
        <w:t>parameter estimates are pooled into one</w:t>
      </w:r>
      <w:r w:rsidR="00AC3A61">
        <w:rPr>
          <w:lang w:val="en-US"/>
        </w:rPr>
        <w:t xml:space="preserve"> point</w:t>
      </w:r>
      <w:r w:rsidR="00EA7219">
        <w:rPr>
          <w:lang w:val="en-US"/>
        </w:rPr>
        <w:t xml:space="preserve"> estimate</w:t>
      </w:r>
      <w:r w:rsidR="006508ED">
        <w:rPr>
          <w:lang w:val="en-US"/>
        </w:rPr>
        <w:t xml:space="preserve"> along with its variance</w:t>
      </w:r>
      <w:r w:rsidR="008A67AC">
        <w:rPr>
          <w:lang w:val="en-US"/>
        </w:rPr>
        <w:t xml:space="preserve">. </w:t>
      </w:r>
      <w:r w:rsidR="00DE765A">
        <w:rPr>
          <w:lang w:val="en-US"/>
        </w:rPr>
        <w:t xml:space="preserve">These results allow </w:t>
      </w:r>
      <w:r w:rsidR="00023726">
        <w:rPr>
          <w:lang w:val="en-US"/>
        </w:rPr>
        <w:t>mak</w:t>
      </w:r>
      <w:r w:rsidR="006012BA">
        <w:rPr>
          <w:lang w:val="en-US"/>
        </w:rPr>
        <w:t>ing</w:t>
      </w:r>
      <w:r w:rsidR="00023726">
        <w:rPr>
          <w:lang w:val="en-US"/>
        </w:rPr>
        <w:t xml:space="preserve"> valid </w:t>
      </w:r>
      <w:r w:rsidR="006848A6">
        <w:rPr>
          <w:lang w:val="en-US"/>
        </w:rPr>
        <w:t>inferences</w:t>
      </w:r>
      <w:r w:rsidR="00023726">
        <w:rPr>
          <w:lang w:val="en-US"/>
        </w:rPr>
        <w:t xml:space="preserve"> about </w:t>
      </w:r>
      <w:r w:rsidR="007C7DF0">
        <w:rPr>
          <w:lang w:val="en-US"/>
        </w:rPr>
        <w:t xml:space="preserve">the </w:t>
      </w:r>
      <w:r w:rsidR="00023726">
        <w:rPr>
          <w:lang w:val="en-US"/>
        </w:rPr>
        <w:t>data</w:t>
      </w:r>
      <w:r w:rsidR="00FE095C">
        <w:rPr>
          <w:lang w:val="en-US"/>
        </w:rPr>
        <w:t xml:space="preserve"> whi</w:t>
      </w:r>
      <w:r w:rsidR="00747411">
        <w:rPr>
          <w:lang w:val="en-US"/>
        </w:rPr>
        <w:t>le</w:t>
      </w:r>
      <w:r w:rsidR="00FE095C">
        <w:rPr>
          <w:lang w:val="en-US"/>
        </w:rPr>
        <w:t xml:space="preserve"> account</w:t>
      </w:r>
      <w:r w:rsidR="00747411">
        <w:rPr>
          <w:lang w:val="en-US"/>
        </w:rPr>
        <w:t>ing</w:t>
      </w:r>
      <w:r w:rsidR="00FE095C">
        <w:rPr>
          <w:lang w:val="en-US"/>
        </w:rPr>
        <w:t xml:space="preserve"> for the </w:t>
      </w:r>
      <w:r w:rsidR="00FA5F6C">
        <w:rPr>
          <w:lang w:val="en-US"/>
        </w:rPr>
        <w:t xml:space="preserve">uncertainty about the </w:t>
      </w:r>
      <w:r w:rsidR="00FE095C">
        <w:rPr>
          <w:lang w:val="en-US"/>
        </w:rPr>
        <w:t xml:space="preserve">missing data and having the correct type </w:t>
      </w:r>
      <w:r w:rsidR="00747411">
        <w:rPr>
          <w:lang w:val="en-US"/>
        </w:rPr>
        <w:t xml:space="preserve">1 </w:t>
      </w:r>
      <w:r w:rsidR="00FE095C">
        <w:rPr>
          <w:lang w:val="en-US"/>
        </w:rPr>
        <w:t>error rate.</w:t>
      </w:r>
      <w:r w:rsidR="000D3B7A">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0D3B7A">
        <w:rPr>
          <w:lang w:val="en-US"/>
        </w:rPr>
      </w:r>
      <w:r w:rsidR="000D3B7A">
        <w:rPr>
          <w:lang w:val="en-US"/>
        </w:rPr>
        <w:fldChar w:fldCharType="separate"/>
      </w:r>
      <w:r w:rsidR="00C127C8" w:rsidRPr="00C127C8">
        <w:rPr>
          <w:noProof/>
          <w:vertAlign w:val="superscript"/>
          <w:lang w:val="en-US"/>
        </w:rPr>
        <w:t>11</w:t>
      </w:r>
      <w:r w:rsidR="000D3B7A">
        <w:rPr>
          <w:lang w:val="en-US"/>
        </w:rPr>
        <w:fldChar w:fldCharType="end"/>
      </w:r>
    </w:p>
    <w:p w14:paraId="144C8A39" w14:textId="2555D185" w:rsidR="00FE0AB5" w:rsidRDefault="00FE0AB5" w:rsidP="00FE0AB5">
      <w:pPr>
        <w:rPr>
          <w:lang w:val="en-US"/>
        </w:rPr>
      </w:pPr>
      <w:r>
        <w:rPr>
          <w:lang w:val="en-US"/>
        </w:rPr>
        <w:t xml:space="preserve">Below we discuss the considerations needed for performing MI in the order of the general workflow. In this discussion, we assume that all variables are fully observed except for covariates, and that covariate data missingness is MAR, which is overall a reasonable assumption in </w:t>
      </w:r>
      <w:r w:rsidR="004F32EC">
        <w:rPr>
          <w:lang w:val="en-US"/>
        </w:rPr>
        <w:t xml:space="preserve">PK </w:t>
      </w:r>
      <w:r>
        <w:rPr>
          <w:lang w:val="en-US"/>
        </w:rPr>
        <w:t>and pharmacodynamic modeling.</w:t>
      </w:r>
    </w:p>
    <w:p w14:paraId="1977C8FB" w14:textId="6853B185" w:rsidR="006E65CD" w:rsidRPr="009E1274" w:rsidRDefault="00930A6C" w:rsidP="001D6E0B">
      <w:pPr>
        <w:pStyle w:val="Heading2"/>
      </w:pPr>
      <w:r>
        <w:t>Preliminary step</w:t>
      </w:r>
      <w:r w:rsidR="005D22C3">
        <w:t xml:space="preserve">: </w:t>
      </w:r>
      <w:r w:rsidR="00CE441D">
        <w:t>Exploration of missingness</w:t>
      </w:r>
      <w:r w:rsidR="00BA6F79">
        <w:t xml:space="preserve"> mechanisms and</w:t>
      </w:r>
      <w:r w:rsidR="00CE441D">
        <w:t xml:space="preserve"> patterns</w:t>
      </w:r>
    </w:p>
    <w:p w14:paraId="0275042E" w14:textId="54F40337" w:rsidR="00143624" w:rsidRDefault="0099776D" w:rsidP="00987646">
      <w:pPr>
        <w:rPr>
          <w:lang w:val="en-US"/>
        </w:rPr>
      </w:pPr>
      <w:r>
        <w:rPr>
          <w:lang w:val="en-US"/>
        </w:rPr>
        <w:t>Generally</w:t>
      </w:r>
      <w:r w:rsidR="001E7142">
        <w:rPr>
          <w:lang w:val="en-US"/>
        </w:rPr>
        <w:t>,</w:t>
      </w:r>
      <w:r>
        <w:rPr>
          <w:lang w:val="en-US"/>
        </w:rPr>
        <w:t xml:space="preserve"> there is no formal test to check whether data missingness is MAR</w:t>
      </w:r>
      <w:r w:rsidR="003312C9">
        <w:rPr>
          <w:lang w:val="en-US"/>
        </w:rPr>
        <w:t>,</w:t>
      </w:r>
      <w:r w:rsidR="00B70970">
        <w:rPr>
          <w:lang w:val="en-US"/>
        </w:rPr>
        <w:t xml:space="preserve"> </w:t>
      </w:r>
      <w:r w:rsidR="0024560A">
        <w:rPr>
          <w:lang w:val="en-US"/>
        </w:rPr>
        <w:t xml:space="preserve">while </w:t>
      </w:r>
      <w:r w:rsidR="00B70970">
        <w:rPr>
          <w:lang w:val="en-US"/>
        </w:rPr>
        <w:t xml:space="preserve">there are measures to </w:t>
      </w:r>
      <w:r w:rsidR="00E604B5">
        <w:rPr>
          <w:lang w:val="en-US"/>
        </w:rPr>
        <w:t xml:space="preserve">test </w:t>
      </w:r>
      <w:r w:rsidR="00200EEB">
        <w:rPr>
          <w:lang w:val="en-US"/>
        </w:rPr>
        <w:t xml:space="preserve">the </w:t>
      </w:r>
      <w:r w:rsidR="00B70970">
        <w:rPr>
          <w:lang w:val="en-US"/>
        </w:rPr>
        <w:t>MCAR assumption</w:t>
      </w:r>
      <w:r w:rsidR="00581954">
        <w:rPr>
          <w:lang w:val="en-US"/>
        </w:rPr>
        <w:t xml:space="preserve">. </w:t>
      </w:r>
      <w:r w:rsidR="007F305A">
        <w:rPr>
          <w:lang w:val="en-US"/>
        </w:rPr>
        <w:t xml:space="preserve">Specifically, </w:t>
      </w:r>
      <w:r w:rsidR="00486652">
        <w:rPr>
          <w:lang w:val="en-US"/>
        </w:rPr>
        <w:t>we can do so</w:t>
      </w:r>
      <w:r w:rsidR="007F305A">
        <w:rPr>
          <w:lang w:val="en-US"/>
        </w:rPr>
        <w:t xml:space="preserve"> by separating</w:t>
      </w:r>
      <w:r w:rsidR="00FE3853">
        <w:rPr>
          <w:lang w:val="en-US"/>
        </w:rPr>
        <w:t xml:space="preserve"> data into</w:t>
      </w:r>
      <w:r w:rsidR="007F305A">
        <w:rPr>
          <w:lang w:val="en-US"/>
        </w:rPr>
        <w:t xml:space="preserve"> </w:t>
      </w:r>
      <w:r w:rsidR="000433B7">
        <w:rPr>
          <w:lang w:val="en-US"/>
        </w:rPr>
        <w:t>two groups</w:t>
      </w:r>
      <w:r w:rsidR="00FE3853">
        <w:rPr>
          <w:lang w:val="en-US"/>
        </w:rPr>
        <w:t>, one</w:t>
      </w:r>
      <w:r w:rsidR="000433B7">
        <w:rPr>
          <w:lang w:val="en-US"/>
        </w:rPr>
        <w:t xml:space="preserve"> with </w:t>
      </w:r>
      <w:r w:rsidR="004A537B">
        <w:rPr>
          <w:lang w:val="en-US"/>
        </w:rPr>
        <w:t>missing</w:t>
      </w:r>
      <w:r w:rsidR="007D488D">
        <w:rPr>
          <w:lang w:val="en-US"/>
        </w:rPr>
        <w:t xml:space="preserve"> </w:t>
      </w:r>
      <w:r w:rsidR="004A537B">
        <w:rPr>
          <w:lang w:val="en-US"/>
        </w:rPr>
        <w:t xml:space="preserve">and </w:t>
      </w:r>
      <w:r w:rsidR="002E4D7F">
        <w:rPr>
          <w:lang w:val="en-US"/>
        </w:rPr>
        <w:t xml:space="preserve">the other with </w:t>
      </w:r>
      <w:r w:rsidR="004A537B">
        <w:rPr>
          <w:lang w:val="en-US"/>
        </w:rPr>
        <w:t>observed covariate information</w:t>
      </w:r>
      <w:r w:rsidR="00862A0A">
        <w:rPr>
          <w:lang w:val="en-US"/>
        </w:rPr>
        <w:t xml:space="preserve">, and </w:t>
      </w:r>
      <w:r w:rsidR="002E5C6A">
        <w:rPr>
          <w:lang w:val="en-US"/>
        </w:rPr>
        <w:t xml:space="preserve">then </w:t>
      </w:r>
      <w:r w:rsidR="00862A0A">
        <w:rPr>
          <w:lang w:val="en-US"/>
        </w:rPr>
        <w:t>comparing</w:t>
      </w:r>
      <w:r w:rsidR="004B68E0">
        <w:rPr>
          <w:lang w:val="en-US"/>
        </w:rPr>
        <w:t xml:space="preserve"> </w:t>
      </w:r>
      <w:r w:rsidR="00862A0A">
        <w:rPr>
          <w:lang w:val="en-US"/>
        </w:rPr>
        <w:t>characteristics</w:t>
      </w:r>
      <w:r w:rsidR="00581954">
        <w:rPr>
          <w:lang w:val="en-US"/>
        </w:rPr>
        <w:t xml:space="preserve"> </w:t>
      </w:r>
      <w:r w:rsidR="002E5C6A">
        <w:rPr>
          <w:lang w:val="en-US"/>
        </w:rPr>
        <w:t>between</w:t>
      </w:r>
      <w:r w:rsidR="00E56396">
        <w:rPr>
          <w:lang w:val="en-US"/>
        </w:rPr>
        <w:t xml:space="preserve"> these</w:t>
      </w:r>
      <w:r w:rsidR="002E5C6A">
        <w:rPr>
          <w:lang w:val="en-US"/>
        </w:rPr>
        <w:t xml:space="preserve"> two groups</w:t>
      </w:r>
      <w:r w:rsidR="0026097F">
        <w:rPr>
          <w:lang w:val="en-US"/>
        </w:rPr>
        <w:t>.</w:t>
      </w:r>
      <w:r w:rsidR="004A0C45">
        <w:rPr>
          <w:lang w:val="en-US"/>
        </w:rPr>
        <w:fldChar w:fldCharType="begin"/>
      </w:r>
      <w:r w:rsidR="004866FE">
        <w:rPr>
          <w:lang w:val="en-US"/>
        </w:rPr>
        <w:instrText xml:space="preserve"> ADDIN EN.CITE &lt;EndNote&gt;&lt;Cite&gt;&lt;Author&gt;van Buuren&lt;/Author&gt;&lt;Year&gt;2018&lt;/Year&gt;&lt;RecNum&gt;74&lt;/RecNum&gt;&lt;DisplayText&gt;&lt;style face="superscript"&gt;8, 23&lt;/style&gt;&lt;/DisplayText&gt;&lt;record&gt;&lt;rec-number&gt;74&lt;/rec-number&gt;&lt;foreign-keys&gt;&lt;key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Cite&gt;&lt;Author&gt;Heymans&lt;/Author&gt;&lt;Year&gt;2019&lt;/Year&gt;&lt;RecNum&gt;35&lt;/RecNum&gt;&lt;record&gt;&lt;rec-number&gt;35&lt;/rec-number&gt;&lt;foreign-keys&gt;&lt;key app="EN" db-id="ss92raaewt9rt0e55p6pe9ah5fa2r9tvxxwp" timestamp="1706196523"&gt;35&lt;/key&gt;&lt;/foreign-keys&gt;&lt;ref-type name="Electronic Book"&gt;44&lt;/ref-type&gt;&lt;contributors&gt;&lt;authors&gt;&lt;author&gt;Martijn W Heymans &lt;/author&gt;&lt;author&gt;Iris Eekhout&lt;/author&gt;&lt;/authors&gt;&lt;/contributors&gt;&lt;titles&gt;&lt;title&gt;Applied Missing Data Analysis With SPSS and (R)Studio&lt;/title&gt;&lt;/titles&gt;&lt;dates&gt;&lt;year&gt;2019&lt;/year&gt;&lt;/dates&gt;&lt;pub-location&gt;Amsterdam&lt;/pub-location&gt;&lt;urls&gt;&lt;related-urls&gt;&lt;url&gt;https://bookdown.org/mwheymans/bookmi/&lt;/url&gt;&lt;/related-urls&gt;&lt;/urls&gt;&lt;/record&gt;&lt;/Cite&gt;&lt;/EndNote&gt;</w:instrText>
      </w:r>
      <w:r w:rsidR="004A0C45">
        <w:rPr>
          <w:lang w:val="en-US"/>
        </w:rPr>
        <w:fldChar w:fldCharType="separate"/>
      </w:r>
      <w:r w:rsidR="004866FE" w:rsidRPr="004866FE">
        <w:rPr>
          <w:noProof/>
          <w:vertAlign w:val="superscript"/>
          <w:lang w:val="en-US"/>
        </w:rPr>
        <w:t>8, 23</w:t>
      </w:r>
      <w:r w:rsidR="004A0C45">
        <w:rPr>
          <w:lang w:val="en-US"/>
        </w:rPr>
        <w:fldChar w:fldCharType="end"/>
      </w:r>
      <w:r w:rsidR="00D845DD">
        <w:rPr>
          <w:lang w:val="en-US"/>
        </w:rPr>
        <w:t xml:space="preserve"> This can be done via </w:t>
      </w:r>
      <w:r w:rsidR="001D69A5">
        <w:rPr>
          <w:lang w:val="en-US"/>
        </w:rPr>
        <w:t>statistical tests such as t</w:t>
      </w:r>
      <w:r w:rsidR="009A761F">
        <w:rPr>
          <w:lang w:val="en-US"/>
        </w:rPr>
        <w:t>-test</w:t>
      </w:r>
      <w:r w:rsidR="00F158AF">
        <w:rPr>
          <w:lang w:val="en-US"/>
        </w:rPr>
        <w:t>s</w:t>
      </w:r>
      <w:r w:rsidR="00227014">
        <w:rPr>
          <w:lang w:val="en-US"/>
        </w:rPr>
        <w:t>,</w:t>
      </w:r>
      <w:r w:rsidR="009A761F">
        <w:rPr>
          <w:lang w:val="en-US"/>
        </w:rPr>
        <w:t xml:space="preserve"> Chi-square tests, or Little’s MCAR test</w:t>
      </w:r>
      <w:r w:rsidR="00F158AF">
        <w:rPr>
          <w:lang w:val="en-US"/>
        </w:rPr>
        <w:t>s</w:t>
      </w:r>
      <w:ins w:id="47" w:author="My Luong Vuong" w:date="2025-02-23T15:43:00Z">
        <w:r w:rsidR="00F7141A">
          <w:rPr>
            <w:lang w:val="en-US"/>
          </w:rPr>
          <w:t>,</w:t>
        </w:r>
      </w:ins>
      <w:del w:id="48" w:author="My Luong Vuong" w:date="2025-02-23T15:29:00Z">
        <w:r w:rsidR="009A761F" w:rsidDel="00267FA6">
          <w:rPr>
            <w:lang w:val="en-US"/>
          </w:rPr>
          <w:delText>.</w:delText>
        </w:r>
      </w:del>
      <w:r w:rsidR="000D632E">
        <w:rPr>
          <w:lang w:val="en-US"/>
        </w:rPr>
        <w:fldChar w:fldCharType="begin"/>
      </w:r>
      <w:r w:rsidR="004866FE">
        <w:rPr>
          <w:lang w:val="en-US"/>
        </w:rPr>
        <w:instrText xml:space="preserve"> ADDIN EN.CITE &lt;EndNote&gt;&lt;Cite&gt;&lt;Author&gt;Heymans&lt;/Author&gt;&lt;Year&gt;2019&lt;/Year&gt;&lt;RecNum&gt;35&lt;/RecNum&gt;&lt;DisplayText&gt;&lt;style face="superscript"&gt;23, 24&lt;/style&gt;&lt;/DisplayText&gt;&lt;record&gt;&lt;rec-number&gt;35&lt;/rec-number&gt;&lt;foreign-keys&gt;&lt;key app="EN" db-id="ss92raaewt9rt0e55p6pe9ah5fa2r9tvxxwp" timestamp="1706196523"&gt;35&lt;/key&gt;&lt;/foreign-keys&gt;&lt;ref-type name="Electronic Book"&gt;44&lt;/ref-type&gt;&lt;contributors&gt;&lt;authors&gt;&lt;author&gt;Martijn W Heymans &lt;/author&gt;&lt;author&gt;Iris Eekhout&lt;/author&gt;&lt;/authors&gt;&lt;/contributors&gt;&lt;titles&gt;&lt;title&gt;Applied Missing Data Analysis With SPSS and (R)Studio&lt;/title&gt;&lt;/titles&gt;&lt;dates&gt;&lt;year&gt;2019&lt;/year&gt;&lt;/dates&gt;&lt;pub-location&gt;Amsterdam&lt;/pub-location&gt;&lt;urls&gt;&lt;related-urls&gt;&lt;url&gt;https://bookdown.org/mwheymans/bookmi/&lt;/url&gt;&lt;/related-urls&gt;&lt;/urls&gt;&lt;/record&gt;&lt;/Cite&gt;&lt;Cite&gt;&lt;Author&gt;Roderick&lt;/Author&gt;&lt;Year&gt;1988&lt;/Year&gt;&lt;RecNum&gt;34&lt;/RecNum&gt;&lt;record&gt;&lt;rec-number&gt;34&lt;/rec-number&gt;&lt;foreign-keys&gt;&lt;key app="EN" db-id="ss92raaewt9rt0e55p6pe9ah5fa2r9tvxxwp" timestamp="1706195659"&gt;34&lt;/key&gt;&lt;/foreign-keys&gt;&lt;ref-type name="Journal Article"&gt;17&lt;/ref-type&gt;&lt;contributors&gt;&lt;authors&gt;&lt;author&gt;Roderick, J. A. Little&lt;/author&gt;&lt;/authors&gt;&lt;/contributors&gt;&lt;titles&gt;&lt;title&gt;A Test of Missing Completely at Random for Multivariate Data with Missing Values&lt;/title&gt;&lt;secondary-title&gt;Journal of the American Statistical Association&lt;/secondary-title&gt;&lt;/titles&gt;&lt;periodical&gt;&lt;full-title&gt;Journal of the American Statistical Association&lt;/full-title&gt;&lt;/periodical&gt;&lt;pages&gt;1198-1202&lt;/pages&gt;&lt;volume&gt;83&lt;/volume&gt;&lt;number&gt;404&lt;/number&gt;&lt;dates&gt;&lt;year&gt;1988&lt;/year&gt;&lt;/dates&gt;&lt;publisher&gt;[American Statistical Association, Taylor &amp;amp; Francis, Ltd.]&lt;/publisher&gt;&lt;isbn&gt;01621459&lt;/isbn&gt;&lt;urls&gt;&lt;related-urls&gt;&lt;url&gt;http://www.jstor.org/stable/2290157&lt;/url&gt;&lt;/related-urls&gt;&lt;/urls&gt;&lt;custom1&gt;Full publication date: Dec., 1988&lt;/custom1&gt;&lt;electronic-resource-num&gt;10.2307/2290157&lt;/electronic-resource-num&gt;&lt;remote-database-name&gt;JSTOR&lt;/remote-database-name&gt;&lt;access-date&gt;2024/01/25/&lt;/access-date&gt;&lt;/record&gt;&lt;/Cite&gt;&lt;/EndNote&gt;</w:instrText>
      </w:r>
      <w:r w:rsidR="000D632E">
        <w:rPr>
          <w:lang w:val="en-US"/>
        </w:rPr>
        <w:fldChar w:fldCharType="separate"/>
      </w:r>
      <w:r w:rsidR="004866FE" w:rsidRPr="004866FE">
        <w:rPr>
          <w:noProof/>
          <w:vertAlign w:val="superscript"/>
          <w:lang w:val="en-US"/>
        </w:rPr>
        <w:t>23, 24</w:t>
      </w:r>
      <w:r w:rsidR="000D632E">
        <w:rPr>
          <w:lang w:val="en-US"/>
        </w:rPr>
        <w:fldChar w:fldCharType="end"/>
      </w:r>
      <w:ins w:id="49" w:author="My Luong Vuong" w:date="2025-02-23T15:43:00Z">
        <w:r w:rsidR="00F7141A">
          <w:rPr>
            <w:lang w:val="en-US"/>
          </w:rPr>
          <w:t xml:space="preserve"> </w:t>
        </w:r>
      </w:ins>
      <w:del w:id="50" w:author="My Luong Vuong" w:date="2025-02-23T15:43:00Z">
        <w:r w:rsidR="00584D1E" w:rsidDel="00F7141A">
          <w:rPr>
            <w:lang w:val="en-US"/>
          </w:rPr>
          <w:delText xml:space="preserve"> </w:delText>
        </w:r>
      </w:del>
      <w:ins w:id="51" w:author="My Luong Vuong" w:date="2025-02-23T15:29:00Z">
        <w:r w:rsidR="002203E2">
          <w:rPr>
            <w:lang w:val="en-US"/>
          </w:rPr>
          <w:t>which are available in</w:t>
        </w:r>
      </w:ins>
      <w:ins w:id="52" w:author="My Luong Vuong" w:date="2025-01-24T15:09:00Z">
        <w:r w:rsidR="00D11D94">
          <w:rPr>
            <w:lang w:val="en-US"/>
          </w:rPr>
          <w:t xml:space="preserve"> the </w:t>
        </w:r>
        <w:r w:rsidR="00D11D94" w:rsidRPr="00847A0E">
          <w:rPr>
            <w:i/>
            <w:iCs/>
            <w:lang w:val="en-US"/>
            <w:rPrChange w:id="53" w:author="My Luong Vuong" w:date="2025-01-24T15:11:00Z">
              <w:rPr>
                <w:lang w:val="en-US"/>
              </w:rPr>
            </w:rPrChange>
          </w:rPr>
          <w:t>finalfit</w:t>
        </w:r>
        <w:r w:rsidR="00D11D94">
          <w:rPr>
            <w:lang w:val="en-US"/>
          </w:rPr>
          <w:t xml:space="preserve"> </w:t>
        </w:r>
      </w:ins>
      <w:ins w:id="54" w:author="My Luong Vuong" w:date="2025-02-23T15:43:00Z">
        <w:r w:rsidR="00BC5A18">
          <w:rPr>
            <w:lang w:val="en-US"/>
          </w:rPr>
          <w:t xml:space="preserve">and </w:t>
        </w:r>
      </w:ins>
      <w:ins w:id="55" w:author="My Luong Vuong" w:date="2025-01-24T15:10:00Z">
        <w:r w:rsidR="00A91549" w:rsidRPr="00DB3A42">
          <w:rPr>
            <w:i/>
            <w:iCs/>
            <w:lang w:val="en-US"/>
            <w:rPrChange w:id="56" w:author="My Luong Vuong" w:date="2025-01-24T15:11:00Z">
              <w:rPr>
                <w:lang w:val="en-US"/>
              </w:rPr>
            </w:rPrChange>
          </w:rPr>
          <w:t>nan</w:t>
        </w:r>
        <w:r w:rsidR="00082BFD" w:rsidRPr="00DB3A42">
          <w:rPr>
            <w:i/>
            <w:iCs/>
            <w:lang w:val="en-US"/>
            <w:rPrChange w:id="57" w:author="My Luong Vuong" w:date="2025-01-24T15:11:00Z">
              <w:rPr>
                <w:lang w:val="en-US"/>
              </w:rPr>
            </w:rPrChange>
          </w:rPr>
          <w:t>iar</w:t>
        </w:r>
        <w:r w:rsidR="00082BFD">
          <w:rPr>
            <w:lang w:val="en-US"/>
          </w:rPr>
          <w:t xml:space="preserve"> package</w:t>
        </w:r>
      </w:ins>
      <w:ins w:id="58" w:author="My Luong Vuong" w:date="2025-02-23T15:30:00Z">
        <w:r w:rsidR="002203E2">
          <w:rPr>
            <w:lang w:val="en-US"/>
          </w:rPr>
          <w:t>s in R</w:t>
        </w:r>
      </w:ins>
      <w:ins w:id="59" w:author="My Luong Vuong" w:date="2025-01-24T15:10:00Z">
        <w:r w:rsidR="00082BFD">
          <w:rPr>
            <w:lang w:val="en-US"/>
          </w:rPr>
          <w:t>.</w:t>
        </w:r>
      </w:ins>
      <w:r w:rsidR="0020643D">
        <w:rPr>
          <w:lang w:val="en-US"/>
        </w:rPr>
        <w:fldChar w:fldCharType="begin"/>
      </w:r>
      <w:r w:rsidR="004866FE">
        <w:rPr>
          <w:lang w:val="en-US"/>
        </w:rPr>
        <w:instrText xml:space="preserve"> ADDIN EN.CITE &lt;EndNote&gt;&lt;Cite&gt;&lt;Author&gt;Harrison&lt;/Author&gt;&lt;Year&gt;2024&lt;/Year&gt;&lt;RecNum&gt;113&lt;/RecNum&gt;&lt;DisplayText&gt;&lt;style face="superscript"&gt;25, 26&lt;/style&gt;&lt;/DisplayText&gt;&lt;record&gt;&lt;rec-number&gt;113&lt;/rec-number&gt;&lt;foreign-keys&gt;&lt;key app="EN" db-id="ss92raaewt9rt0e55p6pe9ah5fa2r9tvxxwp" timestamp="1740321273"&gt;113&lt;/key&gt;&lt;/foreign-keys&gt;&lt;ref-type name="Computer Program"&gt;9&lt;/ref-type&gt;&lt;contributors&gt;&lt;authors&gt;&lt;author&gt;Harrison, Ewen. &lt;/author&gt;&lt;author&gt;Drake, Tom. &lt;/author&gt;&lt;author&gt;Pius, Riinu&lt;/author&gt;&lt;/authors&gt;&lt;/contributors&gt;&lt;titles&gt;&lt;title&gt;finalfit: Quickly Create Elegant Regression Results Tables and Plots when Modelling&lt;/title&gt;&lt;/titles&gt;&lt;dates&gt;&lt;year&gt;2024&lt;/year&gt;&lt;/dates&gt;&lt;publisher&gt;R package version 1.0.8&lt;/publisher&gt;&lt;urls&gt;&lt;related-urls&gt;&lt;url&gt;https://github.com/ewenharrison/finalfit&lt;/url&gt;&lt;/related-urls&gt;&lt;/urls&gt;&lt;/record&gt;&lt;/Cite&gt;&lt;Cite&gt;&lt;Author&gt;Tierney&lt;/Author&gt;&lt;Year&gt;2023&lt;/Year&gt;&lt;RecNum&gt;114&lt;/RecNum&gt;&lt;record&gt;&lt;rec-number&gt;114&lt;/rec-number&gt;&lt;foreign-keys&gt;&lt;key app="EN" db-id="ss92raaewt9rt0e55p6pe9ah5fa2r9tvxxwp" timestamp="1740321746"&gt;114&lt;/key&gt;&lt;/foreign-keys&gt;&lt;ref-type name="Journal Article"&gt;17&lt;/ref-type&gt;&lt;contributors&gt;&lt;authors&gt;&lt;author&gt;Tierney, Nicholas&lt;/author&gt;&lt;author&gt;Cook, Dianne&lt;/author&gt;&lt;/authors&gt;&lt;/contributors&gt;&lt;titles&gt;&lt;title&gt;Expanding Tidy Data Principles to Facilitate Missing Data Exploration, Visualization and Assessment of Imputations&lt;/title&gt;&lt;secondary-title&gt;Journal of Statistical Software&lt;/secondary-title&gt;&lt;/titles&gt;&lt;periodical&gt;&lt;full-title&gt;Journal of Statistical Software&lt;/full-title&gt;&lt;/periodical&gt;&lt;pages&gt;1 - 31&lt;/pages&gt;&lt;volume&gt;105&lt;/volume&gt;&lt;number&gt;7&lt;/number&gt;&lt;section&gt;Articles&lt;/section&gt;&lt;dates&gt;&lt;year&gt;2023&lt;/year&gt;&lt;pub-dates&gt;&lt;date&gt;02/03&lt;/date&gt;&lt;/pub-dates&gt;&lt;/dates&gt;&lt;urls&gt;&lt;related-urls&gt;&lt;url&gt;https://www.jstatsoft.org/index.php/jss/article/view/v105i07&lt;/url&gt;&lt;/related-urls&gt;&lt;/urls&gt;&lt;electronic-resource-num&gt;10.18637/jss.v105.i07&lt;/electronic-resource-num&gt;&lt;access-date&gt;2025/02/23&lt;/access-date&gt;&lt;/record&gt;&lt;/Cite&gt;&lt;/EndNote&gt;</w:instrText>
      </w:r>
      <w:r w:rsidR="0020643D">
        <w:rPr>
          <w:lang w:val="en-US"/>
        </w:rPr>
        <w:fldChar w:fldCharType="separate"/>
      </w:r>
      <w:r w:rsidR="004866FE" w:rsidRPr="004866FE">
        <w:rPr>
          <w:noProof/>
          <w:vertAlign w:val="superscript"/>
          <w:lang w:val="en-US"/>
        </w:rPr>
        <w:t>25, 26</w:t>
      </w:r>
      <w:r w:rsidR="0020643D">
        <w:rPr>
          <w:lang w:val="en-US"/>
        </w:rPr>
        <w:fldChar w:fldCharType="end"/>
      </w:r>
      <w:ins w:id="60" w:author="My Luong Vuong" w:date="2025-01-24T15:10:00Z">
        <w:r w:rsidR="00D41040">
          <w:rPr>
            <w:lang w:val="en-US"/>
          </w:rPr>
          <w:t xml:space="preserve"> </w:t>
        </w:r>
      </w:ins>
      <w:r w:rsidR="00584D1E">
        <w:rPr>
          <w:lang w:val="en-US"/>
        </w:rPr>
        <w:t>If the missing data mechanism is likely MCAR, these c</w:t>
      </w:r>
      <w:r w:rsidR="002E7DC6">
        <w:rPr>
          <w:lang w:val="en-US"/>
        </w:rPr>
        <w:t xml:space="preserve">haracteristics should </w:t>
      </w:r>
      <w:r w:rsidR="006253B1">
        <w:rPr>
          <w:lang w:val="en-US"/>
        </w:rPr>
        <w:t>not differ significantly</w:t>
      </w:r>
      <w:r w:rsidR="002E7DC6">
        <w:rPr>
          <w:lang w:val="en-US"/>
        </w:rPr>
        <w:t>.</w:t>
      </w:r>
      <w:r w:rsidR="005F10D2">
        <w:rPr>
          <w:lang w:val="en-US"/>
        </w:rPr>
        <w:fldChar w:fldCharType="begin"/>
      </w:r>
      <w:r w:rsidR="004866FE">
        <w:rPr>
          <w:lang w:val="en-US"/>
        </w:rPr>
        <w:instrText xml:space="preserve"> ADDIN EN.CITE &lt;EndNote&gt;&lt;Cite&gt;&lt;Author&gt;van Buuren&lt;/Author&gt;&lt;Year&gt;2011&lt;/Year&gt;&lt;RecNum&gt;75&lt;/RecNum&gt;&lt;DisplayText&gt;&lt;style face="superscript"&gt;17&lt;/style&gt;&lt;/DisplayText&gt;&lt;record&gt;&lt;rec-number&gt;75&lt;/rec-number&gt;&lt;foreign-keys&gt;&lt;key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5F10D2">
        <w:rPr>
          <w:lang w:val="en-US"/>
        </w:rPr>
        <w:fldChar w:fldCharType="separate"/>
      </w:r>
      <w:r w:rsidR="004866FE" w:rsidRPr="004866FE">
        <w:rPr>
          <w:noProof/>
          <w:vertAlign w:val="superscript"/>
          <w:lang w:val="en-US"/>
        </w:rPr>
        <w:t>17</w:t>
      </w:r>
      <w:r w:rsidR="005F10D2">
        <w:rPr>
          <w:lang w:val="en-US"/>
        </w:rPr>
        <w:fldChar w:fldCharType="end"/>
      </w:r>
      <w:r w:rsidR="008D7868">
        <w:rPr>
          <w:lang w:val="en-US"/>
        </w:rPr>
        <w:t xml:space="preserve"> </w:t>
      </w:r>
    </w:p>
    <w:p w14:paraId="464B3EF4" w14:textId="1EF859CA" w:rsidR="002A4996" w:rsidRDefault="002F3292" w:rsidP="00987646">
      <w:pPr>
        <w:rPr>
          <w:lang w:val="en-US"/>
        </w:rPr>
      </w:pPr>
      <w:r>
        <w:rPr>
          <w:lang w:val="en-US"/>
        </w:rPr>
        <w:t>It</w:t>
      </w:r>
      <w:r w:rsidR="00C32B9A">
        <w:rPr>
          <w:lang w:val="en-US"/>
        </w:rPr>
        <w:t xml:space="preserve"> </w:t>
      </w:r>
      <w:r w:rsidR="003316AC">
        <w:rPr>
          <w:lang w:val="en-US"/>
        </w:rPr>
        <w:t>is also useful</w:t>
      </w:r>
      <w:r w:rsidR="007071F4">
        <w:rPr>
          <w:lang w:val="en-US"/>
        </w:rPr>
        <w:t xml:space="preserve"> before </w:t>
      </w:r>
      <w:r w:rsidR="00387A81">
        <w:rPr>
          <w:lang w:val="en-US"/>
        </w:rPr>
        <w:t>imputing to gain insights into missing data patterns of the pharmacometrics dataset, which </w:t>
      </w:r>
      <w:r w:rsidR="009B2718">
        <w:rPr>
          <w:lang w:val="en-US"/>
        </w:rPr>
        <w:t>tells</w:t>
      </w:r>
      <w:r w:rsidR="00872D89">
        <w:rPr>
          <w:lang w:val="en-US"/>
        </w:rPr>
        <w:t xml:space="preserve"> us where the missing values are taking place</w:t>
      </w:r>
      <w:r w:rsidR="00074F82">
        <w:rPr>
          <w:lang w:val="en-US"/>
        </w:rPr>
        <w:t>.</w:t>
      </w:r>
      <w:r w:rsidR="00D90622">
        <w:rPr>
          <w:lang w:val="en-US"/>
        </w:rPr>
        <w:t xml:space="preserve"> This is because t</w:t>
      </w:r>
      <w:r w:rsidR="00D90622" w:rsidRPr="00D90622">
        <w:rPr>
          <w:lang w:val="en-US"/>
        </w:rPr>
        <w:t>he missing data pattern influences the amount of information that can be transferred between variables</w:t>
      </w:r>
      <w:r w:rsidR="009005B1">
        <w:rPr>
          <w:lang w:val="en-US"/>
        </w:rPr>
        <w:t xml:space="preserve"> and the precision of imputation</w:t>
      </w:r>
      <w:r w:rsidR="00D90622">
        <w:rPr>
          <w:lang w:val="en-US"/>
        </w:rPr>
        <w:t>.</w:t>
      </w:r>
      <w:r w:rsidR="00D22E63">
        <w:rPr>
          <w:lang w:val="en-US"/>
        </w:rPr>
        <w:t xml:space="preserve"> </w:t>
      </w:r>
      <w:r w:rsidR="00BD23D0">
        <w:rPr>
          <w:lang w:val="en-US"/>
        </w:rPr>
        <w:t>Overall</w:t>
      </w:r>
      <w:r w:rsidR="0037456F">
        <w:rPr>
          <w:lang w:val="en-US"/>
        </w:rPr>
        <w:t>,</w:t>
      </w:r>
      <w:r w:rsidR="00CF1F69">
        <w:rPr>
          <w:lang w:val="en-US"/>
        </w:rPr>
        <w:t xml:space="preserve"> the pattern of data missingness can either</w:t>
      </w:r>
      <w:r w:rsidR="00091A24">
        <w:rPr>
          <w:lang w:val="en-US"/>
        </w:rPr>
        <w:t xml:space="preserve"> be</w:t>
      </w:r>
      <w:r w:rsidR="00CF1F69">
        <w:rPr>
          <w:lang w:val="en-US"/>
        </w:rPr>
        <w:t xml:space="preserve"> classified as </w:t>
      </w:r>
      <w:r w:rsidR="0037456F">
        <w:rPr>
          <w:lang w:val="en-US"/>
        </w:rPr>
        <w:t>univariate v</w:t>
      </w:r>
      <w:r w:rsidR="00327527">
        <w:rPr>
          <w:lang w:val="en-US"/>
        </w:rPr>
        <w:t>ersu</w:t>
      </w:r>
      <w:r w:rsidR="0037456F">
        <w:rPr>
          <w:lang w:val="en-US"/>
        </w:rPr>
        <w:t xml:space="preserve">s multivariate </w:t>
      </w:r>
      <w:r w:rsidR="00CF1F69">
        <w:rPr>
          <w:lang w:val="en-US"/>
        </w:rPr>
        <w:t xml:space="preserve">or </w:t>
      </w:r>
      <w:r w:rsidR="00905544">
        <w:rPr>
          <w:lang w:val="en-US"/>
        </w:rPr>
        <w:t>monotone v</w:t>
      </w:r>
      <w:r w:rsidR="00327527">
        <w:rPr>
          <w:lang w:val="en-US"/>
        </w:rPr>
        <w:t>ersu</w:t>
      </w:r>
      <w:r w:rsidR="00905544">
        <w:rPr>
          <w:lang w:val="en-US"/>
        </w:rPr>
        <w:t>s non-monotone</w:t>
      </w:r>
      <w:r w:rsidR="00281BAB">
        <w:rPr>
          <w:lang w:val="en-US"/>
        </w:rPr>
        <w:t>.</w:t>
      </w:r>
      <w:r w:rsidR="0020572F">
        <w:rPr>
          <w:lang w:val="en-US"/>
        </w:rPr>
        <w:t xml:space="preserve"> </w:t>
      </w:r>
      <w:r w:rsidR="00B227A6">
        <w:rPr>
          <w:lang w:val="en-US"/>
        </w:rPr>
        <w:t>The univariate pattern happens</w:t>
      </w:r>
      <w:r w:rsidR="00642460">
        <w:rPr>
          <w:lang w:val="en-US"/>
        </w:rPr>
        <w:t xml:space="preserve"> </w:t>
      </w:r>
      <w:r w:rsidR="00731670">
        <w:rPr>
          <w:lang w:val="en-US"/>
        </w:rPr>
        <w:t>when there is</w:t>
      </w:r>
      <w:r w:rsidR="00AE4964">
        <w:rPr>
          <w:lang w:val="en-US"/>
        </w:rPr>
        <w:t xml:space="preserve"> only</w:t>
      </w:r>
      <w:r w:rsidR="00731670">
        <w:rPr>
          <w:lang w:val="en-US"/>
        </w:rPr>
        <w:t xml:space="preserve"> one variable with missing data.</w:t>
      </w:r>
      <w:r w:rsidR="00050C5A">
        <w:rPr>
          <w:lang w:val="en-US"/>
        </w:rPr>
        <w:fldChar w:fldCharType="begin"/>
      </w:r>
      <w:r w:rsidR="004866FE">
        <w:rPr>
          <w:lang w:val="en-US"/>
        </w:rPr>
        <w:instrText xml:space="preserve"> ADDIN EN.CITE &lt;EndNote&gt;&lt;Cite&gt;&lt;Author&gt;Liu&lt;/Author&gt;&lt;Year&gt;2016&lt;/Year&gt;&lt;RecNum&gt;46&lt;/RecNum&gt;&lt;DisplayText&gt;&lt;style face="superscript"&gt;27&lt;/style&gt;&lt;/DisplayText&gt;&lt;record&gt;&lt;rec-number&gt;46&lt;/rec-number&gt;&lt;foreign-keys&gt;&lt;key app="EN" db-id="ss92raaewt9rt0e55p6pe9ah5fa2r9tvxxwp" timestamp="1725276020"&gt;46&lt;/key&gt;&lt;/foreign-keys&gt;&lt;ref-type name="Book"&gt;6&lt;/ref-type&gt;&lt;contributors&gt;&lt;authors&gt;&lt;author&gt;Xian Liu&lt;/author&gt;&lt;/authors&gt;&lt;/contributors&gt;&lt;titles&gt;&lt;title&gt;Methods and Applications of Longitudinal Data Analysis&lt;/title&gt;&lt;/titles&gt;&lt;dates&gt;&lt;year&gt;2016&lt;/year&gt;&lt;/dates&gt;&lt;pub-location&gt;Oxford&lt;/pub-location&gt;&lt;publisher&gt;Academic Press&lt;/publisher&gt;&lt;isbn&gt;978-0-12-801342-7&lt;/isbn&gt;&lt;urls&gt;&lt;/urls&gt;&lt;electronic-resource-num&gt;https://doi.org/10.1016/C2013-0-13082-6&lt;/electronic-resource-num&gt;&lt;/record&gt;&lt;/Cite&gt;&lt;Cite&gt;&lt;Author&gt;Liu&lt;/Author&gt;&lt;Year&gt;2016&lt;/Year&gt;&lt;RecNum&gt;46&lt;/RecNum&gt;&lt;record&gt;&lt;rec-number&gt;46&lt;/rec-number&gt;&lt;foreign-keys&gt;&lt;key app="EN" db-id="ss92raaewt9rt0e55p6pe9ah5fa2r9tvxxwp" timestamp="1725276020"&gt;46&lt;/key&gt;&lt;/foreign-keys&gt;&lt;ref-type name="Book"&gt;6&lt;/ref-type&gt;&lt;contributors&gt;&lt;authors&gt;&lt;author&gt;Xian Liu&lt;/author&gt;&lt;/authors&gt;&lt;/contributors&gt;&lt;titles&gt;&lt;title&gt;Methods and Applications of Longitudinal Data Analysis&lt;/title&gt;&lt;/titles&gt;&lt;dates&gt;&lt;year&gt;2016&lt;/year&gt;&lt;/dates&gt;&lt;pub-location&gt;Oxford&lt;/pub-location&gt;&lt;publisher&gt;Academic Press&lt;/publisher&gt;&lt;isbn&gt;978-0-12-801342-7&lt;/isbn&gt;&lt;urls&gt;&lt;/urls&gt;&lt;electronic-resource-num&gt;https://doi.org/10.1016/C2013-0-13082-6&lt;/electronic-resource-num&gt;&lt;/record&gt;&lt;/Cite&gt;&lt;/EndNote&gt;</w:instrText>
      </w:r>
      <w:r w:rsidR="00050C5A">
        <w:rPr>
          <w:lang w:val="en-US"/>
        </w:rPr>
        <w:fldChar w:fldCharType="separate"/>
      </w:r>
      <w:r w:rsidR="004866FE" w:rsidRPr="004866FE">
        <w:rPr>
          <w:noProof/>
          <w:vertAlign w:val="superscript"/>
          <w:lang w:val="en-US"/>
        </w:rPr>
        <w:t>27</w:t>
      </w:r>
      <w:r w:rsidR="00050C5A">
        <w:rPr>
          <w:lang w:val="en-US"/>
        </w:rPr>
        <w:fldChar w:fldCharType="end"/>
      </w:r>
      <w:r w:rsidR="00F412EC">
        <w:rPr>
          <w:lang w:val="en-US"/>
        </w:rPr>
        <w:t xml:space="preserve"> In practice, </w:t>
      </w:r>
      <w:r w:rsidR="009C4D72">
        <w:rPr>
          <w:lang w:val="en-US"/>
        </w:rPr>
        <w:t xml:space="preserve">the </w:t>
      </w:r>
      <w:r w:rsidR="00F46874">
        <w:rPr>
          <w:lang w:val="en-US"/>
        </w:rPr>
        <w:t xml:space="preserve">multivariate pattern is more commonplace where </w:t>
      </w:r>
      <w:r w:rsidR="00F412EC">
        <w:rPr>
          <w:lang w:val="en-US"/>
        </w:rPr>
        <w:t xml:space="preserve">more than one </w:t>
      </w:r>
      <w:r w:rsidR="00D5746A">
        <w:rPr>
          <w:lang w:val="en-US"/>
        </w:rPr>
        <w:t>covariate</w:t>
      </w:r>
      <w:r w:rsidR="004538B2">
        <w:rPr>
          <w:lang w:val="en-US"/>
        </w:rPr>
        <w:t xml:space="preserve"> has </w:t>
      </w:r>
      <w:r w:rsidR="004538B2">
        <w:rPr>
          <w:lang w:val="en-US"/>
        </w:rPr>
        <w:lastRenderedPageBreak/>
        <w:t>missing data</w:t>
      </w:r>
      <w:r w:rsidR="00D5746A">
        <w:rPr>
          <w:lang w:val="en-US"/>
        </w:rPr>
        <w:t>.</w:t>
      </w:r>
      <w:r w:rsidR="0082263D">
        <w:rPr>
          <w:lang w:val="en-US"/>
        </w:rPr>
        <w:t xml:space="preserve"> On the other hand,</w:t>
      </w:r>
      <w:r w:rsidR="00DE3CA9">
        <w:rPr>
          <w:lang w:val="en-US"/>
        </w:rPr>
        <w:t xml:space="preserve"> </w:t>
      </w:r>
      <w:r w:rsidR="00CD1612">
        <w:rPr>
          <w:lang w:val="en-US"/>
        </w:rPr>
        <w:t xml:space="preserve">a </w:t>
      </w:r>
      <w:r w:rsidR="0082263D">
        <w:rPr>
          <w:lang w:val="en-US"/>
        </w:rPr>
        <w:t>m</w:t>
      </w:r>
      <w:r w:rsidR="002A5EE1" w:rsidRPr="002A5EE1">
        <w:rPr>
          <w:lang w:val="en-US"/>
        </w:rPr>
        <w:t xml:space="preserve">onotone </w:t>
      </w:r>
      <w:r w:rsidR="00EF60CE">
        <w:rPr>
          <w:lang w:val="en-US"/>
        </w:rPr>
        <w:t>missingness pattern</w:t>
      </w:r>
      <w:r w:rsidR="002A5EE1" w:rsidRPr="002A5EE1">
        <w:rPr>
          <w:lang w:val="en-US"/>
        </w:rPr>
        <w:t xml:space="preserve"> arise</w:t>
      </w:r>
      <w:r w:rsidR="00C9170F">
        <w:rPr>
          <w:lang w:val="en-US"/>
        </w:rPr>
        <w:t>s</w:t>
      </w:r>
      <w:r w:rsidR="002A5EE1" w:rsidRPr="002A5EE1">
        <w:rPr>
          <w:lang w:val="en-US"/>
        </w:rPr>
        <w:t xml:space="preserve"> </w:t>
      </w:r>
      <w:r w:rsidR="00C84EAF">
        <w:rPr>
          <w:lang w:val="en-US"/>
        </w:rPr>
        <w:t xml:space="preserve">when </w:t>
      </w:r>
      <w:r w:rsidR="00A853FB" w:rsidRPr="00A853FB">
        <w:rPr>
          <w:lang w:val="en-US"/>
        </w:rPr>
        <w:t xml:space="preserve">the missingness of </w:t>
      </w:r>
      <w:r w:rsidR="007D2C90">
        <w:rPr>
          <w:lang w:val="en-US"/>
        </w:rPr>
        <w:t>covariates</w:t>
      </w:r>
      <w:r w:rsidR="00A853FB" w:rsidRPr="00A853FB">
        <w:rPr>
          <w:lang w:val="en-US"/>
        </w:rPr>
        <w:t xml:space="preserve"> can be ordered in a way that if one </w:t>
      </w:r>
      <w:r w:rsidR="00684748">
        <w:rPr>
          <w:lang w:val="en-US"/>
        </w:rPr>
        <w:t>covariate</w:t>
      </w:r>
      <w:r w:rsidR="00A853FB" w:rsidRPr="00A853FB">
        <w:rPr>
          <w:lang w:val="en-US"/>
        </w:rPr>
        <w:t xml:space="preserve"> is missing then all subsequent </w:t>
      </w:r>
      <w:r w:rsidR="005A4D0D">
        <w:rPr>
          <w:lang w:val="en-US"/>
        </w:rPr>
        <w:t>covariates</w:t>
      </w:r>
      <w:r w:rsidR="00A853FB" w:rsidRPr="00A853FB">
        <w:rPr>
          <w:lang w:val="en-US"/>
        </w:rPr>
        <w:t xml:space="preserve"> are also missing</w:t>
      </w:r>
      <w:r w:rsidR="009003A3">
        <w:rPr>
          <w:lang w:val="en-US"/>
        </w:rPr>
        <w:t xml:space="preserve">. </w:t>
      </w:r>
      <w:r w:rsidR="00593872">
        <w:rPr>
          <w:lang w:val="en-US"/>
        </w:rPr>
        <w:t xml:space="preserve">This can </w:t>
      </w:r>
      <w:r w:rsidR="00C731BE">
        <w:rPr>
          <w:lang w:val="en-US"/>
        </w:rPr>
        <w:t>occur</w:t>
      </w:r>
      <w:r w:rsidR="00C84EAF">
        <w:rPr>
          <w:lang w:val="en-US"/>
        </w:rPr>
        <w:t xml:space="preserve"> </w:t>
      </w:r>
      <w:r w:rsidR="00593872">
        <w:rPr>
          <w:lang w:val="en-US"/>
        </w:rPr>
        <w:t xml:space="preserve">when </w:t>
      </w:r>
      <w:r w:rsidR="00C731BE">
        <w:rPr>
          <w:lang w:val="en-US"/>
        </w:rPr>
        <w:t xml:space="preserve">a </w:t>
      </w:r>
      <w:r w:rsidR="00593872">
        <w:rPr>
          <w:lang w:val="en-US"/>
        </w:rPr>
        <w:t>patient drop</w:t>
      </w:r>
      <w:r w:rsidR="00C731BE">
        <w:rPr>
          <w:lang w:val="en-US"/>
        </w:rPr>
        <w:t>s</w:t>
      </w:r>
      <w:r w:rsidR="00593872">
        <w:rPr>
          <w:lang w:val="en-US"/>
        </w:rPr>
        <w:t xml:space="preserve"> out of </w:t>
      </w:r>
      <w:r w:rsidR="005F24BE">
        <w:rPr>
          <w:lang w:val="en-US"/>
        </w:rPr>
        <w:t>the study</w:t>
      </w:r>
      <w:r w:rsidR="00C450DE">
        <w:rPr>
          <w:lang w:val="en-US"/>
        </w:rPr>
        <w:t xml:space="preserve">, thus all the subsequent </w:t>
      </w:r>
      <w:r w:rsidR="00120969">
        <w:rPr>
          <w:lang w:val="en-US"/>
        </w:rPr>
        <w:t>measurements of their covariates are not available</w:t>
      </w:r>
      <w:r w:rsidR="002A5EE1" w:rsidRPr="002A5EE1">
        <w:rPr>
          <w:lang w:val="en-US"/>
        </w:rPr>
        <w:t xml:space="preserve">. </w:t>
      </w:r>
      <w:r w:rsidR="00DC590F">
        <w:rPr>
          <w:lang w:val="en-US"/>
        </w:rPr>
        <w:t>The</w:t>
      </w:r>
      <w:r w:rsidR="002A5EE1" w:rsidRPr="002A5EE1">
        <w:rPr>
          <w:lang w:val="en-US"/>
        </w:rPr>
        <w:t xml:space="preserve"> univariate </w:t>
      </w:r>
      <w:r w:rsidR="002123A5">
        <w:rPr>
          <w:lang w:val="en-US"/>
        </w:rPr>
        <w:t>pattern</w:t>
      </w:r>
      <w:r w:rsidR="002A5EE1" w:rsidRPr="002A5EE1">
        <w:rPr>
          <w:lang w:val="en-US"/>
        </w:rPr>
        <w:t xml:space="preserve"> represents a </w:t>
      </w:r>
      <w:r w:rsidR="002123A5">
        <w:rPr>
          <w:lang w:val="en-US"/>
        </w:rPr>
        <w:t>special case of the</w:t>
      </w:r>
      <w:r w:rsidR="002A5EE1" w:rsidRPr="002A5EE1">
        <w:rPr>
          <w:lang w:val="en-US"/>
        </w:rPr>
        <w:t xml:space="preserve"> monotone pattern, and significant computational efficiencies can be achieved when dealing with monotone data</w:t>
      </w:r>
      <w:r w:rsidR="00B4166B">
        <w:rPr>
          <w:lang w:val="en-US"/>
        </w:rPr>
        <w:t>.</w:t>
      </w:r>
      <w:r w:rsidR="00AE5342">
        <w:rPr>
          <w:lang w:val="en-US"/>
        </w:rPr>
        <w:fldChar w:fldCharType="begin"/>
      </w:r>
      <w:r w:rsidR="004866FE">
        <w:rPr>
          <w:lang w:val="en-US"/>
        </w:rPr>
        <w:instrText xml:space="preserve"> ADDIN EN.CITE &lt;EndNote&gt;&lt;Cite&gt;&lt;Author&gt;Heymans&lt;/Author&gt;&lt;Year&gt;2019&lt;/Year&gt;&lt;RecNum&gt;35&lt;/RecNum&gt;&lt;DisplayText&gt;&lt;style face="superscript"&gt;23&lt;/style&gt;&lt;/DisplayText&gt;&lt;record&gt;&lt;rec-number&gt;35&lt;/rec-number&gt;&lt;foreign-keys&gt;&lt;key app="EN" db-id="ss92raaewt9rt0e55p6pe9ah5fa2r9tvxxwp" timestamp="1706196523"&gt;35&lt;/key&gt;&lt;/foreign-keys&gt;&lt;ref-type name="Electronic Book"&gt;44&lt;/ref-type&gt;&lt;contributors&gt;&lt;authors&gt;&lt;author&gt;Martijn W Heymans &lt;/author&gt;&lt;author&gt;Iris Eekhout&lt;/author&gt;&lt;/authors&gt;&lt;/contributors&gt;&lt;titles&gt;&lt;title&gt;Applied Missing Data Analysis With SPSS and (R)Studio&lt;/title&gt;&lt;/titles&gt;&lt;dates&gt;&lt;year&gt;2019&lt;/year&gt;&lt;/dates&gt;&lt;pub-location&gt;Amsterdam&lt;/pub-location&gt;&lt;urls&gt;&lt;related-urls&gt;&lt;url&gt;https://bookdown.org/mwheymans/bookmi/&lt;/url&gt;&lt;/related-urls&gt;&lt;/urls&gt;&lt;/record&gt;&lt;/Cite&gt;&lt;/EndNote&gt;</w:instrText>
      </w:r>
      <w:r w:rsidR="00AE5342">
        <w:rPr>
          <w:lang w:val="en-US"/>
        </w:rPr>
        <w:fldChar w:fldCharType="separate"/>
      </w:r>
      <w:r w:rsidR="004866FE" w:rsidRPr="004866FE">
        <w:rPr>
          <w:noProof/>
          <w:vertAlign w:val="superscript"/>
          <w:lang w:val="en-US"/>
        </w:rPr>
        <w:t>23</w:t>
      </w:r>
      <w:r w:rsidR="00AE5342">
        <w:rPr>
          <w:lang w:val="en-US"/>
        </w:rPr>
        <w:fldChar w:fldCharType="end"/>
      </w:r>
      <w:r w:rsidR="006C40DC">
        <w:rPr>
          <w:lang w:val="en-US"/>
        </w:rPr>
        <w:t xml:space="preserve"> </w:t>
      </w:r>
      <w:r w:rsidR="00FD43A6">
        <w:rPr>
          <w:lang w:val="en-US"/>
        </w:rPr>
        <w:t>Similar to</w:t>
      </w:r>
      <w:r w:rsidR="00AE55C4">
        <w:rPr>
          <w:lang w:val="en-US"/>
        </w:rPr>
        <w:t xml:space="preserve"> </w:t>
      </w:r>
      <w:r w:rsidR="00D223F7">
        <w:rPr>
          <w:lang w:val="en-US"/>
        </w:rPr>
        <w:t>the</w:t>
      </w:r>
      <w:r w:rsidR="00FD43A6">
        <w:rPr>
          <w:lang w:val="en-US"/>
        </w:rPr>
        <w:t xml:space="preserve"> univariate pattern,</w:t>
      </w:r>
      <w:r w:rsidR="005C6C66">
        <w:rPr>
          <w:lang w:val="en-US"/>
        </w:rPr>
        <w:t xml:space="preserve"> the</w:t>
      </w:r>
      <w:r w:rsidR="00FD43A6">
        <w:rPr>
          <w:lang w:val="en-US"/>
        </w:rPr>
        <w:t xml:space="preserve"> monotone</w:t>
      </w:r>
      <w:r w:rsidR="005C6C66">
        <w:rPr>
          <w:lang w:val="en-US"/>
        </w:rPr>
        <w:t xml:space="preserve"> pattern</w:t>
      </w:r>
      <w:r w:rsidR="00FD43A6">
        <w:rPr>
          <w:lang w:val="en-US"/>
        </w:rPr>
        <w:t xml:space="preserve"> </w:t>
      </w:r>
      <w:r w:rsidR="00282891">
        <w:rPr>
          <w:lang w:val="en-US"/>
        </w:rPr>
        <w:t>is not commonplace in practice,</w:t>
      </w:r>
      <w:r w:rsidR="001F4D8A">
        <w:rPr>
          <w:lang w:val="en-US"/>
        </w:rPr>
        <w:t xml:space="preserve"> and what pharmacometricians usually encounter </w:t>
      </w:r>
      <w:r w:rsidR="00AD32D3">
        <w:rPr>
          <w:lang w:val="en-US"/>
        </w:rPr>
        <w:t>is a</w:t>
      </w:r>
      <w:r w:rsidR="001F4D8A">
        <w:rPr>
          <w:lang w:val="en-US"/>
        </w:rPr>
        <w:t xml:space="preserve"> non-monotone</w:t>
      </w:r>
      <w:r w:rsidR="00E50348">
        <w:rPr>
          <w:lang w:val="en-US"/>
        </w:rPr>
        <w:t xml:space="preserve"> missing pattern.</w:t>
      </w:r>
      <w:r w:rsidR="00D51C67">
        <w:rPr>
          <w:lang w:val="en-US"/>
        </w:rPr>
        <w:fldChar w:fldCharType="begin"/>
      </w:r>
      <w:r w:rsidR="004866FE">
        <w:rPr>
          <w:lang w:val="en-US"/>
        </w:rPr>
        <w:instrText xml:space="preserve"> ADDIN EN.CITE &lt;EndNote&gt;&lt;Cite&gt;&lt;Author&gt;Heymans&lt;/Author&gt;&lt;Year&gt;2019&lt;/Year&gt;&lt;RecNum&gt;35&lt;/RecNum&gt;&lt;DisplayText&gt;&lt;style face="superscript"&gt;23&lt;/style&gt;&lt;/DisplayText&gt;&lt;record&gt;&lt;rec-number&gt;35&lt;/rec-number&gt;&lt;foreign-keys&gt;&lt;key app="EN" db-id="ss92raaewt9rt0e55p6pe9ah5fa2r9tvxxwp" timestamp="1706196523"&gt;35&lt;/key&gt;&lt;/foreign-keys&gt;&lt;ref-type name="Electronic Book"&gt;44&lt;/ref-type&gt;&lt;contributors&gt;&lt;authors&gt;&lt;author&gt;Martijn W Heymans &lt;/author&gt;&lt;author&gt;Iris Eekhout&lt;/author&gt;&lt;/authors&gt;&lt;/contributors&gt;&lt;titles&gt;&lt;title&gt;Applied Missing Data Analysis With SPSS and (R)Studio&lt;/title&gt;&lt;/titles&gt;&lt;dates&gt;&lt;year&gt;2019&lt;/year&gt;&lt;/dates&gt;&lt;pub-location&gt;Amsterdam&lt;/pub-location&gt;&lt;urls&gt;&lt;related-urls&gt;&lt;url&gt;https://bookdown.org/mwheymans/bookmi/&lt;/url&gt;&lt;/related-urls&gt;&lt;/urls&gt;&lt;/record&gt;&lt;/Cite&gt;&lt;/EndNote&gt;</w:instrText>
      </w:r>
      <w:r w:rsidR="00D51C67">
        <w:rPr>
          <w:lang w:val="en-US"/>
        </w:rPr>
        <w:fldChar w:fldCharType="separate"/>
      </w:r>
      <w:r w:rsidR="004866FE" w:rsidRPr="004866FE">
        <w:rPr>
          <w:noProof/>
          <w:vertAlign w:val="superscript"/>
          <w:lang w:val="en-US"/>
        </w:rPr>
        <w:t>23</w:t>
      </w:r>
      <w:r w:rsidR="00D51C67">
        <w:rPr>
          <w:lang w:val="en-US"/>
        </w:rPr>
        <w:fldChar w:fldCharType="end"/>
      </w:r>
    </w:p>
    <w:p w14:paraId="2A5F495F" w14:textId="5BA695B0" w:rsidR="00F348E4" w:rsidRDefault="005D22C3" w:rsidP="002D20AD">
      <w:pPr>
        <w:pStyle w:val="Heading2"/>
      </w:pPr>
      <w:r>
        <w:t xml:space="preserve">Step </w:t>
      </w:r>
      <w:r w:rsidR="00775B6A">
        <w:t>1</w:t>
      </w:r>
      <w:r>
        <w:t xml:space="preserve">: </w:t>
      </w:r>
      <w:del w:id="61" w:author="My Luong Vuong" w:date="2025-01-28T22:12:00Z">
        <w:r w:rsidR="005C7CC0" w:rsidDel="00C45C8A">
          <w:delText>Development of the imputation model</w:delText>
        </w:r>
      </w:del>
      <w:ins w:id="62" w:author="My Luong Vuong" w:date="2025-01-28T22:12:00Z">
        <w:r w:rsidR="00C45C8A">
          <w:t xml:space="preserve">Specify the imputation method </w:t>
        </w:r>
      </w:ins>
      <w:ins w:id="63" w:author="My Luong Vuong" w:date="2025-01-28T22:13:00Z">
        <w:r w:rsidR="0035640E">
          <w:t>for each incomplete covariate</w:t>
        </w:r>
      </w:ins>
    </w:p>
    <w:p w14:paraId="22A37CA0" w14:textId="4CC98897" w:rsidR="00501520" w:rsidRPr="00431B85" w:rsidRDefault="002A4996" w:rsidP="00987646">
      <w:r>
        <w:rPr>
          <w:lang w:val="en-US"/>
        </w:rPr>
        <w:t>It is necessary to</w:t>
      </w:r>
      <w:r w:rsidRPr="00DD0AD2">
        <w:rPr>
          <w:lang w:val="en-US"/>
        </w:rPr>
        <w:t xml:space="preserve"> </w:t>
      </w:r>
      <w:r>
        <w:rPr>
          <w:lang w:val="en-US"/>
        </w:rPr>
        <w:t>differentiate</w:t>
      </w:r>
      <w:r w:rsidRPr="00DD0AD2">
        <w:rPr>
          <w:lang w:val="en-US"/>
        </w:rPr>
        <w:t xml:space="preserve"> between the imputation model and the analysis model.</w:t>
      </w:r>
      <w:r>
        <w:rPr>
          <w:lang w:val="en-US"/>
        </w:rPr>
        <w:t xml:space="preserve"> The imputation model only serves the purpose of</w:t>
      </w:r>
      <w:r w:rsidRPr="00C165F7">
        <w:rPr>
          <w:lang w:val="en-US"/>
        </w:rPr>
        <w:t xml:space="preserve"> imputing missing data </w:t>
      </w:r>
      <w:r>
        <w:rPr>
          <w:lang w:val="en-US"/>
        </w:rPr>
        <w:t xml:space="preserve">to provide </w:t>
      </w:r>
      <w:r w:rsidRPr="00C165F7">
        <w:rPr>
          <w:lang w:val="en-US"/>
        </w:rPr>
        <w:t>reasonable imputations</w:t>
      </w:r>
      <w:r>
        <w:rPr>
          <w:lang w:val="en-US"/>
        </w:rPr>
        <w:t xml:space="preserve"> and </w:t>
      </w:r>
      <w:r w:rsidR="00F10B57">
        <w:rPr>
          <w:lang w:val="en-US"/>
        </w:rPr>
        <w:t xml:space="preserve">is </w:t>
      </w:r>
      <w:r>
        <w:rPr>
          <w:lang w:val="en-US"/>
        </w:rPr>
        <w:t>thus not of direct interest.</w:t>
      </w:r>
      <w:r w:rsidRPr="00C165F7">
        <w:rPr>
          <w:lang w:val="en-US"/>
        </w:rPr>
        <w:t xml:space="preserve"> </w:t>
      </w:r>
      <w:r>
        <w:rPr>
          <w:lang w:val="en-US"/>
        </w:rPr>
        <w:t>On the other hand, t</w:t>
      </w:r>
      <w:r w:rsidRPr="00DD0AD2">
        <w:rPr>
          <w:lang w:val="en-US"/>
        </w:rPr>
        <w:t xml:space="preserve">he analysis model </w:t>
      </w:r>
      <w:r>
        <w:rPr>
          <w:lang w:val="en-US"/>
        </w:rPr>
        <w:t>is the one that is of ultimate</w:t>
      </w:r>
      <w:r w:rsidRPr="00DD0AD2">
        <w:rPr>
          <w:lang w:val="en-US"/>
        </w:rPr>
        <w:t xml:space="preserve"> scientific interest and is the focus of the research</w:t>
      </w:r>
      <w:r>
        <w:rPr>
          <w:lang w:val="en-US"/>
        </w:rPr>
        <w:t xml:space="preserve"> </w:t>
      </w:r>
      <w:r w:rsidRPr="00DD0AD2">
        <w:rPr>
          <w:lang w:val="en-US"/>
        </w:rPr>
        <w:t>question</w:t>
      </w:r>
      <w:r w:rsidR="00B616F7">
        <w:rPr>
          <w:lang w:val="en-US"/>
        </w:rPr>
        <w:t>, in the case of pharmacometrics, often a popPK model</w:t>
      </w:r>
      <w:r w:rsidR="00B20E82">
        <w:rPr>
          <w:lang w:val="en-US"/>
        </w:rPr>
        <w:t>.</w:t>
      </w:r>
    </w:p>
    <w:p w14:paraId="0B79D4FF" w14:textId="444DFBDE" w:rsidR="007A7F89" w:rsidRPr="00F348E4" w:rsidRDefault="00A04C4A" w:rsidP="00AD7BE5">
      <w:pPr>
        <w:pStyle w:val="Heading3"/>
      </w:pPr>
      <w:r>
        <w:t>Method 1: P</w:t>
      </w:r>
      <w:r w:rsidR="000E1720" w:rsidRPr="00F348E4">
        <w:t>arametric imputation methods</w:t>
      </w:r>
    </w:p>
    <w:p w14:paraId="5F2EB062" w14:textId="6507BB70" w:rsidR="00700036" w:rsidRDefault="004A3EA7" w:rsidP="00E81DAF">
      <w:pPr>
        <w:rPr>
          <w:lang w:val="en-US"/>
        </w:rPr>
      </w:pPr>
      <w:r>
        <w:rPr>
          <w:lang w:val="en-US"/>
        </w:rPr>
        <w:t xml:space="preserve">The most intuitive way to generate imputations </w:t>
      </w:r>
      <w:r w:rsidR="00D53B2C">
        <w:rPr>
          <w:lang w:val="en-US"/>
        </w:rPr>
        <w:t xml:space="preserve">for a certain </w:t>
      </w:r>
      <w:r w:rsidR="006C71FB">
        <w:rPr>
          <w:lang w:val="en-US"/>
        </w:rPr>
        <w:t>covariate</w:t>
      </w:r>
      <w:r w:rsidR="00D53B2C">
        <w:rPr>
          <w:lang w:val="en-US"/>
        </w:rPr>
        <w:t xml:space="preserve"> </w:t>
      </w:r>
      <w:r>
        <w:rPr>
          <w:lang w:val="en-US"/>
        </w:rPr>
        <w:t xml:space="preserve">is to </w:t>
      </w:r>
      <w:r w:rsidR="00831ADA">
        <w:rPr>
          <w:lang w:val="en-US"/>
        </w:rPr>
        <w:t>use</w:t>
      </w:r>
      <w:r w:rsidR="006D1C54">
        <w:rPr>
          <w:lang w:val="en-US"/>
        </w:rPr>
        <w:t xml:space="preserve"> </w:t>
      </w:r>
      <w:r w:rsidR="007A1F6D">
        <w:rPr>
          <w:lang w:val="en-US"/>
        </w:rPr>
        <w:t xml:space="preserve">an imputation </w:t>
      </w:r>
      <w:r w:rsidR="00831ADA">
        <w:rPr>
          <w:lang w:val="en-US"/>
        </w:rPr>
        <w:t xml:space="preserve">model built </w:t>
      </w:r>
      <w:r w:rsidR="007A1F6D">
        <w:rPr>
          <w:lang w:val="en-US"/>
        </w:rPr>
        <w:t xml:space="preserve">on </w:t>
      </w:r>
      <w:r w:rsidR="00026A80">
        <w:rPr>
          <w:lang w:val="en-US"/>
        </w:rPr>
        <w:t>observed</w:t>
      </w:r>
      <w:r w:rsidR="00983A22">
        <w:rPr>
          <w:lang w:val="en-US"/>
        </w:rPr>
        <w:t xml:space="preserve"> covariate</w:t>
      </w:r>
      <w:r w:rsidR="00026A80">
        <w:rPr>
          <w:lang w:val="en-US"/>
        </w:rPr>
        <w:t xml:space="preserve"> </w:t>
      </w:r>
      <w:r w:rsidR="00DF6245">
        <w:rPr>
          <w:lang w:val="en-US"/>
        </w:rPr>
        <w:t>and outcome values</w:t>
      </w:r>
      <w:r w:rsidR="006D51AA">
        <w:rPr>
          <w:lang w:val="en-US"/>
        </w:rPr>
        <w:t>.</w:t>
      </w:r>
      <w:r w:rsidR="0035472E">
        <w:rPr>
          <w:lang w:val="en-US"/>
        </w:rPr>
        <w:t xml:space="preserve"> The type of model depends on </w:t>
      </w:r>
      <w:r w:rsidR="00BA73F4">
        <w:rPr>
          <w:lang w:val="en-US"/>
        </w:rPr>
        <w:t>the missing covariate data type</w:t>
      </w:r>
      <w:r w:rsidR="00551841">
        <w:rPr>
          <w:lang w:val="en-US"/>
        </w:rPr>
        <w:t xml:space="preserve"> (</w:t>
      </w:r>
      <w:r w:rsidR="00053EBA">
        <w:rPr>
          <w:lang w:val="en-US"/>
        </w:rPr>
        <w:t>Table S1</w:t>
      </w:r>
      <w:r w:rsidR="00551841">
        <w:rPr>
          <w:lang w:val="en-US"/>
        </w:rPr>
        <w:t>)</w:t>
      </w:r>
      <w:r w:rsidR="00BA73F4">
        <w:rPr>
          <w:lang w:val="en-US"/>
        </w:rPr>
        <w:t>.</w:t>
      </w:r>
      <w:r w:rsidR="00365A15">
        <w:rPr>
          <w:lang w:val="en-US"/>
        </w:rPr>
        <w:t xml:space="preserve"> </w:t>
      </w:r>
      <w:r w:rsidR="000E2724">
        <w:rPr>
          <w:lang w:val="en-US"/>
        </w:rPr>
        <w:t xml:space="preserve">For instance, </w:t>
      </w:r>
      <w:r w:rsidR="00721FA5">
        <w:rPr>
          <w:lang w:val="en-US"/>
        </w:rPr>
        <w:t>a linear regression model is appropriate when</w:t>
      </w:r>
      <w:r w:rsidR="00FE1C68">
        <w:rPr>
          <w:lang w:val="en-US"/>
        </w:rPr>
        <w:t xml:space="preserve"> the</w:t>
      </w:r>
      <w:r w:rsidR="00BC6FBF">
        <w:rPr>
          <w:lang w:val="en-US"/>
        </w:rPr>
        <w:t xml:space="preserve"> missing covariate is continuous by nature such as SCr</w:t>
      </w:r>
      <w:r w:rsidR="00BC63A1">
        <w:rPr>
          <w:lang w:val="en-US"/>
        </w:rPr>
        <w:t xml:space="preserve"> and body weight</w:t>
      </w:r>
      <w:r w:rsidR="00BC6FBF">
        <w:rPr>
          <w:lang w:val="en-US"/>
        </w:rPr>
        <w:t xml:space="preserve">, a logistic regression model </w:t>
      </w:r>
      <w:r w:rsidR="00943CA0">
        <w:rPr>
          <w:lang w:val="en-US"/>
        </w:rPr>
        <w:t xml:space="preserve">can be an option for binary missing </w:t>
      </w:r>
      <w:r w:rsidR="00917C2C">
        <w:rPr>
          <w:lang w:val="en-US"/>
        </w:rPr>
        <w:t>covariates</w:t>
      </w:r>
      <w:r w:rsidR="00943CA0">
        <w:rPr>
          <w:lang w:val="en-US"/>
        </w:rPr>
        <w:t xml:space="preserve"> like </w:t>
      </w:r>
      <w:r w:rsidR="00C041D1">
        <w:rPr>
          <w:lang w:val="en-US"/>
        </w:rPr>
        <w:t xml:space="preserve">biological </w:t>
      </w:r>
      <w:r w:rsidR="00943CA0">
        <w:rPr>
          <w:lang w:val="en-US"/>
        </w:rPr>
        <w:t>sex</w:t>
      </w:r>
      <w:r w:rsidR="00DA25D2">
        <w:rPr>
          <w:lang w:val="en-US"/>
        </w:rPr>
        <w:t xml:space="preserve"> while a proportional odds model is </w:t>
      </w:r>
      <w:r w:rsidR="009C627E">
        <w:rPr>
          <w:lang w:val="en-US"/>
        </w:rPr>
        <w:t>suitable</w:t>
      </w:r>
      <w:r w:rsidR="00DA25D2">
        <w:rPr>
          <w:lang w:val="en-US"/>
        </w:rPr>
        <w:t xml:space="preserve"> when the data is ordinal as in the case of </w:t>
      </w:r>
      <w:r w:rsidR="003D714D">
        <w:rPr>
          <w:lang w:val="en-US"/>
        </w:rPr>
        <w:t>the s</w:t>
      </w:r>
      <w:r w:rsidR="008A7E87" w:rsidRPr="008A7E87">
        <w:rPr>
          <w:lang w:val="en-US"/>
        </w:rPr>
        <w:t xml:space="preserve">equential </w:t>
      </w:r>
      <w:r w:rsidR="003D714D">
        <w:rPr>
          <w:lang w:val="en-US"/>
        </w:rPr>
        <w:t>o</w:t>
      </w:r>
      <w:r w:rsidR="008A7E87" w:rsidRPr="008A7E87">
        <w:rPr>
          <w:lang w:val="en-US"/>
        </w:rPr>
        <w:t xml:space="preserve">rgan </w:t>
      </w:r>
      <w:r w:rsidR="003D714D">
        <w:rPr>
          <w:lang w:val="en-US"/>
        </w:rPr>
        <w:t>f</w:t>
      </w:r>
      <w:r w:rsidR="008A7E87" w:rsidRPr="008A7E87">
        <w:rPr>
          <w:lang w:val="en-US"/>
        </w:rPr>
        <w:t xml:space="preserve">ailure </w:t>
      </w:r>
      <w:r w:rsidR="003D714D">
        <w:rPr>
          <w:lang w:val="en-US"/>
        </w:rPr>
        <w:t>a</w:t>
      </w:r>
      <w:r w:rsidR="008A7E87" w:rsidRPr="008A7E87">
        <w:rPr>
          <w:lang w:val="en-US"/>
        </w:rPr>
        <w:t>ssessment</w:t>
      </w:r>
      <w:r w:rsidR="003D714D">
        <w:rPr>
          <w:lang w:val="en-US"/>
        </w:rPr>
        <w:t xml:space="preserve"> (</w:t>
      </w:r>
      <w:r w:rsidR="00DA25D2">
        <w:rPr>
          <w:lang w:val="en-US"/>
        </w:rPr>
        <w:t>SOFA</w:t>
      </w:r>
      <w:r w:rsidR="003D714D">
        <w:rPr>
          <w:lang w:val="en-US"/>
        </w:rPr>
        <w:t>)</w:t>
      </w:r>
      <w:r w:rsidR="00DA25D2">
        <w:rPr>
          <w:lang w:val="en-US"/>
        </w:rPr>
        <w:t xml:space="preserve"> score</w:t>
      </w:r>
      <w:r w:rsidR="000E2724">
        <w:rPr>
          <w:lang w:val="en-US"/>
        </w:rPr>
        <w:t>.</w:t>
      </w:r>
      <w:r w:rsidR="00943CA0">
        <w:rPr>
          <w:lang w:val="en-US"/>
        </w:rPr>
        <w:t xml:space="preserve"> </w:t>
      </w:r>
      <w:r w:rsidR="004909BB">
        <w:rPr>
          <w:lang w:val="en-US"/>
        </w:rPr>
        <w:t>After</w:t>
      </w:r>
      <w:r w:rsidR="00E16F2F">
        <w:rPr>
          <w:lang w:val="en-US"/>
        </w:rPr>
        <w:t xml:space="preserve"> fitting</w:t>
      </w:r>
      <w:r w:rsidR="004909BB">
        <w:rPr>
          <w:lang w:val="en-US"/>
        </w:rPr>
        <w:t xml:space="preserve"> a</w:t>
      </w:r>
      <w:r w:rsidR="00974863">
        <w:rPr>
          <w:lang w:val="en-US"/>
        </w:rPr>
        <w:t xml:space="preserve">n </w:t>
      </w:r>
      <w:r w:rsidR="006F5179">
        <w:rPr>
          <w:lang w:val="en-US"/>
        </w:rPr>
        <w:t xml:space="preserve">imputation </w:t>
      </w:r>
      <w:r w:rsidR="004909BB">
        <w:rPr>
          <w:lang w:val="en-US"/>
        </w:rPr>
        <w:t>mode</w:t>
      </w:r>
      <w:r w:rsidR="00E16F2F">
        <w:rPr>
          <w:lang w:val="en-US"/>
        </w:rPr>
        <w:t>l</w:t>
      </w:r>
      <w:r w:rsidR="004909BB">
        <w:rPr>
          <w:lang w:val="en-US"/>
        </w:rPr>
        <w:t>,</w:t>
      </w:r>
      <w:r w:rsidR="009A462F">
        <w:rPr>
          <w:lang w:val="en-US"/>
        </w:rPr>
        <w:t xml:space="preserve"> </w:t>
      </w:r>
      <w:r w:rsidR="006721EB">
        <w:rPr>
          <w:lang w:val="en-US"/>
        </w:rPr>
        <w:t xml:space="preserve">there are several options </w:t>
      </w:r>
      <w:r w:rsidR="0046042F">
        <w:rPr>
          <w:lang w:val="en-US"/>
        </w:rPr>
        <w:t xml:space="preserve">on how </w:t>
      </w:r>
      <w:r w:rsidR="00163DD3">
        <w:rPr>
          <w:lang w:val="en-US"/>
        </w:rPr>
        <w:t>missing values can be imputed.</w:t>
      </w:r>
      <w:r w:rsidR="00FF6329">
        <w:rPr>
          <w:lang w:val="en-US"/>
        </w:rPr>
        <w:t xml:space="preserve"> </w:t>
      </w:r>
      <w:r w:rsidR="0037144D">
        <w:rPr>
          <w:lang w:val="en-US"/>
        </w:rPr>
        <w:t xml:space="preserve">One of them </w:t>
      </w:r>
      <w:r w:rsidR="00BE7671">
        <w:rPr>
          <w:lang w:val="en-US"/>
        </w:rPr>
        <w:t>is to</w:t>
      </w:r>
      <w:r w:rsidR="00432757">
        <w:rPr>
          <w:lang w:val="en-US"/>
        </w:rPr>
        <w:t xml:space="preserve"> directly</w:t>
      </w:r>
      <w:r w:rsidR="00BE7671">
        <w:rPr>
          <w:lang w:val="en-US"/>
        </w:rPr>
        <w:t xml:space="preserve"> </w:t>
      </w:r>
      <w:r w:rsidR="0016786C">
        <w:rPr>
          <w:lang w:val="en-US"/>
        </w:rPr>
        <w:t>impute</w:t>
      </w:r>
      <w:r w:rsidR="00C469DD">
        <w:rPr>
          <w:lang w:val="en-US"/>
        </w:rPr>
        <w:t xml:space="preserve"> </w:t>
      </w:r>
      <w:r w:rsidR="0016786C">
        <w:rPr>
          <w:lang w:val="en-US"/>
        </w:rPr>
        <w:t xml:space="preserve">the </w:t>
      </w:r>
      <w:r w:rsidR="00AA409E">
        <w:rPr>
          <w:lang w:val="en-US"/>
        </w:rPr>
        <w:lastRenderedPageBreak/>
        <w:t>deterministic</w:t>
      </w:r>
      <w:r w:rsidR="0016786C">
        <w:rPr>
          <w:lang w:val="en-US"/>
        </w:rPr>
        <w:t xml:space="preserve"> predictions </w:t>
      </w:r>
      <w:r w:rsidR="00537CFB">
        <w:rPr>
          <w:lang w:val="en-US"/>
        </w:rPr>
        <w:t xml:space="preserve">from the </w:t>
      </w:r>
      <w:r w:rsidR="00DB5C1D">
        <w:rPr>
          <w:lang w:val="en-US"/>
        </w:rPr>
        <w:t xml:space="preserve">imputation </w:t>
      </w:r>
      <w:r w:rsidR="00537CFB">
        <w:rPr>
          <w:lang w:val="en-US"/>
        </w:rPr>
        <w:t>model</w:t>
      </w:r>
      <w:r w:rsidR="00664034">
        <w:rPr>
          <w:lang w:val="en-US"/>
        </w:rPr>
        <w:t xml:space="preserve">. This approach </w:t>
      </w:r>
      <w:r w:rsidR="00F5249C">
        <w:rPr>
          <w:lang w:val="en-US"/>
        </w:rPr>
        <w:t>is not suitable for MI since</w:t>
      </w:r>
      <w:r w:rsidR="00664034">
        <w:rPr>
          <w:lang w:val="en-US"/>
        </w:rPr>
        <w:t xml:space="preserve"> </w:t>
      </w:r>
      <w:r w:rsidR="00D676FB">
        <w:rPr>
          <w:lang w:val="en-US"/>
        </w:rPr>
        <w:t xml:space="preserve">it </w:t>
      </w:r>
      <w:r w:rsidR="00A94FD8">
        <w:rPr>
          <w:lang w:val="en-US"/>
        </w:rPr>
        <w:t xml:space="preserve">does not take into account the uncertainty about the missing covariate, thus </w:t>
      </w:r>
      <w:r w:rsidR="00D676FB">
        <w:rPr>
          <w:lang w:val="en-US"/>
        </w:rPr>
        <w:t>generat</w:t>
      </w:r>
      <w:r w:rsidR="00A94FD8">
        <w:rPr>
          <w:lang w:val="en-US"/>
        </w:rPr>
        <w:t>ing</w:t>
      </w:r>
      <w:r w:rsidR="00D676FB">
        <w:rPr>
          <w:lang w:val="en-US"/>
        </w:rPr>
        <w:t xml:space="preserve"> the same values</w:t>
      </w:r>
      <w:r w:rsidR="00BF2D34">
        <w:rPr>
          <w:lang w:val="en-US"/>
        </w:rPr>
        <w:t xml:space="preserve"> </w:t>
      </w:r>
      <w:r w:rsidR="00BC63A1">
        <w:rPr>
          <w:lang w:val="en-US"/>
        </w:rPr>
        <w:t xml:space="preserve">with </w:t>
      </w:r>
      <w:r w:rsidR="00BF2D34">
        <w:rPr>
          <w:lang w:val="en-US"/>
        </w:rPr>
        <w:t>each imputation</w:t>
      </w:r>
      <w:r w:rsidR="00D54219">
        <w:rPr>
          <w:lang w:val="en-US"/>
        </w:rPr>
        <w:t>.</w:t>
      </w:r>
      <w:r w:rsidR="00992D3E">
        <w:rPr>
          <w:lang w:val="en-US"/>
        </w:rPr>
        <w:t xml:space="preserve"> Such</w:t>
      </w:r>
      <w:r w:rsidR="008E25FC">
        <w:rPr>
          <w:lang w:val="en-US"/>
        </w:rPr>
        <w:t xml:space="preserve"> an</w:t>
      </w:r>
      <w:r w:rsidR="00992D3E">
        <w:rPr>
          <w:lang w:val="en-US"/>
        </w:rPr>
        <w:t xml:space="preserve"> </w:t>
      </w:r>
      <w:r w:rsidR="00D61AB2">
        <w:rPr>
          <w:lang w:val="en-US"/>
        </w:rPr>
        <w:t>approach</w:t>
      </w:r>
      <w:r w:rsidR="00992D3E">
        <w:rPr>
          <w:lang w:val="en-US"/>
        </w:rPr>
        <w:t xml:space="preserve"> can be </w:t>
      </w:r>
      <w:r w:rsidR="001B7F4C">
        <w:rPr>
          <w:lang w:val="en-US"/>
        </w:rPr>
        <w:t xml:space="preserve">preferably </w:t>
      </w:r>
      <w:r w:rsidR="00992D3E">
        <w:rPr>
          <w:lang w:val="en-US"/>
        </w:rPr>
        <w:t xml:space="preserve">improved </w:t>
      </w:r>
      <w:r w:rsidR="008B6E68">
        <w:rPr>
          <w:lang w:val="en-US"/>
        </w:rPr>
        <w:t xml:space="preserve">including parameter uncertainty </w:t>
      </w:r>
      <w:r w:rsidR="00A80121">
        <w:rPr>
          <w:lang w:val="en-US"/>
        </w:rPr>
        <w:t xml:space="preserve">using </w:t>
      </w:r>
      <w:r w:rsidR="00FC3199">
        <w:rPr>
          <w:lang w:val="en-US"/>
        </w:rPr>
        <w:t>either Bayesian or bootstrap methods.</w:t>
      </w:r>
      <w:r w:rsidR="00AF0D70">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AF0D70">
        <w:rPr>
          <w:lang w:val="en-US"/>
        </w:rPr>
        <w:fldChar w:fldCharType="separate"/>
      </w:r>
      <w:r w:rsidR="00C127C8" w:rsidRPr="00C127C8">
        <w:rPr>
          <w:noProof/>
          <w:vertAlign w:val="superscript"/>
          <w:lang w:val="en-US"/>
        </w:rPr>
        <w:t>8</w:t>
      </w:r>
      <w:r w:rsidR="00AF0D70">
        <w:rPr>
          <w:lang w:val="en-US"/>
        </w:rPr>
        <w:fldChar w:fldCharType="end"/>
      </w:r>
      <w:r w:rsidR="00FC3199">
        <w:rPr>
          <w:lang w:val="en-US"/>
        </w:rPr>
        <w:t xml:space="preserve"> </w:t>
      </w:r>
      <w:r w:rsidR="00997DE1">
        <w:rPr>
          <w:lang w:val="en-US"/>
        </w:rPr>
        <w:t>The</w:t>
      </w:r>
      <w:r w:rsidR="009D3370">
        <w:rPr>
          <w:lang w:val="en-US"/>
        </w:rPr>
        <w:t>se</w:t>
      </w:r>
      <w:r w:rsidR="00997DE1">
        <w:rPr>
          <w:lang w:val="en-US"/>
        </w:rPr>
        <w:t xml:space="preserve"> </w:t>
      </w:r>
      <w:r w:rsidR="003F0144">
        <w:rPr>
          <w:lang w:val="en-US"/>
        </w:rPr>
        <w:t xml:space="preserve">two </w:t>
      </w:r>
      <w:r w:rsidR="002B61EE">
        <w:rPr>
          <w:lang w:val="en-US"/>
        </w:rPr>
        <w:t xml:space="preserve">methods </w:t>
      </w:r>
      <w:r w:rsidR="003F0144">
        <w:rPr>
          <w:lang w:val="en-US"/>
        </w:rPr>
        <w:t xml:space="preserve">are </w:t>
      </w:r>
      <w:r w:rsidR="009D29FD">
        <w:rPr>
          <w:lang w:val="en-US"/>
        </w:rPr>
        <w:t xml:space="preserve">available in </w:t>
      </w:r>
      <w:r w:rsidR="00530AAD">
        <w:rPr>
          <w:lang w:val="en-US"/>
        </w:rPr>
        <w:t>many R functions</w:t>
      </w:r>
      <w:r w:rsidR="00C33A09">
        <w:rPr>
          <w:lang w:val="en-US"/>
        </w:rPr>
        <w:t xml:space="preserve"> (</w:t>
      </w:r>
      <w:r w:rsidR="00053EBA">
        <w:rPr>
          <w:lang w:val="en-US"/>
        </w:rPr>
        <w:t>Table S1</w:t>
      </w:r>
      <w:r w:rsidR="00C33A09">
        <w:rPr>
          <w:lang w:val="en-US"/>
        </w:rPr>
        <w:t>)</w:t>
      </w:r>
      <w:r w:rsidR="00530AAD">
        <w:rPr>
          <w:lang w:val="en-US"/>
        </w:rPr>
        <w:t>.</w:t>
      </w:r>
    </w:p>
    <w:p w14:paraId="273F1EA0" w14:textId="04F01325" w:rsidR="000E1720" w:rsidRPr="009E1274" w:rsidRDefault="00A04C4A" w:rsidP="00B36216">
      <w:pPr>
        <w:pStyle w:val="Heading3"/>
      </w:pPr>
      <w:r>
        <w:t xml:space="preserve">Method 2: </w:t>
      </w:r>
      <w:r w:rsidR="00015576" w:rsidRPr="009E1274">
        <w:t>Predictive mean matching</w:t>
      </w:r>
    </w:p>
    <w:p w14:paraId="009178D0" w14:textId="0C4DEA78" w:rsidR="005355B4" w:rsidRDefault="00EA4F66" w:rsidP="004B3D96">
      <w:pPr>
        <w:rPr>
          <w:lang w:val="en-US"/>
        </w:rPr>
      </w:pPr>
      <w:r>
        <w:rPr>
          <w:lang w:val="en-US"/>
        </w:rPr>
        <w:t xml:space="preserve">One of the issues of </w:t>
      </w:r>
      <w:r w:rsidR="00EF2FF1">
        <w:rPr>
          <w:lang w:val="en-US"/>
        </w:rPr>
        <w:t xml:space="preserve">the </w:t>
      </w:r>
      <w:r>
        <w:rPr>
          <w:lang w:val="en-US"/>
        </w:rPr>
        <w:t xml:space="preserve">fully </w:t>
      </w:r>
      <w:r w:rsidR="003E013D">
        <w:rPr>
          <w:lang w:val="en-US"/>
        </w:rPr>
        <w:t>parametric methods</w:t>
      </w:r>
      <w:r w:rsidR="00EF2FF1">
        <w:rPr>
          <w:lang w:val="en-US"/>
        </w:rPr>
        <w:t xml:space="preserve"> is that they can generate implausible values. </w:t>
      </w:r>
      <w:r w:rsidR="005056A0" w:rsidRPr="005056A0">
        <w:rPr>
          <w:lang w:val="en-US"/>
        </w:rPr>
        <w:t xml:space="preserve">For example, </w:t>
      </w:r>
      <w:r w:rsidR="00EB62EE">
        <w:rPr>
          <w:lang w:val="en-US"/>
        </w:rPr>
        <w:t>c</w:t>
      </w:r>
      <w:r w:rsidR="00EB62EE" w:rsidRPr="00EB62EE">
        <w:rPr>
          <w:lang w:val="en-US"/>
        </w:rPr>
        <w:t>ovariates</w:t>
      </w:r>
      <w:r w:rsidR="00CA0EB0">
        <w:rPr>
          <w:lang w:val="en-US"/>
        </w:rPr>
        <w:t xml:space="preserve"> </w:t>
      </w:r>
      <w:r w:rsidR="005056A0" w:rsidRPr="005056A0">
        <w:rPr>
          <w:lang w:val="en-US"/>
        </w:rPr>
        <w:t>that can only</w:t>
      </w:r>
      <w:r w:rsidR="00961FBB">
        <w:rPr>
          <w:lang w:val="en-US"/>
        </w:rPr>
        <w:t xml:space="preserve"> be</w:t>
      </w:r>
      <w:r w:rsidR="005056A0" w:rsidRPr="005056A0">
        <w:rPr>
          <w:lang w:val="en-US"/>
        </w:rPr>
        <w:t xml:space="preserve"> positive (e</w:t>
      </w:r>
      <w:r w:rsidR="005056A0">
        <w:rPr>
          <w:lang w:val="en-US"/>
        </w:rPr>
        <w:t>.</w:t>
      </w:r>
      <w:r w:rsidR="005056A0" w:rsidRPr="005056A0">
        <w:rPr>
          <w:lang w:val="en-US"/>
        </w:rPr>
        <w:t>g</w:t>
      </w:r>
      <w:r w:rsidR="005056A0">
        <w:rPr>
          <w:lang w:val="en-US"/>
        </w:rPr>
        <w:t>.</w:t>
      </w:r>
      <w:r w:rsidR="002D1BBD">
        <w:rPr>
          <w:lang w:val="en-US"/>
        </w:rPr>
        <w:t>,</w:t>
      </w:r>
      <w:r w:rsidR="005056A0">
        <w:rPr>
          <w:lang w:val="en-US"/>
        </w:rPr>
        <w:t xml:space="preserve"> </w:t>
      </w:r>
      <w:r w:rsidR="00CA0EB0">
        <w:rPr>
          <w:lang w:val="en-US"/>
        </w:rPr>
        <w:t xml:space="preserve">SCr, </w:t>
      </w:r>
      <w:r w:rsidR="005056A0">
        <w:rPr>
          <w:lang w:val="en-US"/>
        </w:rPr>
        <w:t>body weight</w:t>
      </w:r>
      <w:r w:rsidR="00CA0EB0">
        <w:rPr>
          <w:lang w:val="en-US"/>
        </w:rPr>
        <w:t>, …</w:t>
      </w:r>
      <w:r w:rsidR="005056A0" w:rsidRPr="005056A0">
        <w:rPr>
          <w:lang w:val="en-US"/>
        </w:rPr>
        <w:t>) may have imputed values that are negative.</w:t>
      </w:r>
      <w:r w:rsidR="003E013D">
        <w:rPr>
          <w:lang w:val="en-US"/>
        </w:rPr>
        <w:t xml:space="preserve"> </w:t>
      </w:r>
      <w:r w:rsidR="00BD0F5B" w:rsidRPr="00BD0F5B">
        <w:rPr>
          <w:lang w:val="en-US"/>
        </w:rPr>
        <w:t>This typically occurs when model assumptions, such as normally distributed residuals in a linear regression model, are violated</w:t>
      </w:r>
      <w:r w:rsidR="006A434E">
        <w:rPr>
          <w:lang w:val="en-US"/>
        </w:rPr>
        <w:t>.</w:t>
      </w:r>
      <w:r w:rsidR="005F7279">
        <w:rPr>
          <w:lang w:val="en-US"/>
        </w:rPr>
        <w:t xml:space="preserve"> </w:t>
      </w:r>
      <w:r w:rsidR="00EB30CE">
        <w:rPr>
          <w:lang w:val="en-US"/>
        </w:rPr>
        <w:t>One option</w:t>
      </w:r>
      <w:r w:rsidR="00363DE9" w:rsidRPr="00363DE9">
        <w:rPr>
          <w:lang w:val="en-US"/>
        </w:rPr>
        <w:t xml:space="preserve"> is to transform the variable before imputation to meet the normality assumption. For instance, log-transforming SCr before imputation and then back-transforming it to the original scale can help avoid negative values.</w:t>
      </w:r>
      <w:r w:rsidR="00F57CDC">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F57CDC">
        <w:rPr>
          <w:lang w:val="en-US"/>
        </w:rPr>
      </w:r>
      <w:r w:rsidR="00F57CDC">
        <w:rPr>
          <w:lang w:val="en-US"/>
        </w:rPr>
        <w:fldChar w:fldCharType="separate"/>
      </w:r>
      <w:r w:rsidR="00C127C8" w:rsidRPr="00C127C8">
        <w:rPr>
          <w:noProof/>
          <w:vertAlign w:val="superscript"/>
          <w:lang w:val="en-US"/>
        </w:rPr>
        <w:t>11</w:t>
      </w:r>
      <w:r w:rsidR="00F57CDC">
        <w:rPr>
          <w:lang w:val="en-US"/>
        </w:rPr>
        <w:fldChar w:fldCharType="end"/>
      </w:r>
      <w:r w:rsidR="006A434E">
        <w:rPr>
          <w:lang w:val="en-US"/>
        </w:rPr>
        <w:t xml:space="preserve"> </w:t>
      </w:r>
      <w:r w:rsidR="00292108">
        <w:rPr>
          <w:lang w:val="en-US"/>
        </w:rPr>
        <w:t xml:space="preserve">A second </w:t>
      </w:r>
      <w:r w:rsidR="001E3375">
        <w:rPr>
          <w:lang w:val="en-US"/>
        </w:rPr>
        <w:t xml:space="preserve">option is </w:t>
      </w:r>
      <w:r w:rsidR="007A5CFD" w:rsidRPr="007A5CFD">
        <w:rPr>
          <w:lang w:val="en-US"/>
        </w:rPr>
        <w:t>to</w:t>
      </w:r>
      <w:r w:rsidR="007A5CFD">
        <w:rPr>
          <w:lang w:val="en-US"/>
        </w:rPr>
        <w:t xml:space="preserve"> </w:t>
      </w:r>
      <w:r w:rsidR="007A5CFD" w:rsidRPr="007A5CFD">
        <w:rPr>
          <w:lang w:val="en-US"/>
        </w:rPr>
        <w:t xml:space="preserve">draw imputations from the observed values by </w:t>
      </w:r>
      <w:r w:rsidR="00446D04">
        <w:rPr>
          <w:lang w:val="en-US"/>
        </w:rPr>
        <w:t>using</w:t>
      </w:r>
      <w:r w:rsidR="007A5CFD" w:rsidRPr="007A5CFD">
        <w:rPr>
          <w:lang w:val="en-US"/>
        </w:rPr>
        <w:t xml:space="preserve"> predictive</w:t>
      </w:r>
      <w:r w:rsidR="005A5B13">
        <w:rPr>
          <w:lang w:val="en-US"/>
        </w:rPr>
        <w:t xml:space="preserve"> </w:t>
      </w:r>
      <w:r w:rsidR="007A5CFD" w:rsidRPr="007A5CFD">
        <w:rPr>
          <w:lang w:val="en-US"/>
        </w:rPr>
        <w:t>mean matching (</w:t>
      </w:r>
      <w:r w:rsidR="00D36E7F">
        <w:rPr>
          <w:lang w:val="en-US"/>
        </w:rPr>
        <w:t>PMM</w:t>
      </w:r>
      <w:r w:rsidR="007A5CFD" w:rsidRPr="007A5CFD">
        <w:rPr>
          <w:lang w:val="en-US"/>
        </w:rPr>
        <w:t>)</w:t>
      </w:r>
      <w:r w:rsidR="00B56E75">
        <w:rPr>
          <w:lang w:val="en-US"/>
        </w:rPr>
        <w:t xml:space="preserve">, </w:t>
      </w:r>
      <w:r w:rsidR="00B618F4">
        <w:rPr>
          <w:lang w:val="en-US"/>
        </w:rPr>
        <w:t>which can also be used to impute both numerical and categorical data</w:t>
      </w:r>
      <w:r w:rsidR="00F75B61">
        <w:rPr>
          <w:lang w:val="en-US"/>
        </w:rPr>
        <w:t>.</w:t>
      </w:r>
      <w:r w:rsidR="007C0487">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7C0487">
        <w:rPr>
          <w:lang w:val="en-US"/>
        </w:rPr>
        <w:fldChar w:fldCharType="separate"/>
      </w:r>
      <w:r w:rsidR="004866FE" w:rsidRPr="004866FE">
        <w:rPr>
          <w:noProof/>
          <w:vertAlign w:val="superscript"/>
          <w:lang w:val="en-US"/>
        </w:rPr>
        <w:t>21</w:t>
      </w:r>
      <w:r w:rsidR="007C0487">
        <w:rPr>
          <w:lang w:val="en-US"/>
        </w:rPr>
        <w:fldChar w:fldCharType="end"/>
      </w:r>
      <w:r w:rsidR="0073052A">
        <w:rPr>
          <w:lang w:val="en-US"/>
        </w:rPr>
        <w:t xml:space="preserve"> </w:t>
      </w:r>
    </w:p>
    <w:p w14:paraId="372B7DAA" w14:textId="5FF92BDC" w:rsidR="00595159" w:rsidRDefault="005C7A4E" w:rsidP="004B3D96">
      <w:pPr>
        <w:rPr>
          <w:lang w:val="en-US"/>
        </w:rPr>
      </w:pPr>
      <w:r>
        <w:rPr>
          <w:lang w:val="en-US"/>
        </w:rPr>
        <w:t xml:space="preserve">Generally, </w:t>
      </w:r>
      <w:r w:rsidR="00726435">
        <w:rPr>
          <w:lang w:val="en-US"/>
        </w:rPr>
        <w:t>PMM</w:t>
      </w:r>
      <w:r w:rsidR="004B3D96" w:rsidRPr="004B3D96">
        <w:rPr>
          <w:lang w:val="en-US"/>
        </w:rPr>
        <w:t xml:space="preserve"> </w:t>
      </w:r>
      <w:r w:rsidR="00DE40AC">
        <w:rPr>
          <w:lang w:val="en-US"/>
        </w:rPr>
        <w:t>predicts</w:t>
      </w:r>
      <w:r w:rsidR="001F6FF1">
        <w:rPr>
          <w:lang w:val="en-US"/>
        </w:rPr>
        <w:t xml:space="preserve"> the value</w:t>
      </w:r>
      <w:r w:rsidR="004B3D96" w:rsidRPr="004B3D96">
        <w:rPr>
          <w:lang w:val="en-US"/>
        </w:rPr>
        <w:t xml:space="preserve"> of target variable</w:t>
      </w:r>
      <w:r w:rsidR="00967FFC">
        <w:rPr>
          <w:lang w:val="en-US"/>
        </w:rPr>
        <w:t xml:space="preserve"> </w:t>
      </w:r>
      <w:r w:rsidR="004B3D96" w:rsidRPr="0007645B">
        <w:rPr>
          <w:i/>
          <w:iCs/>
          <w:lang w:val="en-US"/>
        </w:rPr>
        <w:t>Y</w:t>
      </w:r>
      <w:r w:rsidR="004B3D96" w:rsidRPr="004B3D96">
        <w:rPr>
          <w:lang w:val="en-US"/>
        </w:rPr>
        <w:t xml:space="preserve"> </w:t>
      </w:r>
      <w:r w:rsidR="0022561E">
        <w:rPr>
          <w:lang w:val="en-US"/>
        </w:rPr>
        <w:t>using</w:t>
      </w:r>
      <w:r w:rsidR="004B3D96" w:rsidRPr="004B3D96">
        <w:rPr>
          <w:lang w:val="en-US"/>
        </w:rPr>
        <w:t xml:space="preserve"> the specified imputation model</w:t>
      </w:r>
      <w:r w:rsidR="00CD1EE8">
        <w:rPr>
          <w:lang w:val="en-US"/>
        </w:rPr>
        <w:t xml:space="preserve"> </w:t>
      </w:r>
      <w:r w:rsidR="00C34EA3">
        <w:rPr>
          <w:lang w:val="en-US"/>
        </w:rPr>
        <w:t xml:space="preserve">and </w:t>
      </w:r>
      <w:r w:rsidR="00976A6A">
        <w:rPr>
          <w:lang w:val="en-US"/>
        </w:rPr>
        <w:t xml:space="preserve">indirectly </w:t>
      </w:r>
      <w:r w:rsidR="0012767B">
        <w:rPr>
          <w:lang w:val="en-US"/>
        </w:rPr>
        <w:t>uses</w:t>
      </w:r>
      <w:r w:rsidR="00C34EA3">
        <w:rPr>
          <w:lang w:val="en-US"/>
        </w:rPr>
        <w:t xml:space="preserve"> these predictions</w:t>
      </w:r>
      <w:r w:rsidR="00976A6A">
        <w:rPr>
          <w:lang w:val="en-US"/>
        </w:rPr>
        <w:t xml:space="preserve"> for</w:t>
      </w:r>
      <w:r w:rsidR="00C34EA3">
        <w:rPr>
          <w:lang w:val="en-US"/>
        </w:rPr>
        <w:t xml:space="preserve"> </w:t>
      </w:r>
      <w:r w:rsidR="007746A2">
        <w:rPr>
          <w:lang w:val="en-US"/>
        </w:rPr>
        <w:t>imputing</w:t>
      </w:r>
      <w:r w:rsidR="00C34EA3">
        <w:rPr>
          <w:lang w:val="en-US"/>
        </w:rPr>
        <w:t xml:space="preserve"> the missing values</w:t>
      </w:r>
      <w:r w:rsidR="004B3D96" w:rsidRPr="004B3D96">
        <w:rPr>
          <w:lang w:val="en-US"/>
        </w:rPr>
        <w:t>.</w:t>
      </w:r>
      <w:ins w:id="64" w:author="My Luong Vuong" w:date="2025-01-21T13:14:00Z">
        <w:r w:rsidR="00841705">
          <w:rPr>
            <w:lang w:val="en-US"/>
          </w:rPr>
          <w:t xml:space="preserve"> </w:t>
        </w:r>
      </w:ins>
      <w:del w:id="65" w:author="My Luong Vuong" w:date="2025-01-21T13:15:00Z">
        <w:r w:rsidR="008E6B3F" w:rsidDel="007C189C">
          <w:rPr>
            <w:lang w:val="en-US"/>
          </w:rPr>
          <w:delText xml:space="preserve"> </w:delText>
        </w:r>
      </w:del>
      <w:r w:rsidR="00173E2A">
        <w:rPr>
          <w:lang w:val="en-US"/>
        </w:rPr>
        <w:t>Essentially</w:t>
      </w:r>
      <w:r w:rsidR="0073052A">
        <w:rPr>
          <w:lang w:val="en-US"/>
        </w:rPr>
        <w:t>, this technique can be considered a “smart way” to sample missing values from the observed ones with replacement.</w:t>
      </w:r>
      <w:r w:rsidR="006054B0">
        <w:rPr>
          <w:lang w:val="en-US"/>
        </w:rPr>
        <w:t xml:space="preserve"> </w:t>
      </w:r>
      <w:r w:rsidR="0073052A">
        <w:rPr>
          <w:lang w:val="en-US"/>
        </w:rPr>
        <w:t>Specifically,</w:t>
      </w:r>
      <w:r w:rsidR="009A7A7B">
        <w:rPr>
          <w:lang w:val="en-US"/>
        </w:rPr>
        <w:t xml:space="preserve"> if </w:t>
      </w:r>
      <w:r w:rsidR="009A7A7B" w:rsidRPr="0007645B">
        <w:rPr>
          <w:i/>
          <w:iCs/>
          <w:lang w:val="en-US"/>
        </w:rPr>
        <w:t>Y</w:t>
      </w:r>
      <w:r w:rsidR="009A7A7B">
        <w:rPr>
          <w:lang w:val="en-US"/>
        </w:rPr>
        <w:t xml:space="preserve"> is continuous,</w:t>
      </w:r>
      <w:r w:rsidR="0073052A">
        <w:rPr>
          <w:lang w:val="en-US"/>
        </w:rPr>
        <w:t xml:space="preserve"> </w:t>
      </w:r>
      <w:r w:rsidR="00AE3DE7">
        <w:rPr>
          <w:lang w:val="en-US"/>
        </w:rPr>
        <w:t xml:space="preserve">PMM </w:t>
      </w:r>
      <w:r w:rsidR="00F0602C">
        <w:rPr>
          <w:lang w:val="en-US"/>
        </w:rPr>
        <w:t xml:space="preserve">first </w:t>
      </w:r>
      <w:r w:rsidR="00104A10">
        <w:rPr>
          <w:lang w:val="en-US"/>
        </w:rPr>
        <w:t xml:space="preserve">calculates the predicted value of the </w:t>
      </w:r>
      <w:r w:rsidR="00CA0C40">
        <w:rPr>
          <w:lang w:val="en-US"/>
        </w:rPr>
        <w:t>covariate</w:t>
      </w:r>
      <w:r w:rsidR="00104A10">
        <w:rPr>
          <w:lang w:val="en-US"/>
        </w:rPr>
        <w:t xml:space="preserve"> of interest</w:t>
      </w:r>
      <w:r w:rsidR="00B65B1E">
        <w:rPr>
          <w:lang w:val="en-US"/>
        </w:rPr>
        <w:t xml:space="preserve"> </w:t>
      </w:r>
      <w:r w:rsidR="00B65B1E" w:rsidRPr="0022411E">
        <w:rPr>
          <w:i/>
          <w:iCs/>
          <w:lang w:val="en-US"/>
        </w:rPr>
        <w:t>Y</w:t>
      </w:r>
      <w:r w:rsidR="00104A10">
        <w:rPr>
          <w:lang w:val="en-US"/>
        </w:rPr>
        <w:t xml:space="preserve"> </w:t>
      </w:r>
      <w:r w:rsidR="000A1F98">
        <w:rPr>
          <w:lang w:val="en-US"/>
        </w:rPr>
        <w:t xml:space="preserve">by fitting </w:t>
      </w:r>
      <w:r w:rsidR="00D16CFD">
        <w:rPr>
          <w:lang w:val="en-US"/>
        </w:rPr>
        <w:t xml:space="preserve">a linear regression model between </w:t>
      </w:r>
      <w:r w:rsidR="009054D7" w:rsidRPr="0022411E">
        <w:rPr>
          <w:i/>
          <w:iCs/>
          <w:lang w:val="en-US"/>
        </w:rPr>
        <w:t>Y</w:t>
      </w:r>
      <w:r w:rsidR="00660F2C">
        <w:rPr>
          <w:lang w:val="en-US"/>
        </w:rPr>
        <w:t xml:space="preserve"> and the predictors.</w:t>
      </w:r>
      <w:r w:rsidR="00E025D7">
        <w:rPr>
          <w:lang w:val="en-US"/>
        </w:rPr>
        <w:fldChar w:fldCharType="begin"/>
      </w:r>
      <w:r w:rsidR="004866FE">
        <w:rPr>
          <w:lang w:val="en-US"/>
        </w:rPr>
        <w:instrText xml:space="preserve"> ADDIN EN.CITE &lt;EndNote&gt;&lt;Cite&gt;&lt;Author&gt;Austin&lt;/Author&gt;&lt;Year&gt;2023&lt;/Year&gt;&lt;RecNum&gt;94&lt;/RecNum&gt;&lt;DisplayText&gt;&lt;style face="superscript"&gt;28&lt;/style&gt;&lt;/DisplayText&gt;&lt;record&gt;&lt;rec-number&gt;94&lt;/rec-number&gt;&lt;foreign-keys&gt;&lt;key app="EN" db-id="ss92raaewt9rt0e55p6pe9ah5fa2r9tvxxwp" timestamp="1729759554"&gt;94&lt;/key&gt;&lt;/foreign-keys&gt;&lt;ref-type name="Journal Article"&gt;17&lt;/ref-type&gt;&lt;contributors&gt;&lt;authors&gt;&lt;author&gt;Austin, Peter C&lt;/author&gt;&lt;author&gt;van Buuren, Stef&lt;/author&gt;&lt;/authors&gt;&lt;/contributors&gt;&lt;titles&gt;&lt;title&gt;Logistic regression vs. predictive mean matching for imputing binary covariates&lt;/title&gt;&lt;secondary-title&gt;Statistical Methods in Medical Research&lt;/secondary-title&gt;&lt;/titles&gt;&lt;periodical&gt;&lt;full-title&gt;Statistical Methods in Medical Research&lt;/full-title&gt;&lt;/periodical&gt;&lt;pages&gt;2172-2183&lt;/pages&gt;&lt;volume&gt;32&lt;/volume&gt;&lt;number&gt;11&lt;/number&gt;&lt;keywords&gt;&lt;keyword&gt;Missing data,multiple imputation,Monte Carlo simulations&lt;/keyword&gt;&lt;/keywords&gt;&lt;dates&gt;&lt;year&gt;2023&lt;/year&gt;&lt;/dates&gt;&lt;accession-num&gt;37750213&lt;/accession-num&gt;&lt;urls&gt;&lt;related-urls&gt;&lt;url&gt;https://journals.sagepub.com/doi/abs/10.1177/09622802231198795&lt;/url&gt;&lt;/related-urls&gt;&lt;/urls&gt;&lt;electronic-resource-num&gt;10.1177/09622802231198795&lt;/electronic-resource-num&gt;&lt;/record&gt;&lt;/Cite&gt;&lt;/EndNote&gt;</w:instrText>
      </w:r>
      <w:r w:rsidR="00E025D7">
        <w:rPr>
          <w:lang w:val="en-US"/>
        </w:rPr>
        <w:fldChar w:fldCharType="separate"/>
      </w:r>
      <w:r w:rsidR="004866FE" w:rsidRPr="004866FE">
        <w:rPr>
          <w:noProof/>
          <w:vertAlign w:val="superscript"/>
          <w:lang w:val="en-US"/>
        </w:rPr>
        <w:t>28</w:t>
      </w:r>
      <w:r w:rsidR="00E025D7">
        <w:rPr>
          <w:lang w:val="en-US"/>
        </w:rPr>
        <w:fldChar w:fldCharType="end"/>
      </w:r>
      <w:r w:rsidR="00E80AE5">
        <w:rPr>
          <w:lang w:val="en-US"/>
        </w:rPr>
        <w:t xml:space="preserve"> </w:t>
      </w:r>
      <w:r w:rsidR="00E417BA" w:rsidRPr="00E417BA">
        <w:rPr>
          <w:lang w:val="en-US"/>
        </w:rPr>
        <w:t xml:space="preserve">For </w:t>
      </w:r>
      <w:r w:rsidR="00CA0C40">
        <w:rPr>
          <w:lang w:val="en-US"/>
        </w:rPr>
        <w:t>each</w:t>
      </w:r>
      <w:r w:rsidR="00E417BA" w:rsidRPr="00E417BA">
        <w:rPr>
          <w:lang w:val="en-US"/>
        </w:rPr>
        <w:t xml:space="preserve"> subject</w:t>
      </w:r>
      <w:r w:rsidR="00BC03E8">
        <w:rPr>
          <w:lang w:val="en-US"/>
        </w:rPr>
        <w:t xml:space="preserve"> </w:t>
      </w:r>
      <w:r w:rsidR="00E417BA" w:rsidRPr="00E417BA">
        <w:rPr>
          <w:lang w:val="en-US"/>
        </w:rPr>
        <w:t xml:space="preserve">with missing data on </w:t>
      </w:r>
      <w:r w:rsidR="003139D0" w:rsidRPr="0022411E">
        <w:rPr>
          <w:i/>
          <w:iCs/>
          <w:lang w:val="en-US"/>
        </w:rPr>
        <w:t>Y</w:t>
      </w:r>
      <w:r w:rsidR="00E417BA" w:rsidRPr="00E417BA">
        <w:rPr>
          <w:lang w:val="en-US"/>
        </w:rPr>
        <w:t xml:space="preserve">, </w:t>
      </w:r>
      <w:r w:rsidR="00E10DC7">
        <w:rPr>
          <w:lang w:val="en-US"/>
        </w:rPr>
        <w:t>PMM</w:t>
      </w:r>
      <w:r w:rsidR="00E417BA" w:rsidRPr="00E417BA">
        <w:rPr>
          <w:lang w:val="en-US"/>
        </w:rPr>
        <w:t xml:space="preserve"> identifies </w:t>
      </w:r>
      <w:r w:rsidR="002A323A">
        <w:rPr>
          <w:lang w:val="en-US"/>
        </w:rPr>
        <w:t xml:space="preserve">a set of candidate donors from </w:t>
      </w:r>
      <w:r w:rsidR="00E417BA" w:rsidRPr="00E417BA">
        <w:rPr>
          <w:lang w:val="en-US"/>
        </w:rPr>
        <w:t xml:space="preserve">subjects with no missing data on </w:t>
      </w:r>
      <w:r w:rsidR="005D2107" w:rsidRPr="00365906">
        <w:rPr>
          <w:i/>
          <w:iCs/>
          <w:lang w:val="en-US"/>
        </w:rPr>
        <w:t>Y</w:t>
      </w:r>
      <w:r w:rsidR="0065079B">
        <w:rPr>
          <w:lang w:val="en-US"/>
        </w:rPr>
        <w:t xml:space="preserve"> (typically </w:t>
      </w:r>
      <w:r w:rsidR="006C13A3">
        <w:rPr>
          <w:lang w:val="en-US"/>
        </w:rPr>
        <w:t>five</w:t>
      </w:r>
      <w:r w:rsidR="0065079B">
        <w:rPr>
          <w:lang w:val="en-US"/>
        </w:rPr>
        <w:t xml:space="preserve"> members)</w:t>
      </w:r>
      <w:r w:rsidR="007F2352">
        <w:rPr>
          <w:lang w:val="en-US"/>
        </w:rPr>
        <w:t>.</w:t>
      </w:r>
      <w:r w:rsidR="00020C3B">
        <w:rPr>
          <w:lang w:val="en-US"/>
        </w:rPr>
        <w:fldChar w:fldCharType="begin"/>
      </w:r>
      <w:r w:rsidR="004866FE">
        <w:rPr>
          <w:lang w:val="en-US"/>
        </w:rPr>
        <w:instrText xml:space="preserve"> ADDIN EN.CITE &lt;EndNote&gt;&lt;Cite&gt;&lt;Author&gt;Pham&lt;/Author&gt;&lt;Year&gt;2024&lt;/Year&gt;&lt;RecNum&gt;76&lt;/RecNum&gt;&lt;DisplayText&gt;&lt;style face="superscript"&gt;29&lt;/style&gt;&lt;/DisplayText&gt;&lt;record&gt;&lt;rec-number&gt;76&lt;/rec-number&gt;&lt;foreign-keys&gt;&lt;key app="EN" db-id="ss92raaewt9rt0e55p6pe9ah5fa2r9tvxxwp" timestamp="1728917924"&gt;76&lt;/key&gt;&lt;/foreign-keys&gt;&lt;ref-type name="Journal Article"&gt;17&lt;/ref-type&gt;&lt;contributors&gt;&lt;authors&gt;&lt;author&gt;Pham, Tra My&lt;/author&gt;&lt;author&gt;Pandis, Nikolaos&lt;/author&gt;&lt;author&gt;White, Ian R.&lt;/author&gt;&lt;/authors&gt;&lt;/contributors&gt;&lt;titles&gt;&lt;title&gt;Missing data: Issues, concepts, methods&lt;/title&gt;&lt;secondary-title&gt;Seminars in Orthodontics&lt;/secondary-title&gt;&lt;/titles&gt;&lt;periodical&gt;&lt;full-title&gt;Seminars in Orthodontics&lt;/full-title&gt;&lt;/periodical&gt;&lt;pages&gt;37-44&lt;/pages&gt;&lt;volume&gt;30&lt;/volume&gt;&lt;number&gt;1&lt;/number&gt;&lt;keywords&gt;&lt;keyword&gt;Missing data&lt;/keyword&gt;&lt;keyword&gt;Complete case analysis&lt;/keyword&gt;&lt;keyword&gt;Multiple imputation&lt;/keyword&gt;&lt;keyword&gt;Sensitivity analysis&lt;/keyword&gt;&lt;/keywords&gt;&lt;dates&gt;&lt;year&gt;2024&lt;/year&gt;&lt;pub-dates&gt;&lt;date&gt;2024/02/01/&lt;/date&gt;&lt;/pub-dates&gt;&lt;/dates&gt;&lt;isbn&gt;1073-8746&lt;/isbn&gt;&lt;urls&gt;&lt;related-urls&gt;&lt;url&gt;https://www.sciencedirect.com/science/article/pii/S1073874624000082&lt;/url&gt;&lt;/related-urls&gt;&lt;/urls&gt;&lt;electronic-resource-num&gt;https://doi.org/10.1053/j.sodo.2024.01.007&lt;/electronic-resource-num&gt;&lt;/record&gt;&lt;/Cite&gt;&lt;/EndNote&gt;</w:instrText>
      </w:r>
      <w:r w:rsidR="00020C3B">
        <w:rPr>
          <w:lang w:val="en-US"/>
        </w:rPr>
        <w:fldChar w:fldCharType="separate"/>
      </w:r>
      <w:r w:rsidR="004866FE" w:rsidRPr="004866FE">
        <w:rPr>
          <w:noProof/>
          <w:vertAlign w:val="superscript"/>
          <w:lang w:val="en-US"/>
        </w:rPr>
        <w:t>29</w:t>
      </w:r>
      <w:r w:rsidR="00020C3B">
        <w:rPr>
          <w:lang w:val="en-US"/>
        </w:rPr>
        <w:fldChar w:fldCharType="end"/>
      </w:r>
      <w:r w:rsidR="00E417BA">
        <w:rPr>
          <w:lang w:val="en-US"/>
        </w:rPr>
        <w:t xml:space="preserve"> </w:t>
      </w:r>
      <w:r w:rsidR="00D405D1">
        <w:rPr>
          <w:lang w:val="en-US"/>
        </w:rPr>
        <w:t xml:space="preserve">These </w:t>
      </w:r>
      <w:r w:rsidR="000F5F21">
        <w:rPr>
          <w:lang w:val="en-US"/>
        </w:rPr>
        <w:t xml:space="preserve">potential </w:t>
      </w:r>
      <w:r w:rsidR="00D405D1">
        <w:rPr>
          <w:lang w:val="en-US"/>
        </w:rPr>
        <w:t>donors have</w:t>
      </w:r>
      <w:r w:rsidR="00E417BA" w:rsidRPr="00E417BA">
        <w:rPr>
          <w:lang w:val="en-US"/>
        </w:rPr>
        <w:t xml:space="preserve"> linear predictors</w:t>
      </w:r>
      <w:r w:rsidR="00370BC1">
        <w:rPr>
          <w:lang w:val="en-US"/>
        </w:rPr>
        <w:t xml:space="preserve"> that are</w:t>
      </w:r>
      <w:r w:rsidR="00E417BA" w:rsidRPr="00E417BA">
        <w:rPr>
          <w:lang w:val="en-US"/>
        </w:rPr>
        <w:t xml:space="preserve"> close</w:t>
      </w:r>
      <w:r w:rsidR="009B203A">
        <w:rPr>
          <w:lang w:val="en-US"/>
        </w:rPr>
        <w:t>s</w:t>
      </w:r>
      <w:r w:rsidR="003E2978">
        <w:rPr>
          <w:lang w:val="en-US"/>
        </w:rPr>
        <w:t>t</w:t>
      </w:r>
      <w:r w:rsidR="00E417BA" w:rsidRPr="00E417BA">
        <w:rPr>
          <w:lang w:val="en-US"/>
        </w:rPr>
        <w:t xml:space="preserve"> to</w:t>
      </w:r>
      <w:r w:rsidR="003C23E1">
        <w:rPr>
          <w:lang w:val="en-US"/>
        </w:rPr>
        <w:t xml:space="preserve"> </w:t>
      </w:r>
      <w:r w:rsidR="003C23E1" w:rsidRPr="003C23E1">
        <w:rPr>
          <w:lang w:val="en-US"/>
        </w:rPr>
        <w:t>the predic</w:t>
      </w:r>
      <w:r w:rsidR="000960C7">
        <w:rPr>
          <w:lang w:val="en-US"/>
        </w:rPr>
        <w:t>ted</w:t>
      </w:r>
      <w:r w:rsidR="00003FD7">
        <w:rPr>
          <w:lang w:val="en-US"/>
        </w:rPr>
        <w:t xml:space="preserve"> value </w:t>
      </w:r>
      <w:r w:rsidR="006A7F04">
        <w:rPr>
          <w:lang w:val="en-US"/>
        </w:rPr>
        <w:t>for the missing entry</w:t>
      </w:r>
      <w:r w:rsidR="00246C46">
        <w:rPr>
          <w:lang w:val="en-US"/>
        </w:rPr>
        <w:t>.</w:t>
      </w:r>
      <w:r w:rsidR="00CE6474">
        <w:rPr>
          <w:lang w:val="en-US"/>
        </w:rPr>
        <w:fldChar w:fldCharType="begin"/>
      </w:r>
      <w:r w:rsidR="004866FE">
        <w:rPr>
          <w:lang w:val="en-US"/>
        </w:rPr>
        <w:instrText xml:space="preserve"> ADDIN EN.CITE &lt;EndNote&gt;&lt;Cite&gt;&lt;Author&gt;Pham&lt;/Author&gt;&lt;Year&gt;2024&lt;/Year&gt;&lt;RecNum&gt;76&lt;/RecNum&gt;&lt;DisplayText&gt;&lt;style face="superscript"&gt;29&lt;/style&gt;&lt;/DisplayText&gt;&lt;record&gt;&lt;rec-number&gt;76&lt;/rec-number&gt;&lt;foreign-keys&gt;&lt;key app="EN" db-id="ss92raaewt9rt0e55p6pe9ah5fa2r9tvxxwp" timestamp="1728917924"&gt;76&lt;/key&gt;&lt;/foreign-keys&gt;&lt;ref-type name="Journal Article"&gt;17&lt;/ref-type&gt;&lt;contributors&gt;&lt;authors&gt;&lt;author&gt;Pham, Tra My&lt;/author&gt;&lt;author&gt;Pandis, Nikolaos&lt;/author&gt;&lt;author&gt;White, Ian R.&lt;/author&gt;&lt;/authors&gt;&lt;/contributors&gt;&lt;titles&gt;&lt;title&gt;Missing data: Issues, concepts, methods&lt;/title&gt;&lt;secondary-title&gt;Seminars in Orthodontics&lt;/secondary-title&gt;&lt;/titles&gt;&lt;periodical&gt;&lt;full-title&gt;Seminars in Orthodontics&lt;/full-title&gt;&lt;/periodical&gt;&lt;pages&gt;37-44&lt;/pages&gt;&lt;volume&gt;30&lt;/volume&gt;&lt;number&gt;1&lt;/number&gt;&lt;keywords&gt;&lt;keyword&gt;Missing data&lt;/keyword&gt;&lt;keyword&gt;Complete case analysis&lt;/keyword&gt;&lt;keyword&gt;Multiple imputation&lt;/keyword&gt;&lt;keyword&gt;Sensitivity analysis&lt;/keyword&gt;&lt;/keywords&gt;&lt;dates&gt;&lt;year&gt;2024&lt;/year&gt;&lt;pub-dates&gt;&lt;date&gt;2024/02/01/&lt;/date&gt;&lt;/pub-dates&gt;&lt;/dates&gt;&lt;isbn&gt;1073-8746&lt;/isbn&gt;&lt;urls&gt;&lt;related-urls&gt;&lt;url&gt;https://www.sciencedirect.com/science/article/pii/S1073874624000082&lt;/url&gt;&lt;/related-urls&gt;&lt;/urls&gt;&lt;electronic-resource-num&gt;https://doi.org/10.1053/j.sodo.2024.01.007&lt;/electronic-resource-num&gt;&lt;/record&gt;&lt;/Cite&gt;&lt;/EndNote&gt;</w:instrText>
      </w:r>
      <w:r w:rsidR="00CE6474">
        <w:rPr>
          <w:lang w:val="en-US"/>
        </w:rPr>
        <w:fldChar w:fldCharType="separate"/>
      </w:r>
      <w:r w:rsidR="004866FE" w:rsidRPr="004866FE">
        <w:rPr>
          <w:noProof/>
          <w:vertAlign w:val="superscript"/>
          <w:lang w:val="en-US"/>
        </w:rPr>
        <w:t>29</w:t>
      </w:r>
      <w:r w:rsidR="00CE6474">
        <w:rPr>
          <w:lang w:val="en-US"/>
        </w:rPr>
        <w:fldChar w:fldCharType="end"/>
      </w:r>
      <w:r w:rsidR="003A534F">
        <w:rPr>
          <w:lang w:val="en-US"/>
        </w:rPr>
        <w:t xml:space="preserve"> </w:t>
      </w:r>
      <w:r w:rsidR="000B2268">
        <w:rPr>
          <w:lang w:val="en-US"/>
        </w:rPr>
        <w:t>O</w:t>
      </w:r>
      <w:r w:rsidR="00351767" w:rsidRPr="00351767">
        <w:rPr>
          <w:lang w:val="en-US"/>
        </w:rPr>
        <w:t xml:space="preserve">ne </w:t>
      </w:r>
      <w:r w:rsidR="00FC15C7">
        <w:rPr>
          <w:lang w:val="en-US"/>
        </w:rPr>
        <w:t>donor</w:t>
      </w:r>
      <w:r w:rsidR="00FC15C7" w:rsidRPr="00351767">
        <w:rPr>
          <w:lang w:val="en-US"/>
        </w:rPr>
        <w:t xml:space="preserve"> </w:t>
      </w:r>
      <w:r w:rsidR="00351767" w:rsidRPr="00351767">
        <w:rPr>
          <w:lang w:val="en-US"/>
        </w:rPr>
        <w:t>is</w:t>
      </w:r>
      <w:r w:rsidR="000B2268">
        <w:rPr>
          <w:lang w:val="en-US"/>
        </w:rPr>
        <w:t xml:space="preserve"> </w:t>
      </w:r>
      <w:r w:rsidR="00A871ED">
        <w:rPr>
          <w:lang w:val="en-US"/>
        </w:rPr>
        <w:t>randomly selected</w:t>
      </w:r>
      <w:r w:rsidR="007A11BC">
        <w:rPr>
          <w:lang w:val="en-US"/>
        </w:rPr>
        <w:t xml:space="preserve"> from all the candidates</w:t>
      </w:r>
      <w:r w:rsidR="004E7363">
        <w:rPr>
          <w:lang w:val="en-US"/>
        </w:rPr>
        <w:t xml:space="preserve">, </w:t>
      </w:r>
      <w:r w:rsidR="00476585">
        <w:rPr>
          <w:lang w:val="en-US"/>
        </w:rPr>
        <w:t xml:space="preserve">and </w:t>
      </w:r>
      <w:r w:rsidR="003B77AA">
        <w:rPr>
          <w:lang w:val="en-US"/>
        </w:rPr>
        <w:t>the</w:t>
      </w:r>
      <w:r w:rsidR="00476585">
        <w:rPr>
          <w:lang w:val="en-US"/>
        </w:rPr>
        <w:t xml:space="preserve"> </w:t>
      </w:r>
      <w:r w:rsidR="00476585" w:rsidRPr="00476585">
        <w:rPr>
          <w:lang w:val="en-US"/>
        </w:rPr>
        <w:t xml:space="preserve">observed value of the donor is </w:t>
      </w:r>
      <w:r w:rsidR="00E53FA6">
        <w:rPr>
          <w:lang w:val="en-US"/>
        </w:rPr>
        <w:t>then used to</w:t>
      </w:r>
      <w:r w:rsidR="00476585" w:rsidRPr="00476585">
        <w:rPr>
          <w:lang w:val="en-US"/>
        </w:rPr>
        <w:t xml:space="preserve"> replace the missing value</w:t>
      </w:r>
      <w:r w:rsidR="00351767" w:rsidRPr="00351767">
        <w:rPr>
          <w:lang w:val="en-US"/>
        </w:rPr>
        <w:t>.</w:t>
      </w:r>
      <w:r w:rsidR="00D80F5B">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D80F5B">
        <w:rPr>
          <w:lang w:val="en-US"/>
        </w:rPr>
        <w:fldChar w:fldCharType="separate"/>
      </w:r>
      <w:r w:rsidR="004866FE" w:rsidRPr="004866FE">
        <w:rPr>
          <w:noProof/>
          <w:vertAlign w:val="superscript"/>
          <w:lang w:val="en-US"/>
        </w:rPr>
        <w:t>21</w:t>
      </w:r>
      <w:r w:rsidR="00D80F5B">
        <w:rPr>
          <w:lang w:val="en-US"/>
        </w:rPr>
        <w:fldChar w:fldCharType="end"/>
      </w:r>
      <w:r w:rsidR="00F213D4">
        <w:rPr>
          <w:lang w:val="en-US"/>
        </w:rPr>
        <w:t xml:space="preserve"> </w:t>
      </w:r>
      <w:r w:rsidR="005D4FBE">
        <w:rPr>
          <w:lang w:val="en-US"/>
        </w:rPr>
        <w:t xml:space="preserve">This results in the same data range between imputed and </w:t>
      </w:r>
      <w:r w:rsidR="005D4FBE">
        <w:rPr>
          <w:lang w:val="en-US"/>
        </w:rPr>
        <w:lastRenderedPageBreak/>
        <w:t>observed values</w:t>
      </w:r>
      <w:r w:rsidR="0044356F">
        <w:rPr>
          <w:lang w:val="en-US"/>
        </w:rPr>
        <w:t>.</w:t>
      </w:r>
      <w:r w:rsidR="00595159">
        <w:rPr>
          <w:lang w:val="en-US"/>
        </w:rPr>
        <w:t xml:space="preserve"> </w:t>
      </w:r>
      <w:ins w:id="66" w:author="My Luong Vuong" w:date="2025-02-20T16:28:00Z">
        <w:r w:rsidR="0038622A" w:rsidRPr="0038622A">
          <w:rPr>
            <w:lang w:val="en-US"/>
          </w:rPr>
          <w:t>Moreover, as it does not fully rely on the imputation model to generate imputations</w:t>
        </w:r>
        <w:r w:rsidR="0094052A">
          <w:rPr>
            <w:lang w:val="en-US"/>
          </w:rPr>
          <w:t xml:space="preserve">, </w:t>
        </w:r>
      </w:ins>
      <w:r w:rsidR="00E10DC7">
        <w:rPr>
          <w:lang w:val="en-US"/>
        </w:rPr>
        <w:t xml:space="preserve">PMM </w:t>
      </w:r>
      <w:r w:rsidR="002356AE">
        <w:rPr>
          <w:lang w:val="en-US"/>
        </w:rPr>
        <w:t xml:space="preserve">is </w:t>
      </w:r>
      <w:del w:id="67" w:author="My Luong Vuong" w:date="2025-02-20T16:29:00Z">
        <w:r w:rsidR="002356AE" w:rsidDel="009466C2">
          <w:rPr>
            <w:lang w:val="en-US"/>
          </w:rPr>
          <w:delText xml:space="preserve">thus </w:delText>
        </w:r>
      </w:del>
      <w:r w:rsidR="00FD47C4">
        <w:rPr>
          <w:lang w:val="en-US"/>
        </w:rPr>
        <w:t xml:space="preserve">a </w:t>
      </w:r>
      <w:del w:id="68" w:author="My Luong Vuong" w:date="2025-02-20T16:29:00Z">
        <w:r w:rsidR="001750A8" w:rsidDel="009466C2">
          <w:rPr>
            <w:lang w:val="en-US"/>
          </w:rPr>
          <w:delText>reliable</w:delText>
        </w:r>
        <w:r w:rsidR="002356AE" w:rsidDel="009466C2">
          <w:rPr>
            <w:lang w:val="en-US"/>
          </w:rPr>
          <w:delText xml:space="preserve"> </w:delText>
        </w:r>
      </w:del>
      <w:ins w:id="69" w:author="My Luong Vuong" w:date="2025-02-20T16:29:00Z">
        <w:r w:rsidR="009466C2">
          <w:rPr>
            <w:lang w:val="en-US"/>
          </w:rPr>
          <w:t xml:space="preserve">more robust </w:t>
        </w:r>
      </w:ins>
      <w:r w:rsidR="00FD47C4">
        <w:rPr>
          <w:lang w:val="en-US"/>
        </w:rPr>
        <w:t>method</w:t>
      </w:r>
      <w:r w:rsidR="008953D9">
        <w:rPr>
          <w:lang w:val="en-US"/>
        </w:rPr>
        <w:t xml:space="preserve"> </w:t>
      </w:r>
      <w:r w:rsidR="00044E5B">
        <w:rPr>
          <w:lang w:val="en-US"/>
        </w:rPr>
        <w:t xml:space="preserve">against model </w:t>
      </w:r>
      <w:r w:rsidR="003B2E9F">
        <w:rPr>
          <w:lang w:val="en-US"/>
        </w:rPr>
        <w:t>mis</w:t>
      </w:r>
      <w:r w:rsidR="00044E5B">
        <w:rPr>
          <w:lang w:val="en-US"/>
        </w:rPr>
        <w:t>specification</w:t>
      </w:r>
      <w:ins w:id="70" w:author="My Luong Vuong" w:date="2025-02-20T16:30:00Z">
        <w:r w:rsidR="003B79D1">
          <w:rPr>
            <w:lang w:val="en-US"/>
          </w:rPr>
          <w:t>.</w:t>
        </w:r>
      </w:ins>
      <w:r w:rsidR="00420BB1">
        <w:rPr>
          <w:lang w:val="en-US"/>
        </w:rPr>
        <w:fldChar w:fldCharType="begin"/>
      </w:r>
      <w:r w:rsidR="004866FE">
        <w:rPr>
          <w:lang w:val="en-US"/>
        </w:rPr>
        <w:instrText xml:space="preserve"> ADDIN EN.CITE &lt;EndNote&gt;&lt;Cite&gt;&lt;Author&gt;Bailey&lt;/Author&gt;&lt;Year&gt;2020&lt;/Year&gt;&lt;RecNum&gt;100&lt;/RecNum&gt;&lt;DisplayText&gt;&lt;style face="superscript"&gt;30&lt;/style&gt;&lt;/DisplayText&gt;&lt;record&gt;&lt;rec-number&gt;100&lt;/rec-number&gt;&lt;foreign-keys&gt;&lt;key app="EN" db-id="ss92raaewt9rt0e55p6pe9ah5fa2r9tvxxwp" timestamp="1737466287"&gt;100&lt;/key&gt;&lt;/foreign-keys&gt;&lt;ref-type name="Journal Article"&gt;17&lt;/ref-type&gt;&lt;contributors&gt;&lt;authors&gt;&lt;author&gt;Bailey, Brittney E.&lt;/author&gt;&lt;author&gt;Andridge, Rebecca&lt;/author&gt;&lt;author&gt;Shoben, Abigail B.&lt;/author&gt;&lt;/authors&gt;&lt;/contributors&gt;&lt;titles&gt;&lt;title&gt;Multiple imputation by predictive mean matching in cluster-randomized trials&lt;/title&gt;&lt;secondary-title&gt;BMC Medical Research Methodology&lt;/secondary-title&gt;&lt;/titles&gt;&lt;periodical&gt;&lt;full-title&gt;BMC Medical Research Methodology&lt;/full-title&gt;&lt;/periodical&gt;&lt;pages&gt;72&lt;/pages&gt;&lt;volume&gt;20&lt;/volume&gt;&lt;number&gt;1&lt;/number&gt;&lt;dates&gt;&lt;year&gt;2020&lt;/year&gt;&lt;pub-dates&gt;&lt;date&gt;2020/03/30&lt;/date&gt;&lt;/pub-dates&gt;&lt;/dates&gt;&lt;isbn&gt;1471-2288&lt;/isbn&gt;&lt;urls&gt;&lt;related-urls&gt;&lt;url&gt;https://doi.org/10.1186/s12874-020-00948-6&lt;/url&gt;&lt;/related-urls&gt;&lt;/urls&gt;&lt;electronic-resource-num&gt;10.1186/s12874-020-00948-6&lt;/electronic-resource-num&gt;&lt;/record&gt;&lt;/Cite&gt;&lt;/EndNote&gt;</w:instrText>
      </w:r>
      <w:r w:rsidR="00420BB1">
        <w:rPr>
          <w:lang w:val="en-US"/>
        </w:rPr>
        <w:fldChar w:fldCharType="separate"/>
      </w:r>
      <w:r w:rsidR="004866FE" w:rsidRPr="004866FE">
        <w:rPr>
          <w:noProof/>
          <w:vertAlign w:val="superscript"/>
          <w:lang w:val="en-US"/>
        </w:rPr>
        <w:t>30</w:t>
      </w:r>
      <w:r w:rsidR="00420BB1">
        <w:rPr>
          <w:lang w:val="en-US"/>
        </w:rPr>
        <w:fldChar w:fldCharType="end"/>
      </w:r>
      <w:r w:rsidR="00017009">
        <w:rPr>
          <w:lang w:val="en-US"/>
        </w:rPr>
        <w:t xml:space="preserve"> </w:t>
      </w:r>
      <w:ins w:id="71" w:author="My Luong Vuong" w:date="2025-02-20T16:30:00Z">
        <w:r w:rsidR="00A150EC" w:rsidRPr="00A150EC">
          <w:rPr>
            <w:lang w:val="en-US"/>
          </w:rPr>
          <w:t>Because of these advantages, PMM</w:t>
        </w:r>
      </w:ins>
      <w:del w:id="72" w:author="My Luong Vuong" w:date="2025-02-20T16:30:00Z">
        <w:r w:rsidR="00017009" w:rsidDel="00357B60">
          <w:rPr>
            <w:lang w:val="en-US"/>
          </w:rPr>
          <w:delText>and</w:delText>
        </w:r>
      </w:del>
      <w:r w:rsidR="00017009">
        <w:rPr>
          <w:lang w:val="en-US"/>
        </w:rPr>
        <w:t xml:space="preserve"> is </w:t>
      </w:r>
      <w:r w:rsidR="00CF6E85">
        <w:rPr>
          <w:lang w:val="en-US"/>
        </w:rPr>
        <w:t xml:space="preserve">the default method for </w:t>
      </w:r>
      <w:r w:rsidR="00C313A3">
        <w:rPr>
          <w:lang w:val="en-US"/>
        </w:rPr>
        <w:t>MI</w:t>
      </w:r>
      <w:r w:rsidR="00CF6E85">
        <w:rPr>
          <w:lang w:val="en-US"/>
        </w:rPr>
        <w:t xml:space="preserve"> of continuous variables in</w:t>
      </w:r>
      <w:r w:rsidR="00D84900">
        <w:rPr>
          <w:lang w:val="en-US"/>
        </w:rPr>
        <w:t xml:space="preserve"> the</w:t>
      </w:r>
      <w:r w:rsidR="00CF6E85">
        <w:rPr>
          <w:lang w:val="en-US"/>
        </w:rPr>
        <w:t xml:space="preserve"> </w:t>
      </w:r>
      <w:r w:rsidR="00CF6E85" w:rsidRPr="000A7625">
        <w:rPr>
          <w:i/>
          <w:iCs/>
          <w:lang w:val="en-US"/>
        </w:rPr>
        <w:t>mice</w:t>
      </w:r>
      <w:r w:rsidR="00D84900">
        <w:rPr>
          <w:lang w:val="en-US"/>
        </w:rPr>
        <w:t xml:space="preserve"> </w:t>
      </w:r>
      <w:r w:rsidR="006153C4">
        <w:rPr>
          <w:lang w:val="en-US"/>
        </w:rPr>
        <w:t xml:space="preserve">package </w:t>
      </w:r>
      <w:r w:rsidR="00D84900">
        <w:rPr>
          <w:lang w:val="en-US"/>
        </w:rPr>
        <w:t>in R.</w:t>
      </w:r>
      <w:r w:rsidR="000826B3">
        <w:rPr>
          <w:lang w:val="en-US"/>
        </w:rPr>
        <w:fldChar w:fldCharType="begin"/>
      </w:r>
      <w:r w:rsidR="004866FE">
        <w:rPr>
          <w:lang w:val="en-US"/>
        </w:rPr>
        <w:instrText xml:space="preserve"> ADDIN EN.CITE &lt;EndNote&gt;&lt;Cite&gt;&lt;Author&gt;van Buuren&lt;/Author&gt;&lt;Year&gt;2011&lt;/Year&gt;&lt;RecNum&gt;75&lt;/RecNum&gt;&lt;DisplayText&gt;&lt;style face="superscript"&gt;17&lt;/style&gt;&lt;/DisplayText&gt;&lt;record&gt;&lt;rec-number&gt;75&lt;/rec-number&gt;&lt;foreign-keys&gt;&lt;key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0826B3">
        <w:rPr>
          <w:lang w:val="en-US"/>
        </w:rPr>
        <w:fldChar w:fldCharType="separate"/>
      </w:r>
      <w:r w:rsidR="004866FE" w:rsidRPr="004866FE">
        <w:rPr>
          <w:noProof/>
          <w:vertAlign w:val="superscript"/>
          <w:lang w:val="en-US"/>
        </w:rPr>
        <w:t>17</w:t>
      </w:r>
      <w:r w:rsidR="000826B3">
        <w:rPr>
          <w:lang w:val="en-US"/>
        </w:rPr>
        <w:fldChar w:fldCharType="end"/>
      </w:r>
      <w:r w:rsidR="00D84900">
        <w:rPr>
          <w:lang w:val="en-US"/>
        </w:rPr>
        <w:t xml:space="preserve"> </w:t>
      </w:r>
    </w:p>
    <w:p w14:paraId="226FA2BB" w14:textId="35B1F777" w:rsidR="00015576" w:rsidRPr="00C92982" w:rsidRDefault="0078178C" w:rsidP="004B3D96">
      <w:pPr>
        <w:rPr>
          <w:lang w:val="en-US"/>
        </w:rPr>
      </w:pPr>
      <w:r>
        <w:rPr>
          <w:lang w:val="en-US"/>
        </w:rPr>
        <w:t xml:space="preserve">However, </w:t>
      </w:r>
      <w:r w:rsidR="009E05B8">
        <w:rPr>
          <w:lang w:val="en-US"/>
        </w:rPr>
        <w:t>this method has several associated pitfalls</w:t>
      </w:r>
      <w:r w:rsidR="00304AB2">
        <w:rPr>
          <w:lang w:val="en-US"/>
        </w:rPr>
        <w:t>,</w:t>
      </w:r>
      <w:r w:rsidR="00805108">
        <w:rPr>
          <w:lang w:val="en-US"/>
        </w:rPr>
        <w:t xml:space="preserve"> such as the duplication of the same donor </w:t>
      </w:r>
      <w:r w:rsidR="00D3190A">
        <w:rPr>
          <w:lang w:val="en-US"/>
        </w:rPr>
        <w:t xml:space="preserve">value </w:t>
      </w:r>
      <w:r w:rsidR="00ED149C">
        <w:rPr>
          <w:lang w:val="en-US"/>
        </w:rPr>
        <w:t>many times</w:t>
      </w:r>
      <w:ins w:id="73" w:author="My Luong Vuong" w:date="2025-02-20T15:53:00Z">
        <w:r w:rsidR="00863426">
          <w:rPr>
            <w:lang w:val="en-US"/>
          </w:rPr>
          <w:t xml:space="preserve">, </w:t>
        </w:r>
      </w:ins>
      <w:ins w:id="74" w:author="My Luong Vuong" w:date="2025-02-20T15:54:00Z">
        <w:r w:rsidR="007A5E20">
          <w:rPr>
            <w:lang w:val="en-US"/>
          </w:rPr>
          <w:t xml:space="preserve">which can </w:t>
        </w:r>
        <w:r w:rsidR="007A5E20" w:rsidRPr="007A5E20">
          <w:rPr>
            <w:lang w:val="en-US"/>
          </w:rPr>
          <w:t>artificially and incorrectly reduce the variability in the data and might introduce bias</w:t>
        </w:r>
      </w:ins>
      <w:r w:rsidR="00ED149C">
        <w:rPr>
          <w:lang w:val="en-US"/>
        </w:rPr>
        <w:t>.</w:t>
      </w:r>
      <w:r w:rsidR="00333780">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333780">
        <w:rPr>
          <w:lang w:val="en-US"/>
        </w:rPr>
        <w:fldChar w:fldCharType="separate"/>
      </w:r>
      <w:r w:rsidR="00C127C8" w:rsidRPr="00C127C8">
        <w:rPr>
          <w:noProof/>
          <w:vertAlign w:val="superscript"/>
          <w:lang w:val="en-US"/>
        </w:rPr>
        <w:t>8</w:t>
      </w:r>
      <w:r w:rsidR="00333780">
        <w:rPr>
          <w:lang w:val="en-US"/>
        </w:rPr>
        <w:fldChar w:fldCharType="end"/>
      </w:r>
      <w:r w:rsidR="00ED149C">
        <w:rPr>
          <w:lang w:val="en-US"/>
        </w:rPr>
        <w:t xml:space="preserve"> </w:t>
      </w:r>
      <w:r w:rsidR="00652885">
        <w:rPr>
          <w:lang w:val="en-US"/>
        </w:rPr>
        <w:t xml:space="preserve">This </w:t>
      </w:r>
      <w:r w:rsidR="009869EB">
        <w:rPr>
          <w:lang w:val="en-US"/>
        </w:rPr>
        <w:t xml:space="preserve">issue occurs more likely when the size of </w:t>
      </w:r>
      <w:r w:rsidR="004E1335">
        <w:rPr>
          <w:lang w:val="en-US"/>
        </w:rPr>
        <w:t xml:space="preserve">the </w:t>
      </w:r>
      <w:r w:rsidR="009869EB">
        <w:rPr>
          <w:lang w:val="en-US"/>
        </w:rPr>
        <w:t xml:space="preserve">donor pool is small, </w:t>
      </w:r>
      <w:r w:rsidR="00EE3FBC">
        <w:rPr>
          <w:lang w:val="en-US"/>
        </w:rPr>
        <w:t xml:space="preserve">or if there are </w:t>
      </w:r>
      <w:r w:rsidR="00D33550">
        <w:rPr>
          <w:lang w:val="en-US"/>
        </w:rPr>
        <w:t>many</w:t>
      </w:r>
      <w:r w:rsidR="00796B31">
        <w:rPr>
          <w:lang w:val="en-US"/>
        </w:rPr>
        <w:t xml:space="preserve"> more </w:t>
      </w:r>
      <w:r w:rsidR="008240FF">
        <w:rPr>
          <w:lang w:val="en-US"/>
        </w:rPr>
        <w:t>missing data than observed data.</w:t>
      </w:r>
      <w:r w:rsidR="000255A0">
        <w:rPr>
          <w:lang w:val="en-US"/>
        </w:rPr>
        <w:t xml:space="preserve"> </w:t>
      </w:r>
      <w:r w:rsidR="00AA309A">
        <w:rPr>
          <w:lang w:val="en-US"/>
        </w:rPr>
        <w:t>Furthermore,</w:t>
      </w:r>
      <w:r w:rsidR="002D7EA9">
        <w:rPr>
          <w:lang w:val="en-US"/>
        </w:rPr>
        <w:t xml:space="preserve"> </w:t>
      </w:r>
      <w:r w:rsidR="00302DAB">
        <w:rPr>
          <w:lang w:val="en-US"/>
        </w:rPr>
        <w:t>t</w:t>
      </w:r>
      <w:r w:rsidR="00302DAB" w:rsidRPr="00302DAB">
        <w:rPr>
          <w:lang w:val="en-US"/>
        </w:rPr>
        <w:t xml:space="preserve">he </w:t>
      </w:r>
      <w:r w:rsidR="00FA642E">
        <w:rPr>
          <w:lang w:val="en-US"/>
        </w:rPr>
        <w:t>commonly employed</w:t>
      </w:r>
      <w:r w:rsidR="00FA642E" w:rsidRPr="00302DAB">
        <w:rPr>
          <w:lang w:val="en-US"/>
        </w:rPr>
        <w:t xml:space="preserve"> </w:t>
      </w:r>
      <w:r w:rsidR="00CF4038">
        <w:rPr>
          <w:lang w:val="en-US"/>
        </w:rPr>
        <w:t xml:space="preserve">linear regression imputation model </w:t>
      </w:r>
      <w:r w:rsidR="00B54B38">
        <w:rPr>
          <w:lang w:val="en-US"/>
        </w:rPr>
        <w:t>in</w:t>
      </w:r>
      <w:r w:rsidR="00CF4038">
        <w:rPr>
          <w:lang w:val="en-US"/>
        </w:rPr>
        <w:t xml:space="preserve"> PMM</w:t>
      </w:r>
      <w:r w:rsidR="002D7EA9">
        <w:rPr>
          <w:lang w:val="en-US"/>
        </w:rPr>
        <w:t xml:space="preserve"> </w:t>
      </w:r>
      <w:r w:rsidR="00F11015">
        <w:rPr>
          <w:lang w:val="en-US"/>
        </w:rPr>
        <w:t>might not be appropriate</w:t>
      </w:r>
      <w:r w:rsidR="00A83D77">
        <w:rPr>
          <w:lang w:val="en-US"/>
        </w:rPr>
        <w:t xml:space="preserve"> </w:t>
      </w:r>
      <w:r w:rsidR="00A0746F">
        <w:rPr>
          <w:lang w:val="en-US"/>
        </w:rPr>
        <w:t xml:space="preserve">when there is a presence of strong </w:t>
      </w:r>
      <w:r w:rsidR="004E4497">
        <w:rPr>
          <w:lang w:val="en-US"/>
        </w:rPr>
        <w:t>non</w:t>
      </w:r>
      <w:r w:rsidR="00A0746F">
        <w:rPr>
          <w:lang w:val="en-US"/>
        </w:rPr>
        <w:t>linear relations</w:t>
      </w:r>
      <w:r w:rsidR="00733886">
        <w:rPr>
          <w:lang w:val="en-US"/>
        </w:rPr>
        <w:t xml:space="preserve"> of the missing covariate with other variables</w:t>
      </w:r>
      <w:r w:rsidR="00A0746F">
        <w:rPr>
          <w:lang w:val="en-US"/>
        </w:rPr>
        <w:t>.</w:t>
      </w:r>
      <w:r w:rsidR="00A02AEC">
        <w:rPr>
          <w:lang w:val="en-US"/>
        </w:rPr>
        <w:t xml:space="preserve"> </w:t>
      </w:r>
      <w:r w:rsidR="00BB364D">
        <w:rPr>
          <w:lang w:val="en-US"/>
        </w:rPr>
        <w:t>Therefore, although having some great properties as described,</w:t>
      </w:r>
      <w:r w:rsidR="00786657" w:rsidRPr="00786657">
        <w:t xml:space="preserve"> </w:t>
      </w:r>
      <w:r w:rsidR="00786657">
        <w:t xml:space="preserve">PMM </w:t>
      </w:r>
      <w:r w:rsidR="00786657" w:rsidRPr="00786657">
        <w:rPr>
          <w:lang w:val="en-US"/>
        </w:rPr>
        <w:t>is no</w:t>
      </w:r>
      <w:r w:rsidR="00160003">
        <w:rPr>
          <w:lang w:val="en-US"/>
        </w:rPr>
        <w:t>t a</w:t>
      </w:r>
      <w:r w:rsidR="00786657" w:rsidRPr="00786657">
        <w:rPr>
          <w:lang w:val="en-US"/>
        </w:rPr>
        <w:t xml:space="preserve"> substitut</w:t>
      </w:r>
      <w:r w:rsidR="00160003">
        <w:rPr>
          <w:lang w:val="en-US"/>
        </w:rPr>
        <w:t>ion</w:t>
      </w:r>
      <w:r w:rsidR="00786657" w:rsidRPr="00786657">
        <w:rPr>
          <w:lang w:val="en-US"/>
        </w:rPr>
        <w:t xml:space="preserve"> for </w:t>
      </w:r>
      <w:r w:rsidR="00C739C4">
        <w:rPr>
          <w:lang w:val="en-US"/>
        </w:rPr>
        <w:t>careless</w:t>
      </w:r>
      <w:r w:rsidR="00786657" w:rsidRPr="00786657">
        <w:rPr>
          <w:lang w:val="en-US"/>
        </w:rPr>
        <w:t xml:space="preserve"> modelin</w:t>
      </w:r>
      <w:r w:rsidR="00786657">
        <w:rPr>
          <w:lang w:val="en-US"/>
        </w:rPr>
        <w:t>g.</w:t>
      </w:r>
      <w:r w:rsidR="004656B3">
        <w:rPr>
          <w:lang w:val="en-US"/>
        </w:rPr>
        <w:t xml:space="preserve"> Effo</w:t>
      </w:r>
      <w:r w:rsidR="000C0BCB">
        <w:rPr>
          <w:lang w:val="en-US"/>
        </w:rPr>
        <w:t xml:space="preserve">rts should be spent on correctly specifying </w:t>
      </w:r>
      <w:r w:rsidR="0023318E">
        <w:rPr>
          <w:lang w:val="en-US"/>
        </w:rPr>
        <w:t xml:space="preserve">the imputation model rather than expecting PMM to do the work </w:t>
      </w:r>
      <w:r w:rsidR="00F21ECC">
        <w:rPr>
          <w:lang w:val="en-US"/>
        </w:rPr>
        <w:t>since</w:t>
      </w:r>
      <w:r w:rsidR="00786657">
        <w:rPr>
          <w:lang w:val="en-US"/>
        </w:rPr>
        <w:t xml:space="preserve"> </w:t>
      </w:r>
      <w:r w:rsidR="00F21ECC">
        <w:rPr>
          <w:lang w:val="en-US"/>
        </w:rPr>
        <w:t xml:space="preserve">the </w:t>
      </w:r>
      <w:r w:rsidR="0023318E">
        <w:rPr>
          <w:lang w:val="en-US"/>
        </w:rPr>
        <w:t>model</w:t>
      </w:r>
      <w:r w:rsidR="00266B68">
        <w:rPr>
          <w:lang w:val="en-US"/>
        </w:rPr>
        <w:t xml:space="preserve"> misspecification can lead to poor</w:t>
      </w:r>
      <w:r w:rsidR="00555749">
        <w:rPr>
          <w:lang w:val="en-US"/>
        </w:rPr>
        <w:t xml:space="preserve"> </w:t>
      </w:r>
      <w:r w:rsidR="00266B68">
        <w:rPr>
          <w:lang w:val="en-US"/>
        </w:rPr>
        <w:t>imputation performance</w:t>
      </w:r>
      <w:r w:rsidR="00344932">
        <w:rPr>
          <w:lang w:val="en-US"/>
        </w:rPr>
        <w:t>.</w:t>
      </w:r>
      <w:r w:rsidR="00CA47F8">
        <w:rPr>
          <w:lang w:val="en-US"/>
        </w:rPr>
        <w:fldChar w:fldCharType="begin">
          <w:fldData xml:space="preserve">PEVuZE5vdGU+PENpdGU+PEF1dGhvcj5Nb3JyaXM8L0F1dGhvcj48WWVhcj4yMDE0PC9ZZWFyPjxS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</w:fldData>
        </w:fldChar>
      </w:r>
      <w:r w:rsidR="004866FE">
        <w:rPr>
          <w:lang w:val="en-US"/>
        </w:rPr>
        <w:instrText xml:space="preserve"> ADDIN EN.CITE </w:instrText>
      </w:r>
      <w:r w:rsidR="004866FE">
        <w:rPr>
          <w:lang w:val="en-US"/>
        </w:rPr>
        <w:fldChar w:fldCharType="begin">
          <w:fldData xml:space="preserve">PEVuZE5vdGU+PENpdGU+PEF1dGhvcj5Nb3JyaXM8L0F1dGhvcj48WWVhcj4yMDE0PC9ZZWFyPjxS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</w:fldData>
        </w:fldChar>
      </w:r>
      <w:r w:rsidR="004866FE">
        <w:rPr>
          <w:lang w:val="en-US"/>
        </w:rPr>
        <w:instrText xml:space="preserve"> ADDIN EN.CITE.DATA </w:instrText>
      </w:r>
      <w:r w:rsidR="004866FE">
        <w:rPr>
          <w:lang w:val="en-US"/>
        </w:rPr>
      </w:r>
      <w:r w:rsidR="004866FE">
        <w:rPr>
          <w:lang w:val="en-US"/>
        </w:rPr>
        <w:fldChar w:fldCharType="end"/>
      </w:r>
      <w:r w:rsidR="00CA47F8">
        <w:rPr>
          <w:lang w:val="en-US"/>
        </w:rPr>
      </w:r>
      <w:r w:rsidR="00CA47F8">
        <w:rPr>
          <w:lang w:val="en-US"/>
        </w:rPr>
        <w:fldChar w:fldCharType="separate"/>
      </w:r>
      <w:r w:rsidR="004866FE" w:rsidRPr="004866FE">
        <w:rPr>
          <w:noProof/>
          <w:vertAlign w:val="superscript"/>
          <w:lang w:val="en-US"/>
        </w:rPr>
        <w:t>8, 31</w:t>
      </w:r>
      <w:r w:rsidR="00CA47F8">
        <w:rPr>
          <w:lang w:val="en-US"/>
        </w:rPr>
        <w:fldChar w:fldCharType="end"/>
      </w:r>
      <w:r w:rsidR="00176425">
        <w:rPr>
          <w:lang w:val="en-US"/>
        </w:rPr>
        <w:t xml:space="preserve"> </w:t>
      </w:r>
      <w:r w:rsidR="00797D57">
        <w:rPr>
          <w:lang w:val="en-US"/>
        </w:rPr>
        <w:t>We presented t</w:t>
      </w:r>
      <w:r w:rsidR="0008627F">
        <w:rPr>
          <w:lang w:val="en-US"/>
        </w:rPr>
        <w:t>he p</w:t>
      </w:r>
      <w:r w:rsidR="00D3348C" w:rsidRPr="00D3348C">
        <w:rPr>
          <w:lang w:val="en-US"/>
        </w:rPr>
        <w:t xml:space="preserve">ros and </w:t>
      </w:r>
      <w:r w:rsidR="00D3348C">
        <w:rPr>
          <w:lang w:val="en-US"/>
        </w:rPr>
        <w:t>c</w:t>
      </w:r>
      <w:r w:rsidR="00D3348C" w:rsidRPr="00D3348C">
        <w:rPr>
          <w:lang w:val="en-US"/>
        </w:rPr>
        <w:t>ons of parametric and predictive mean matching multiple imputation methods</w:t>
      </w:r>
      <w:r w:rsidR="00797D57">
        <w:rPr>
          <w:lang w:val="en-US"/>
        </w:rPr>
        <w:t xml:space="preserve"> in Table 1.</w:t>
      </w:r>
    </w:p>
    <w:p w14:paraId="5B2639FF" w14:textId="69FA765F" w:rsidR="004A2BE5" w:rsidRPr="009E1274" w:rsidRDefault="0031139E" w:rsidP="005824E0">
      <w:pPr>
        <w:pStyle w:val="Heading3"/>
      </w:pPr>
      <w:r>
        <w:t>M</w:t>
      </w:r>
      <w:r w:rsidR="00A04C4A">
        <w:t xml:space="preserve">ethod 3: </w:t>
      </w:r>
      <w:r w:rsidR="00E81DAF" w:rsidRPr="009E1274">
        <w:t xml:space="preserve">Multiple imputation by </w:t>
      </w:r>
      <w:r w:rsidR="00A63894" w:rsidRPr="00A63894">
        <w:rPr>
          <w:iCs/>
        </w:rPr>
        <w:t>fully conditional specification</w:t>
      </w:r>
    </w:p>
    <w:p w14:paraId="6290143A" w14:textId="3D4A1E61" w:rsidR="00A817D3" w:rsidRDefault="00A12CA0" w:rsidP="00D96888">
      <w:pPr>
        <w:rPr>
          <w:lang w:val="en-US"/>
        </w:rPr>
      </w:pPr>
      <w:r>
        <w:rPr>
          <w:lang w:val="en-US"/>
        </w:rPr>
        <w:t xml:space="preserve">All the </w:t>
      </w:r>
      <w:r w:rsidR="00833216">
        <w:rPr>
          <w:lang w:val="en-US"/>
        </w:rPr>
        <w:t xml:space="preserve">above </w:t>
      </w:r>
      <w:r w:rsidR="00A40AA4">
        <w:rPr>
          <w:lang w:val="en-US"/>
        </w:rPr>
        <w:t xml:space="preserve">techniques </w:t>
      </w:r>
      <w:r w:rsidR="008D734C">
        <w:rPr>
          <w:lang w:val="en-US"/>
        </w:rPr>
        <w:t>apply to</w:t>
      </w:r>
      <w:r w:rsidR="004F43D0">
        <w:rPr>
          <w:lang w:val="en-US"/>
        </w:rPr>
        <w:t xml:space="preserve"> </w:t>
      </w:r>
      <w:r w:rsidR="00EA243E">
        <w:rPr>
          <w:lang w:val="en-US"/>
        </w:rPr>
        <w:t>the context</w:t>
      </w:r>
      <w:r w:rsidR="004F43D0">
        <w:rPr>
          <w:lang w:val="en-US"/>
        </w:rPr>
        <w:t xml:space="preserve"> </w:t>
      </w:r>
      <w:r w:rsidR="00EA243E">
        <w:rPr>
          <w:lang w:val="en-US"/>
        </w:rPr>
        <w:t>of univariate</w:t>
      </w:r>
      <w:r w:rsidR="008D734C">
        <w:rPr>
          <w:lang w:val="en-US"/>
        </w:rPr>
        <w:t xml:space="preserve"> </w:t>
      </w:r>
      <w:r w:rsidR="00EA243E">
        <w:rPr>
          <w:lang w:val="en-US"/>
        </w:rPr>
        <w:t xml:space="preserve">missing </w:t>
      </w:r>
      <w:r w:rsidR="002B654C">
        <w:rPr>
          <w:lang w:val="en-US"/>
        </w:rPr>
        <w:t>covariates</w:t>
      </w:r>
      <w:r w:rsidR="00944DEE">
        <w:rPr>
          <w:lang w:val="en-US"/>
        </w:rPr>
        <w:t xml:space="preserve">. </w:t>
      </w:r>
      <w:r w:rsidR="005A1E21">
        <w:rPr>
          <w:lang w:val="en-US"/>
        </w:rPr>
        <w:t xml:space="preserve">In </w:t>
      </w:r>
      <w:r w:rsidR="00976531">
        <w:rPr>
          <w:lang w:val="en-US"/>
        </w:rPr>
        <w:t xml:space="preserve">the </w:t>
      </w:r>
      <w:r w:rsidR="005A1E21">
        <w:rPr>
          <w:lang w:val="en-US"/>
        </w:rPr>
        <w:t>case</w:t>
      </w:r>
      <w:r w:rsidR="00976531">
        <w:rPr>
          <w:lang w:val="en-US"/>
        </w:rPr>
        <w:t xml:space="preserve"> of</w:t>
      </w:r>
      <w:r w:rsidR="004C3C3F">
        <w:rPr>
          <w:lang w:val="en-US"/>
        </w:rPr>
        <w:t xml:space="preserve"> the</w:t>
      </w:r>
      <w:r w:rsidR="005E383A">
        <w:rPr>
          <w:lang w:val="en-US"/>
        </w:rPr>
        <w:t xml:space="preserve"> more</w:t>
      </w:r>
      <w:r w:rsidR="00976531">
        <w:rPr>
          <w:lang w:val="en-US"/>
        </w:rPr>
        <w:t xml:space="preserve"> frequently encountered multivariate </w:t>
      </w:r>
      <w:r w:rsidR="005A4419">
        <w:rPr>
          <w:lang w:val="en-US"/>
        </w:rPr>
        <w:t>missing covariate</w:t>
      </w:r>
      <w:r w:rsidR="007539BC">
        <w:rPr>
          <w:lang w:val="en-US"/>
        </w:rPr>
        <w:t>s</w:t>
      </w:r>
      <w:r w:rsidR="005A1E21">
        <w:rPr>
          <w:lang w:val="en-US"/>
        </w:rPr>
        <w:t>,</w:t>
      </w:r>
      <w:r w:rsidR="00A51987">
        <w:rPr>
          <w:lang w:val="en-US"/>
        </w:rPr>
        <w:t xml:space="preserve"> </w:t>
      </w:r>
      <w:r w:rsidR="00654A51">
        <w:rPr>
          <w:lang w:val="en-US"/>
        </w:rPr>
        <w:t>f</w:t>
      </w:r>
      <w:r w:rsidR="00654A51" w:rsidRPr="00654A51">
        <w:rPr>
          <w:lang w:val="en-US"/>
        </w:rPr>
        <w:t>ully conditional specification</w:t>
      </w:r>
      <w:r w:rsidR="000F4FDA">
        <w:rPr>
          <w:lang w:val="en-US"/>
        </w:rPr>
        <w:t xml:space="preserve"> (FCS)</w:t>
      </w:r>
      <w:r w:rsidR="00654A51" w:rsidRPr="00654A51">
        <w:rPr>
          <w:lang w:val="en-US"/>
        </w:rPr>
        <w:t xml:space="preserve"> also known as chained equations</w:t>
      </w:r>
      <w:r w:rsidR="00A63894">
        <w:rPr>
          <w:lang w:val="en-US"/>
        </w:rPr>
        <w:t>,</w:t>
      </w:r>
      <w:r w:rsidR="00A85E05">
        <w:rPr>
          <w:lang w:val="en-US"/>
        </w:rPr>
        <w:t xml:space="preserve"> is usually</w:t>
      </w:r>
      <w:r w:rsidR="00B34277">
        <w:rPr>
          <w:lang w:val="en-US"/>
        </w:rPr>
        <w:t xml:space="preserve"> employed to address the issue.</w:t>
      </w:r>
      <w:r w:rsidR="009C67C2">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9C67C2">
        <w:rPr>
          <w:lang w:val="en-US"/>
        </w:rPr>
        <w:fldChar w:fldCharType="separate"/>
      </w:r>
      <w:r w:rsidR="004866FE" w:rsidRPr="004866FE">
        <w:rPr>
          <w:noProof/>
          <w:vertAlign w:val="superscript"/>
          <w:lang w:val="en-US"/>
        </w:rPr>
        <w:t>21</w:t>
      </w:r>
      <w:r w:rsidR="009C67C2">
        <w:rPr>
          <w:lang w:val="en-US"/>
        </w:rPr>
        <w:fldChar w:fldCharType="end"/>
      </w:r>
      <w:r w:rsidR="00C31E8C">
        <w:rPr>
          <w:lang w:val="en-US"/>
        </w:rPr>
        <w:t xml:space="preserve"> </w:t>
      </w:r>
      <w:r w:rsidR="00C23CC2">
        <w:rPr>
          <w:lang w:val="en-US"/>
        </w:rPr>
        <w:t xml:space="preserve">FCS is a strategy </w:t>
      </w:r>
      <w:r w:rsidR="00956FB3">
        <w:rPr>
          <w:lang w:val="en-US"/>
        </w:rPr>
        <w:t>involving</w:t>
      </w:r>
      <w:r w:rsidR="00C23CC2">
        <w:rPr>
          <w:lang w:val="en-US"/>
        </w:rPr>
        <w:t xml:space="preserve"> </w:t>
      </w:r>
      <w:r w:rsidR="00043EE1">
        <w:rPr>
          <w:lang w:val="en-US"/>
        </w:rPr>
        <w:t>specifying</w:t>
      </w:r>
      <w:r w:rsidR="00043EE1" w:rsidRPr="00043EE1">
        <w:rPr>
          <w:lang w:val="en-US"/>
        </w:rPr>
        <w:t xml:space="preserve"> an imputation model for each incomplete variable</w:t>
      </w:r>
      <w:r w:rsidR="004042BE">
        <w:rPr>
          <w:lang w:val="en-US"/>
        </w:rPr>
        <w:t xml:space="preserve"> </w:t>
      </w:r>
      <w:r w:rsidR="00D60134">
        <w:rPr>
          <w:lang w:val="en-US"/>
        </w:rPr>
        <w:t xml:space="preserve">based </w:t>
      </w:r>
      <w:r w:rsidR="004042BE">
        <w:rPr>
          <w:lang w:val="en-US"/>
        </w:rPr>
        <w:t>on all other variables</w:t>
      </w:r>
      <w:r w:rsidR="00043EE1" w:rsidRPr="00043EE1">
        <w:rPr>
          <w:lang w:val="en-US"/>
        </w:rPr>
        <w:t xml:space="preserve"> and </w:t>
      </w:r>
      <w:r w:rsidR="00D93E6D">
        <w:rPr>
          <w:lang w:val="en-US"/>
        </w:rPr>
        <w:t>creating</w:t>
      </w:r>
      <w:r w:rsidR="00043EE1" w:rsidRPr="00043EE1">
        <w:rPr>
          <w:lang w:val="en-US"/>
        </w:rPr>
        <w:t xml:space="preserve"> imputations per </w:t>
      </w:r>
      <w:r w:rsidR="00861AF4">
        <w:rPr>
          <w:lang w:val="en-US"/>
        </w:rPr>
        <w:t xml:space="preserve">incomplete </w:t>
      </w:r>
      <w:r w:rsidR="00043EE1" w:rsidRPr="00043EE1">
        <w:rPr>
          <w:lang w:val="en-US"/>
        </w:rPr>
        <w:t xml:space="preserve">variable </w:t>
      </w:r>
      <w:r w:rsidR="00DC0FAD">
        <w:rPr>
          <w:lang w:val="en-US"/>
        </w:rPr>
        <w:t>iteratively</w:t>
      </w:r>
      <w:r w:rsidR="00043EE1" w:rsidRPr="00043EE1">
        <w:rPr>
          <w:lang w:val="en-US"/>
        </w:rPr>
        <w:t>.</w:t>
      </w:r>
      <w:r w:rsidR="00974514">
        <w:rPr>
          <w:lang w:val="en-US"/>
        </w:rPr>
        <w:fldChar w:fldCharType="begin">
          <w:fldData xml:space="preserve">PEVuZE5vdGU+PENpdGU+PEF1dGhvcj52YW4gQnV1cmVuPC9BdXRob3I+PFllYXI+MjAwNjwvWWVh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</w:fldData>
        </w:fldChar>
      </w:r>
      <w:r w:rsidR="004866FE">
        <w:rPr>
          <w:lang w:val="en-US"/>
        </w:rPr>
        <w:instrText xml:space="preserve"> ADDIN EN.CITE </w:instrText>
      </w:r>
      <w:r w:rsidR="004866FE">
        <w:rPr>
          <w:lang w:val="en-US"/>
        </w:rPr>
        <w:fldChar w:fldCharType="begin">
          <w:fldData xml:space="preserve">PEVuZE5vdGU+PENpdGU+PEF1dGhvcj52YW4gQnV1cmVuPC9BdXRob3I+PFllYXI+MjAwNjwvWWVh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</w:fldData>
        </w:fldChar>
      </w:r>
      <w:r w:rsidR="004866FE">
        <w:rPr>
          <w:lang w:val="en-US"/>
        </w:rPr>
        <w:instrText xml:space="preserve"> ADDIN EN.CITE.DATA </w:instrText>
      </w:r>
      <w:r w:rsidR="004866FE">
        <w:rPr>
          <w:lang w:val="en-US"/>
        </w:rPr>
      </w:r>
      <w:r w:rsidR="004866FE">
        <w:rPr>
          <w:lang w:val="en-US"/>
        </w:rPr>
        <w:fldChar w:fldCharType="end"/>
      </w:r>
      <w:r w:rsidR="00974514">
        <w:rPr>
          <w:lang w:val="en-US"/>
        </w:rPr>
      </w:r>
      <w:r w:rsidR="00974514">
        <w:rPr>
          <w:lang w:val="en-US"/>
        </w:rPr>
        <w:fldChar w:fldCharType="separate"/>
      </w:r>
      <w:r w:rsidR="004866FE" w:rsidRPr="004866FE">
        <w:rPr>
          <w:noProof/>
          <w:vertAlign w:val="superscript"/>
          <w:lang w:val="en-US"/>
        </w:rPr>
        <w:t>32, 33</w:t>
      </w:r>
      <w:r w:rsidR="00974514">
        <w:rPr>
          <w:lang w:val="en-US"/>
        </w:rPr>
        <w:fldChar w:fldCharType="end"/>
      </w:r>
      <w:ins w:id="75" w:author="My Luong Vuong" w:date="2025-01-28T23:39:00Z">
        <w:r w:rsidR="0062328C">
          <w:rPr>
            <w:lang w:val="en-US"/>
          </w:rPr>
          <w:t xml:space="preserve"> </w:t>
        </w:r>
      </w:ins>
      <w:r w:rsidR="00D51B9E">
        <w:rPr>
          <w:lang w:val="en-US"/>
        </w:rPr>
        <w:t xml:space="preserve"> </w:t>
      </w:r>
    </w:p>
    <w:p w14:paraId="4722E57B" w14:textId="024FB32D" w:rsidR="00DE54B9" w:rsidRDefault="009453BD" w:rsidP="00D96888">
      <w:pPr>
        <w:rPr>
          <w:ins w:id="76" w:author="My Luong Vuong" w:date="2025-01-28T23:37:00Z"/>
          <w:lang w:val="en-US"/>
        </w:rPr>
      </w:pPr>
      <w:r>
        <w:rPr>
          <w:lang w:val="en-US"/>
        </w:rPr>
        <w:t>One way of implementing</w:t>
      </w:r>
      <w:r w:rsidR="00925663" w:rsidRPr="00925663">
        <w:rPr>
          <w:lang w:val="en-US"/>
        </w:rPr>
        <w:t xml:space="preserve"> </w:t>
      </w:r>
      <w:r w:rsidR="005F1E34">
        <w:rPr>
          <w:lang w:val="en-US"/>
        </w:rPr>
        <w:t>FCS</w:t>
      </w:r>
      <w:r w:rsidR="00B50B0B">
        <w:rPr>
          <w:lang w:val="en-US"/>
        </w:rPr>
        <w:t xml:space="preserve"> in </w:t>
      </w:r>
      <w:r w:rsidR="00A96324">
        <w:rPr>
          <w:lang w:val="en-US"/>
        </w:rPr>
        <w:t xml:space="preserve">performing </w:t>
      </w:r>
      <w:r w:rsidR="00B50B0B">
        <w:rPr>
          <w:lang w:val="en-US"/>
        </w:rPr>
        <w:t>MI</w:t>
      </w:r>
      <w:r w:rsidR="00F44F44">
        <w:rPr>
          <w:lang w:val="en-US"/>
        </w:rPr>
        <w:t xml:space="preserve"> is called</w:t>
      </w:r>
      <w:r w:rsidR="00925663" w:rsidRPr="00925663">
        <w:rPr>
          <w:lang w:val="en-US"/>
        </w:rPr>
        <w:t xml:space="preserve"> the multivariate imputation by chained equations</w:t>
      </w:r>
      <w:r w:rsidR="00925663">
        <w:rPr>
          <w:lang w:val="en-US"/>
        </w:rPr>
        <w:t xml:space="preserve"> </w:t>
      </w:r>
      <w:r w:rsidR="00925663" w:rsidRPr="00925663">
        <w:rPr>
          <w:lang w:val="en-US"/>
        </w:rPr>
        <w:t>(MICE)</w:t>
      </w:r>
      <w:r w:rsidR="003349C7">
        <w:rPr>
          <w:lang w:val="en-US"/>
        </w:rPr>
        <w:t xml:space="preserve"> algorithm</w:t>
      </w:r>
      <w:r w:rsidR="00925663">
        <w:rPr>
          <w:lang w:val="en-US"/>
        </w:rPr>
        <w:t>.</w:t>
      </w:r>
      <w:r w:rsidR="0067209A">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67209A">
        <w:rPr>
          <w:lang w:val="en-US"/>
        </w:rPr>
        <w:fldChar w:fldCharType="separate"/>
      </w:r>
      <w:r w:rsidR="00C127C8" w:rsidRPr="00C127C8">
        <w:rPr>
          <w:noProof/>
          <w:vertAlign w:val="superscript"/>
          <w:lang w:val="en-US"/>
        </w:rPr>
        <w:t>8</w:t>
      </w:r>
      <w:r w:rsidR="0067209A">
        <w:rPr>
          <w:lang w:val="en-US"/>
        </w:rPr>
        <w:fldChar w:fldCharType="end"/>
      </w:r>
      <w:r w:rsidR="00925663">
        <w:rPr>
          <w:lang w:val="en-US"/>
        </w:rPr>
        <w:t xml:space="preserve"> </w:t>
      </w:r>
      <w:r w:rsidR="00573E39">
        <w:rPr>
          <w:lang w:val="en-US"/>
        </w:rPr>
        <w:t xml:space="preserve">The algorithm is described </w:t>
      </w:r>
      <w:del w:id="77" w:author="My Luong Vuong" w:date="2025-01-28T23:37:00Z">
        <w:r w:rsidR="00573E39" w:rsidDel="002B09A9">
          <w:rPr>
            <w:lang w:val="en-US"/>
          </w:rPr>
          <w:delText xml:space="preserve">in </w:delText>
        </w:r>
        <w:r w:rsidR="00573E39" w:rsidDel="00305088">
          <w:rPr>
            <w:lang w:val="en-US"/>
          </w:rPr>
          <w:delText xml:space="preserve">Table </w:delText>
        </w:r>
        <w:r w:rsidR="00CD7865" w:rsidDel="00305088">
          <w:rPr>
            <w:lang w:val="en-US"/>
          </w:rPr>
          <w:delText>2</w:delText>
        </w:r>
      </w:del>
      <w:ins w:id="78" w:author="My Luong Vuong" w:date="2025-01-28T23:37:00Z">
        <w:r w:rsidR="00305088">
          <w:rPr>
            <w:lang w:val="en-US"/>
          </w:rPr>
          <w:t>below</w:t>
        </w:r>
      </w:ins>
      <w:r w:rsidR="00573E39">
        <w:rPr>
          <w:lang w:val="en-US"/>
        </w:rPr>
        <w:t>.</w:t>
      </w:r>
      <w:del w:id="79" w:author="Erwin Dreesen" w:date="2025-02-16T10:31:00Z">
        <w:r w:rsidR="00573E39" w:rsidDel="006674BF">
          <w:rPr>
            <w:lang w:val="en-US"/>
          </w:rPr>
          <w:delText xml:space="preserve"> </w:delText>
        </w:r>
      </w:del>
    </w:p>
    <w:p w14:paraId="14A785C4" w14:textId="77777777" w:rsidR="00DB6FBE" w:rsidRPr="00E44844" w:rsidRDefault="00DB6FBE" w:rsidP="00DB6FBE">
      <w:pPr>
        <w:pStyle w:val="ListParagraph"/>
        <w:numPr>
          <w:ilvl w:val="0"/>
          <w:numId w:val="13"/>
        </w:numPr>
        <w:rPr>
          <w:ins w:id="80" w:author="My Luong Vuong" w:date="2025-01-28T23:37:00Z"/>
          <w:lang w:val="en-US"/>
        </w:rPr>
      </w:pPr>
      <w:ins w:id="81" w:author="My Luong Vuong" w:date="2025-01-28T23:37:00Z">
        <w:r w:rsidRPr="000C1DD7">
          <w:rPr>
            <w:lang w:val="en-US"/>
          </w:rPr>
          <w:lastRenderedPageBreak/>
          <w:t xml:space="preserve">Specify an imputation </w:t>
        </w:r>
        <w:r>
          <w:rPr>
            <w:lang w:val="en-US"/>
          </w:rPr>
          <w:t>model</w:t>
        </w:r>
        <w:r w:rsidRPr="000C1DD7">
          <w:rPr>
            <w:lang w:val="en-US"/>
          </w:rPr>
          <w:t xml:space="preserve"> for each of the k covariates</w:t>
        </w:r>
        <w:r>
          <w:rPr>
            <w:lang w:val="en-US"/>
          </w:rPr>
          <w:t xml:space="preserve"> with missing values</w:t>
        </w:r>
        <w:r w:rsidRPr="000C1DD7">
          <w:rPr>
            <w:lang w:val="en-US"/>
          </w:rPr>
          <w:t>.</w:t>
        </w:r>
      </w:ins>
    </w:p>
    <w:p w14:paraId="79C37116" w14:textId="77777777" w:rsidR="00DB6FBE" w:rsidRPr="00E44844" w:rsidRDefault="00DB6FBE" w:rsidP="00DB6FBE">
      <w:pPr>
        <w:pStyle w:val="ListParagraph"/>
        <w:numPr>
          <w:ilvl w:val="0"/>
          <w:numId w:val="13"/>
        </w:numPr>
        <w:rPr>
          <w:ins w:id="82" w:author="My Luong Vuong" w:date="2025-01-28T23:37:00Z"/>
          <w:lang w:val="en-US"/>
        </w:rPr>
      </w:pPr>
      <w:ins w:id="83" w:author="My Luong Vuong" w:date="2025-01-28T23:37:00Z">
        <w:r w:rsidRPr="00E44844">
          <w:rPr>
            <w:lang w:val="en-US"/>
          </w:rPr>
          <w:t xml:space="preserve">For each of the k missing covariates, fill in the missing values with random draws from subjects with observed values for the respective covariate. These initial imputed values only serve as placeholders and will be replaced by </w:t>
        </w:r>
        <w:r>
          <w:rPr>
            <w:lang w:val="en-US"/>
          </w:rPr>
          <w:t>better-imputed</w:t>
        </w:r>
        <w:r w:rsidRPr="00E44844">
          <w:rPr>
            <w:lang w:val="en-US"/>
          </w:rPr>
          <w:t xml:space="preserve"> values in the following steps of the algorithm.</w:t>
        </w:r>
      </w:ins>
    </w:p>
    <w:p w14:paraId="59D664BB" w14:textId="77777777" w:rsidR="00DB6FBE" w:rsidRPr="00E44844" w:rsidRDefault="00DB6FBE" w:rsidP="00DB6FBE">
      <w:pPr>
        <w:pStyle w:val="ListParagraph"/>
        <w:numPr>
          <w:ilvl w:val="0"/>
          <w:numId w:val="13"/>
        </w:numPr>
        <w:rPr>
          <w:ins w:id="84" w:author="My Luong Vuong" w:date="2025-01-28T23:37:00Z"/>
          <w:lang w:val="en-US"/>
        </w:rPr>
      </w:pPr>
      <w:ins w:id="85" w:author="My Luong Vuong" w:date="2025-01-28T23:37:00Z">
        <w:r>
          <w:rPr>
            <w:lang w:val="en-US"/>
          </w:rPr>
          <w:t>For the first covariate with missing values:</w:t>
        </w:r>
      </w:ins>
    </w:p>
    <w:p w14:paraId="10E350FF" w14:textId="77777777" w:rsidR="00DB6FBE" w:rsidRPr="00E44844" w:rsidRDefault="00DB6FBE" w:rsidP="00DB6FBE">
      <w:pPr>
        <w:pStyle w:val="ListParagraph"/>
        <w:numPr>
          <w:ilvl w:val="1"/>
          <w:numId w:val="4"/>
        </w:numPr>
        <w:rPr>
          <w:ins w:id="86" w:author="My Luong Vuong" w:date="2025-01-28T23:37:00Z"/>
          <w:lang w:val="en-US"/>
        </w:rPr>
      </w:pPr>
      <w:ins w:id="87" w:author="My Luong Vuong" w:date="2025-01-28T23:37:00Z">
        <w:r w:rsidRPr="00E44844">
          <w:rPr>
            <w:lang w:val="en-US"/>
          </w:rPr>
          <w:t>Regress this first covariate on all the other variables using those subjects with complete data on the first covariate and observed or currently imputed values of the other variables.</w:t>
        </w:r>
      </w:ins>
    </w:p>
    <w:p w14:paraId="7BA71229" w14:textId="77777777" w:rsidR="00DB6FBE" w:rsidRPr="00E44844" w:rsidRDefault="00DB6FBE" w:rsidP="00DB6FBE">
      <w:pPr>
        <w:pStyle w:val="ListParagraph"/>
        <w:numPr>
          <w:ilvl w:val="1"/>
          <w:numId w:val="4"/>
        </w:numPr>
        <w:rPr>
          <w:ins w:id="88" w:author="My Luong Vuong" w:date="2025-01-28T23:37:00Z"/>
          <w:lang w:val="en-US"/>
        </w:rPr>
      </w:pPr>
      <w:ins w:id="89" w:author="My Luong Vuong" w:date="2025-01-28T23:37:00Z">
        <w:r w:rsidRPr="00E44844">
          <w:rPr>
            <w:lang w:val="en-US"/>
          </w:rPr>
          <w:t xml:space="preserve">The estimated regression coefficients, their variance-covariance matrix </w:t>
        </w:r>
        <w:r>
          <w:rPr>
            <w:lang w:val="en-US"/>
          </w:rPr>
          <w:t>(</w:t>
        </w:r>
        <w:r w:rsidRPr="00E44844">
          <w:rPr>
            <w:lang w:val="en-US"/>
          </w:rPr>
          <w:t>and the estimated variance of the residual distribution</w:t>
        </w:r>
        <w:r>
          <w:rPr>
            <w:lang w:val="en-US"/>
          </w:rPr>
          <w:t xml:space="preserve"> in case a linear regression model was fit for a continuous covariate)</w:t>
        </w:r>
        <w:r w:rsidRPr="00E44844">
          <w:rPr>
            <w:lang w:val="en-US"/>
          </w:rPr>
          <w:t xml:space="preserve"> are extracted from the regression model estimated in (a).</w:t>
        </w:r>
      </w:ins>
    </w:p>
    <w:p w14:paraId="5370B2B1" w14:textId="77777777" w:rsidR="00DB6FBE" w:rsidRPr="00E44844" w:rsidRDefault="00DB6FBE" w:rsidP="00DB6FBE">
      <w:pPr>
        <w:pStyle w:val="ListParagraph"/>
        <w:numPr>
          <w:ilvl w:val="1"/>
          <w:numId w:val="4"/>
        </w:numPr>
        <w:rPr>
          <w:ins w:id="90" w:author="My Luong Vuong" w:date="2025-01-28T23:37:00Z"/>
          <w:lang w:val="en-US"/>
        </w:rPr>
      </w:pPr>
      <w:ins w:id="91" w:author="My Luong Vuong" w:date="2025-01-28T23:37:00Z">
        <w:r w:rsidRPr="00E44844">
          <w:rPr>
            <w:lang w:val="en-US"/>
          </w:rPr>
          <w:t>Randomly draw a random set of parameters in (b) from their posterior distribution</w:t>
        </w:r>
      </w:ins>
    </w:p>
    <w:p w14:paraId="25841DA0" w14:textId="77777777" w:rsidR="00DB6FBE" w:rsidRPr="00E44844" w:rsidRDefault="00DB6FBE" w:rsidP="00DB6FBE">
      <w:pPr>
        <w:pStyle w:val="ListParagraph"/>
        <w:numPr>
          <w:ilvl w:val="1"/>
          <w:numId w:val="4"/>
        </w:numPr>
        <w:rPr>
          <w:ins w:id="92" w:author="My Luong Vuong" w:date="2025-01-28T23:37:00Z"/>
          <w:lang w:val="en-US"/>
        </w:rPr>
      </w:pPr>
      <w:ins w:id="93" w:author="My Luong Vuong" w:date="2025-01-28T23:37:00Z">
        <w:r w:rsidRPr="00E44844">
          <w:rPr>
            <w:lang w:val="en-US"/>
          </w:rPr>
          <w:t xml:space="preserve">Using the set of randomly selected parameters in (c) to impute values for subjects with missing data on the first </w:t>
        </w:r>
        <w:r>
          <w:rPr>
            <w:lang w:val="en-US"/>
          </w:rPr>
          <w:t>covariate</w:t>
        </w:r>
        <w:r w:rsidRPr="00E44844">
          <w:rPr>
            <w:lang w:val="en-US"/>
          </w:rPr>
          <w:t xml:space="preserve"> using the fitted model.</w:t>
        </w:r>
      </w:ins>
    </w:p>
    <w:p w14:paraId="58713720" w14:textId="77777777" w:rsidR="00DB6FBE" w:rsidRPr="00E44844" w:rsidRDefault="00DB6FBE" w:rsidP="00DB6FBE">
      <w:pPr>
        <w:pStyle w:val="ListParagraph"/>
        <w:numPr>
          <w:ilvl w:val="0"/>
          <w:numId w:val="13"/>
        </w:numPr>
        <w:rPr>
          <w:ins w:id="94" w:author="My Luong Vuong" w:date="2025-01-28T23:37:00Z"/>
          <w:lang w:val="en-US"/>
        </w:rPr>
      </w:pPr>
      <w:ins w:id="95" w:author="My Luong Vuong" w:date="2025-01-28T23:37:00Z">
        <w:r w:rsidRPr="00E44844">
          <w:rPr>
            <w:lang w:val="en-US"/>
          </w:rPr>
          <w:t>Repeat step 3 for the remaining k – 1 missing covariates. Steps 3 and 4 form 1 iteration of the imputation process resulting in 1 imputed data set.</w:t>
        </w:r>
      </w:ins>
    </w:p>
    <w:p w14:paraId="0A5CA2B7" w14:textId="77777777" w:rsidR="00DB6FBE" w:rsidRPr="00E44844" w:rsidRDefault="00DB6FBE" w:rsidP="00DB6FBE">
      <w:pPr>
        <w:pStyle w:val="ListParagraph"/>
        <w:numPr>
          <w:ilvl w:val="0"/>
          <w:numId w:val="13"/>
        </w:numPr>
        <w:rPr>
          <w:ins w:id="96" w:author="My Luong Vuong" w:date="2025-01-28T23:37:00Z"/>
          <w:lang w:val="en-US"/>
        </w:rPr>
      </w:pPr>
      <w:ins w:id="97" w:author="My Luong Vuong" w:date="2025-01-28T23:37:00Z">
        <w:r w:rsidRPr="00E44844">
          <w:rPr>
            <w:lang w:val="en-US"/>
          </w:rPr>
          <w:t xml:space="preserve">Repeat steps 3 and 4 the desired number of times (suggested 5 to </w:t>
        </w:r>
        <w:r>
          <w:rPr>
            <w:lang w:val="en-US"/>
          </w:rPr>
          <w:t>2</w:t>
        </w:r>
        <w:r w:rsidRPr="00E44844">
          <w:rPr>
            <w:lang w:val="en-US"/>
          </w:rPr>
          <w:t xml:space="preserve">0 iterations). The set of imputed values at the last iteration is used as the imputed values in </w:t>
        </w:r>
        <w:r>
          <w:rPr>
            <w:lang w:val="en-US"/>
          </w:rPr>
          <w:t xml:space="preserve">the </w:t>
        </w:r>
        <w:r w:rsidRPr="00E44844">
          <w:rPr>
            <w:lang w:val="en-US"/>
          </w:rPr>
          <w:t>first imputed data set.</w:t>
        </w:r>
      </w:ins>
    </w:p>
    <w:p w14:paraId="657950C8" w14:textId="1AA36DDB" w:rsidR="00DE54B9" w:rsidRPr="00DB6FBE" w:rsidRDefault="00DB6FBE">
      <w:pPr>
        <w:pStyle w:val="ListParagraph"/>
        <w:numPr>
          <w:ilvl w:val="0"/>
          <w:numId w:val="13"/>
        </w:numPr>
        <w:rPr>
          <w:ins w:id="98" w:author="My Luong Vuong" w:date="2025-01-28T23:37:00Z"/>
          <w:lang w:val="en-US"/>
        </w:rPr>
        <w:pPrChange w:id="99" w:author="My Luong Vuong" w:date="2025-01-28T23:37:00Z">
          <w:pPr/>
        </w:pPrChange>
      </w:pPr>
      <w:ins w:id="100" w:author="My Luong Vuong" w:date="2025-01-28T23:37:00Z">
        <w:r w:rsidRPr="00DB6FBE">
          <w:rPr>
            <w:lang w:val="en-US"/>
          </w:rPr>
          <w:t xml:space="preserve">Repeat steps 2–5 M – 1 times to produce M imputed data sets (the choice of M, the number of imputed data sets, is discussed in the section “Produce M multiply imputed data sets”). </w:t>
        </w:r>
      </w:ins>
    </w:p>
    <w:p w14:paraId="479C0988" w14:textId="7C1F51C2" w:rsidR="00214BF2" w:rsidDel="00EF622D" w:rsidRDefault="00316669" w:rsidP="00D96888">
      <w:pPr>
        <w:rPr>
          <w:del w:id="101" w:author="My Luong Vuong" w:date="2025-02-23T16:00:00Z"/>
          <w:lang w:val="en-US"/>
        </w:rPr>
      </w:pPr>
      <w:r>
        <w:rPr>
          <w:lang w:val="en-US"/>
        </w:rPr>
        <w:lastRenderedPageBreak/>
        <w:t>MICE</w:t>
      </w:r>
      <w:r w:rsidR="00432358">
        <w:rPr>
          <w:lang w:val="en-US"/>
        </w:rPr>
        <w:t xml:space="preserve"> </w:t>
      </w:r>
      <w:r w:rsidR="003F02B1">
        <w:rPr>
          <w:lang w:val="en-US"/>
        </w:rPr>
        <w:t>is</w:t>
      </w:r>
      <w:r>
        <w:rPr>
          <w:lang w:val="en-US"/>
        </w:rPr>
        <w:t xml:space="preserve"> a</w:t>
      </w:r>
      <w:r w:rsidR="003F02B1">
        <w:rPr>
          <w:lang w:val="en-US"/>
        </w:rPr>
        <w:t xml:space="preserve"> very flexible</w:t>
      </w:r>
      <w:r>
        <w:rPr>
          <w:lang w:val="en-US"/>
        </w:rPr>
        <w:t xml:space="preserve"> algorithm</w:t>
      </w:r>
      <w:r w:rsidR="003F02B1">
        <w:rPr>
          <w:lang w:val="en-US"/>
        </w:rPr>
        <w:t xml:space="preserve"> </w:t>
      </w:r>
      <w:r w:rsidR="005E4E23">
        <w:rPr>
          <w:lang w:val="en-US"/>
        </w:rPr>
        <w:t xml:space="preserve">as it allows </w:t>
      </w:r>
      <w:r w:rsidR="007A3DB6">
        <w:rPr>
          <w:lang w:val="en-US"/>
        </w:rPr>
        <w:t xml:space="preserve">users to specify </w:t>
      </w:r>
      <w:r w:rsidR="00520E9B">
        <w:rPr>
          <w:lang w:val="en-US"/>
        </w:rPr>
        <w:t xml:space="preserve">different models </w:t>
      </w:r>
      <w:r w:rsidR="00722C84">
        <w:rPr>
          <w:lang w:val="en-US"/>
        </w:rPr>
        <w:t>for different missing covariates</w:t>
      </w:r>
      <w:r w:rsidR="001A07B1">
        <w:rPr>
          <w:lang w:val="en-US"/>
        </w:rPr>
        <w:t xml:space="preserve"> in step 1</w:t>
      </w:r>
      <w:r w:rsidR="00876938">
        <w:rPr>
          <w:lang w:val="en-US"/>
        </w:rPr>
        <w:t>.</w:t>
      </w:r>
      <w:r w:rsidR="006A3AB6">
        <w:rPr>
          <w:lang w:val="en-US"/>
        </w:rPr>
        <w:t xml:space="preserve"> </w:t>
      </w:r>
      <w:r w:rsidR="0013284D">
        <w:rPr>
          <w:lang w:val="en-US"/>
        </w:rPr>
        <w:t>Every</w:t>
      </w:r>
      <w:r w:rsidR="00F70A32">
        <w:rPr>
          <w:lang w:val="en-US"/>
        </w:rPr>
        <w:t xml:space="preserve"> method</w:t>
      </w:r>
      <w:r w:rsidR="004B6B96">
        <w:rPr>
          <w:lang w:val="en-US"/>
        </w:rPr>
        <w:t xml:space="preserve"> that </w:t>
      </w:r>
      <w:r w:rsidR="00080177">
        <w:rPr>
          <w:lang w:val="en-US"/>
        </w:rPr>
        <w:t>was described above in the case of univariate missing covariate can be used in this step</w:t>
      </w:r>
      <w:r w:rsidR="006A3AB6">
        <w:rPr>
          <w:lang w:val="en-US"/>
        </w:rPr>
        <w:t xml:space="preserve">. </w:t>
      </w:r>
      <w:r w:rsidR="00BC32BE">
        <w:rPr>
          <w:lang w:val="en-US"/>
        </w:rPr>
        <w:t xml:space="preserve">After having </w:t>
      </w:r>
      <w:r w:rsidR="00246315">
        <w:rPr>
          <w:lang w:val="en-US"/>
        </w:rPr>
        <w:t>filled</w:t>
      </w:r>
      <w:r w:rsidR="0019327B">
        <w:rPr>
          <w:lang w:val="en-US"/>
        </w:rPr>
        <w:t xml:space="preserve"> in </w:t>
      </w:r>
      <w:r w:rsidR="00AD4102">
        <w:rPr>
          <w:lang w:val="en-US"/>
        </w:rPr>
        <w:t xml:space="preserve">missing values with placeholders drawing from </w:t>
      </w:r>
      <w:r w:rsidR="008A3FE2">
        <w:rPr>
          <w:lang w:val="en-US"/>
        </w:rPr>
        <w:t xml:space="preserve">observed subjects in step 2, </w:t>
      </w:r>
      <w:r w:rsidR="009D2026">
        <w:rPr>
          <w:lang w:val="en-US"/>
        </w:rPr>
        <w:t xml:space="preserve">the </w:t>
      </w:r>
      <w:r w:rsidR="00396DB9">
        <w:rPr>
          <w:lang w:val="en-US"/>
        </w:rPr>
        <w:t xml:space="preserve">algorithm </w:t>
      </w:r>
      <w:r w:rsidR="009D2026">
        <w:rPr>
          <w:lang w:val="en-US"/>
        </w:rPr>
        <w:t>repeats</w:t>
      </w:r>
      <w:r w:rsidR="00396DB9">
        <w:rPr>
          <w:lang w:val="en-US"/>
        </w:rPr>
        <w:t xml:space="preserve"> steps 3 and 4 for several </w:t>
      </w:r>
      <w:r w:rsidR="007C61D5">
        <w:rPr>
          <w:lang w:val="en-US"/>
        </w:rPr>
        <w:t>iterations</w:t>
      </w:r>
      <w:r w:rsidR="007B2E81" w:rsidRPr="004D3CF3">
        <w:rPr>
          <w:lang w:val="en-US"/>
        </w:rPr>
        <w:t xml:space="preserve"> </w:t>
      </w:r>
      <w:r w:rsidR="004D3CF3" w:rsidRPr="004D3CF3">
        <w:rPr>
          <w:lang w:val="en-US"/>
        </w:rPr>
        <w:t xml:space="preserve">to create </w:t>
      </w:r>
      <w:r w:rsidR="00903A72">
        <w:rPr>
          <w:lang w:val="en-US"/>
        </w:rPr>
        <w:t>one</w:t>
      </w:r>
      <w:r w:rsidR="00903A72" w:rsidRPr="004D3CF3">
        <w:rPr>
          <w:lang w:val="en-US"/>
        </w:rPr>
        <w:t xml:space="preserve"> </w:t>
      </w:r>
      <w:r w:rsidR="004D3CF3" w:rsidRPr="004D3CF3">
        <w:rPr>
          <w:lang w:val="en-US"/>
        </w:rPr>
        <w:t>imputed dataset</w:t>
      </w:r>
      <w:r w:rsidR="00200EF1">
        <w:rPr>
          <w:lang w:val="en-US"/>
        </w:rPr>
        <w:t xml:space="preserve"> in step 5</w:t>
      </w:r>
      <w:r w:rsidR="004D3CF3" w:rsidRPr="004D3CF3">
        <w:rPr>
          <w:lang w:val="en-US"/>
        </w:rPr>
        <w:t>.</w:t>
      </w:r>
      <w:r w:rsidR="007C61D5">
        <w:rPr>
          <w:lang w:val="en-US"/>
        </w:rPr>
        <w:t xml:space="preserve"> Th</w:t>
      </w:r>
      <w:r w:rsidR="00310A55">
        <w:rPr>
          <w:lang w:val="en-US"/>
        </w:rPr>
        <w:t>e required number of iterations is generally low</w:t>
      </w:r>
      <w:r w:rsidR="004D3CF3" w:rsidRPr="004D3CF3">
        <w:rPr>
          <w:lang w:val="en-US"/>
        </w:rPr>
        <w:t>,</w:t>
      </w:r>
      <w:r w:rsidR="00310A55">
        <w:rPr>
          <w:lang w:val="en-US"/>
        </w:rPr>
        <w:t xml:space="preserve"> </w:t>
      </w:r>
      <w:r w:rsidR="00DF110B">
        <w:rPr>
          <w:lang w:val="en-US"/>
        </w:rPr>
        <w:t xml:space="preserve">in which </w:t>
      </w:r>
      <w:r w:rsidR="00F24A52">
        <w:rPr>
          <w:lang w:val="en-US"/>
        </w:rPr>
        <w:t>5</w:t>
      </w:r>
      <w:r w:rsidR="008D5918">
        <w:rPr>
          <w:lang w:val="en-US"/>
        </w:rPr>
        <w:t xml:space="preserve"> to </w:t>
      </w:r>
      <w:del w:id="102" w:author="My Luong Vuong" w:date="2025-01-28T23:38:00Z">
        <w:r w:rsidR="008D5918" w:rsidDel="000C0CB4">
          <w:rPr>
            <w:lang w:val="en-US"/>
          </w:rPr>
          <w:delText xml:space="preserve">10 </w:delText>
        </w:r>
      </w:del>
      <w:ins w:id="103" w:author="My Luong Vuong" w:date="2025-01-28T23:38:00Z">
        <w:r w:rsidR="000C0CB4">
          <w:rPr>
            <w:lang w:val="en-US"/>
          </w:rPr>
          <w:t xml:space="preserve">20 </w:t>
        </w:r>
      </w:ins>
      <w:r w:rsidR="000603E5">
        <w:rPr>
          <w:lang w:val="en-US"/>
        </w:rPr>
        <w:t>iterations are usually enough for the algorithm to converge</w:t>
      </w:r>
      <w:r w:rsidR="0010419B">
        <w:rPr>
          <w:lang w:val="en-US"/>
        </w:rPr>
        <w:t>.</w:t>
      </w:r>
      <w:r w:rsidR="009659DE">
        <w:rPr>
          <w:lang w:val="en-US"/>
        </w:rPr>
        <w:t xml:space="preserve"> A higher number is needed</w:t>
      </w:r>
      <w:r w:rsidR="00DB7936">
        <w:rPr>
          <w:lang w:val="en-US"/>
        </w:rPr>
        <w:t xml:space="preserve"> in cases </w:t>
      </w:r>
      <w:r w:rsidR="000A2831">
        <w:rPr>
          <w:lang w:val="en-US"/>
        </w:rPr>
        <w:t>with</w:t>
      </w:r>
      <w:r w:rsidR="00DB7936">
        <w:rPr>
          <w:lang w:val="en-US"/>
        </w:rPr>
        <w:t xml:space="preserve"> high correlations between covariates or </w:t>
      </w:r>
      <w:r w:rsidR="00DA0B82">
        <w:rPr>
          <w:lang w:val="en-US"/>
        </w:rPr>
        <w:t xml:space="preserve">when </w:t>
      </w:r>
      <w:r w:rsidR="00D71F0E">
        <w:rPr>
          <w:lang w:val="en-US"/>
        </w:rPr>
        <w:t xml:space="preserve">the rates of missing </w:t>
      </w:r>
      <w:r w:rsidR="002E5839">
        <w:rPr>
          <w:lang w:val="en-US"/>
        </w:rPr>
        <w:t xml:space="preserve">covariates </w:t>
      </w:r>
      <w:r w:rsidR="00D71F0E">
        <w:rPr>
          <w:lang w:val="en-US"/>
        </w:rPr>
        <w:t>are high</w:t>
      </w:r>
      <w:r w:rsidR="004D3CF3" w:rsidRPr="004D3CF3">
        <w:rPr>
          <w:lang w:val="en-US"/>
        </w:rPr>
        <w:t>.</w:t>
      </w:r>
      <w:r w:rsidR="00262BB6">
        <w:rPr>
          <w:lang w:val="en-US"/>
        </w:rPr>
        <w:fldChar w:fldCharType="begin"/>
      </w:r>
      <w:r w:rsidR="004866FE">
        <w:rPr>
          <w:lang w:val="en-US"/>
        </w:rPr>
        <w:instrText xml:space="preserve"> ADDIN EN.CITE &lt;EndNote&gt;&lt;Cite&gt;&lt;Author&gt;van Buuren&lt;/Author&gt;&lt;Year&gt;2018&lt;/Year&gt;&lt;RecNum&gt;74&lt;/RecNum&gt;&lt;DisplayText&gt;&lt;style face="superscript"&gt;8, 17&lt;/style&gt;&lt;/DisplayText&gt;&lt;record&gt;&lt;rec-number&gt;74&lt;/rec-number&gt;&lt;foreign-keys&gt;&lt;key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Press&lt;/publisher&gt;&lt;isbn&gt;9780429960352&lt;/isbn&gt;&lt;urls&gt;&lt;related-urls&gt;&lt;url&gt;https://books.google.be/books?id=lzb3DwAAQBAJ&lt;/url&gt;&lt;/related-urls&gt;&lt;/urls&gt;&lt;/record&gt;&lt;/Cite&gt;&lt;Cite&gt;&lt;Author&gt;van Buuren&lt;/Author&gt;&lt;Year&gt;2011&lt;/Year&gt;&lt;RecNum&gt;75&lt;/RecNum&gt;&lt;record&gt;&lt;rec-number&gt;75&lt;/rec-number&gt;&lt;foreign-keys&gt;&lt;key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262BB6">
        <w:rPr>
          <w:lang w:val="en-US"/>
        </w:rPr>
        <w:fldChar w:fldCharType="separate"/>
      </w:r>
      <w:r w:rsidR="004866FE" w:rsidRPr="004866FE">
        <w:rPr>
          <w:noProof/>
          <w:vertAlign w:val="superscript"/>
        </w:rPr>
        <w:t>8, 17</w:t>
      </w:r>
      <w:r w:rsidR="00262BB6">
        <w:rPr>
          <w:lang w:val="en-US"/>
        </w:rPr>
        <w:fldChar w:fldCharType="end"/>
      </w:r>
      <w:r w:rsidR="004D3CF3" w:rsidRPr="004D3CF3">
        <w:rPr>
          <w:lang w:val="en-US"/>
        </w:rPr>
        <w:t xml:space="preserve"> </w:t>
      </w:r>
      <w:r w:rsidR="00EB267C" w:rsidRPr="00EB267C">
        <w:rPr>
          <w:lang w:val="en-US"/>
        </w:rPr>
        <w:t xml:space="preserve">The imputed values acquired during the final iteration serve as the imputed values for the </w:t>
      </w:r>
      <w:r w:rsidR="003A0392">
        <w:rPr>
          <w:lang w:val="en-US"/>
        </w:rPr>
        <w:t>first</w:t>
      </w:r>
      <w:r w:rsidR="00EB267C" w:rsidRPr="00EB267C">
        <w:rPr>
          <w:lang w:val="en-US"/>
        </w:rPr>
        <w:t xml:space="preserve"> imputed dataset</w:t>
      </w:r>
      <w:r w:rsidR="004D3CF3" w:rsidRPr="004D3CF3">
        <w:rPr>
          <w:lang w:val="en-US"/>
        </w:rPr>
        <w:t xml:space="preserve">. The </w:t>
      </w:r>
      <w:r w:rsidR="00E826D7">
        <w:rPr>
          <w:lang w:val="en-US"/>
        </w:rPr>
        <w:t>whole</w:t>
      </w:r>
      <w:r w:rsidR="00E826D7" w:rsidRPr="004D3CF3">
        <w:rPr>
          <w:lang w:val="en-US"/>
        </w:rPr>
        <w:t xml:space="preserve"> </w:t>
      </w:r>
      <w:r w:rsidR="004D3CF3" w:rsidRPr="004D3CF3">
        <w:rPr>
          <w:lang w:val="en-US"/>
        </w:rPr>
        <w:t>process is then</w:t>
      </w:r>
      <w:r w:rsidR="008D56DC">
        <w:rPr>
          <w:lang w:val="en-US"/>
        </w:rPr>
        <w:t xml:space="preserve"> </w:t>
      </w:r>
      <w:r w:rsidR="004D3CF3" w:rsidRPr="004D3CF3">
        <w:rPr>
          <w:lang w:val="en-US"/>
        </w:rPr>
        <w:t>repeated</w:t>
      </w:r>
      <w:r w:rsidR="00BA7DCA">
        <w:rPr>
          <w:lang w:val="en-US"/>
        </w:rPr>
        <w:t xml:space="preserve"> for another</w:t>
      </w:r>
      <w:r w:rsidR="004D3CF3" w:rsidRPr="004D3CF3">
        <w:rPr>
          <w:lang w:val="en-US"/>
        </w:rPr>
        <w:t xml:space="preserve"> </w:t>
      </w:r>
      <w:r w:rsidR="004D3CF3" w:rsidRPr="00985E1E">
        <w:rPr>
          <w:i/>
          <w:lang w:val="en-US"/>
        </w:rPr>
        <w:t>M</w:t>
      </w:r>
      <w:r w:rsidR="00BA7DCA">
        <w:rPr>
          <w:lang w:val="en-US"/>
        </w:rPr>
        <w:t xml:space="preserve"> </w:t>
      </w:r>
      <w:r w:rsidR="003B487D">
        <w:rPr>
          <w:lang w:val="en-US"/>
        </w:rPr>
        <w:t>–</w:t>
      </w:r>
      <w:r w:rsidR="00BA7DCA">
        <w:rPr>
          <w:lang w:val="en-US"/>
        </w:rPr>
        <w:t xml:space="preserve"> 1</w:t>
      </w:r>
      <w:r w:rsidR="004D3CF3" w:rsidRPr="004D3CF3">
        <w:rPr>
          <w:lang w:val="en-US"/>
        </w:rPr>
        <w:t xml:space="preserve"> times to </w:t>
      </w:r>
      <w:r w:rsidR="00C02A41">
        <w:rPr>
          <w:lang w:val="en-US"/>
        </w:rPr>
        <w:t>generate</w:t>
      </w:r>
      <w:r w:rsidR="00C02A41" w:rsidRPr="004D3CF3">
        <w:rPr>
          <w:lang w:val="en-US"/>
        </w:rPr>
        <w:t xml:space="preserve"> </w:t>
      </w:r>
      <w:r w:rsidR="004D3CF3" w:rsidRPr="00985E1E">
        <w:rPr>
          <w:i/>
          <w:lang w:val="en-US"/>
        </w:rPr>
        <w:t>M</w:t>
      </w:r>
      <w:r w:rsidR="004D3CF3" w:rsidRPr="004D3CF3">
        <w:rPr>
          <w:lang w:val="en-US"/>
        </w:rPr>
        <w:t xml:space="preserve"> </w:t>
      </w:r>
      <w:r w:rsidR="00B60B00">
        <w:rPr>
          <w:lang w:val="en-US"/>
        </w:rPr>
        <w:t xml:space="preserve">multiply </w:t>
      </w:r>
      <w:r w:rsidR="004D3CF3" w:rsidRPr="004D3CF3">
        <w:rPr>
          <w:lang w:val="en-US"/>
        </w:rPr>
        <w:t>imputed datasets</w:t>
      </w:r>
      <w:r w:rsidR="00653CB7">
        <w:rPr>
          <w:lang w:val="en-US"/>
        </w:rPr>
        <w:t xml:space="preserve"> (step 6)</w:t>
      </w:r>
      <w:r w:rsidR="004D3CF3" w:rsidRPr="004D3CF3">
        <w:rPr>
          <w:lang w:val="en-US"/>
        </w:rPr>
        <w:t>.</w:t>
      </w:r>
    </w:p>
    <w:p w14:paraId="6BCBD73D" w14:textId="17EE1C6F" w:rsidR="004D3139" w:rsidRPr="009E1274" w:rsidRDefault="0031139E">
      <w:pPr>
        <w:pStyle w:val="Heading2"/>
        <w:pPrChange w:id="104" w:author="My Luong Vuong" w:date="2025-01-28T22:14:00Z">
          <w:pPr>
            <w:pStyle w:val="Heading3"/>
          </w:pPr>
        </w:pPrChange>
      </w:pPr>
      <w:del w:id="105" w:author="My Luong Vuong" w:date="2025-01-28T22:14:00Z">
        <w:r w:rsidDel="002611B9">
          <w:delText>Consideration 1</w:delText>
        </w:r>
      </w:del>
      <w:ins w:id="106" w:author="My Luong Vuong" w:date="2025-01-28T22:14:00Z">
        <w:r w:rsidR="002611B9">
          <w:t>Step 2</w:t>
        </w:r>
      </w:ins>
      <w:r>
        <w:t xml:space="preserve">: </w:t>
      </w:r>
      <w:ins w:id="107" w:author="My Luong Vuong" w:date="2025-01-28T22:14:00Z">
        <w:r w:rsidR="00A802BE">
          <w:t>Select variables to include in the imputation model</w:t>
        </w:r>
      </w:ins>
      <w:del w:id="108" w:author="My Luong Vuong" w:date="2025-01-28T22:14:00Z">
        <w:r w:rsidDel="00A802BE">
          <w:delText>Which v</w:delText>
        </w:r>
        <w:r w:rsidR="004D3139" w:rsidRPr="009E1274" w:rsidDel="00A802BE">
          <w:delText>ariables to include in the imputation model</w:delText>
        </w:r>
        <w:r w:rsidDel="00A802BE">
          <w:delText>?</w:delText>
        </w:r>
      </w:del>
    </w:p>
    <w:p w14:paraId="55BF897F" w14:textId="242B5458" w:rsidR="00874818" w:rsidRDefault="00B96EBC" w:rsidP="000139A4">
      <w:pPr>
        <w:rPr>
          <w:lang w:val="en-US"/>
        </w:rPr>
      </w:pPr>
      <w:r>
        <w:rPr>
          <w:lang w:val="en-US"/>
        </w:rPr>
        <w:t xml:space="preserve">The proper imputation model </w:t>
      </w:r>
      <w:r w:rsidR="000C73DF">
        <w:rPr>
          <w:lang w:val="en-US"/>
        </w:rPr>
        <w:t>should</w:t>
      </w:r>
      <w:r w:rsidR="003B4940">
        <w:rPr>
          <w:lang w:val="en-US"/>
        </w:rPr>
        <w:t xml:space="preserve"> not</w:t>
      </w:r>
      <w:r w:rsidR="00844402" w:rsidRPr="00844402">
        <w:rPr>
          <w:lang w:val="en-US"/>
        </w:rPr>
        <w:t xml:space="preserve"> contradict the</w:t>
      </w:r>
      <w:r w:rsidR="00543993">
        <w:rPr>
          <w:lang w:val="en-US"/>
        </w:rPr>
        <w:t xml:space="preserve"> pharmacometrics</w:t>
      </w:r>
      <w:r w:rsidR="00844402" w:rsidRPr="00844402">
        <w:rPr>
          <w:lang w:val="en-US"/>
        </w:rPr>
        <w:t xml:space="preserve"> analysis model</w:t>
      </w:r>
      <w:r w:rsidR="00844402">
        <w:rPr>
          <w:lang w:val="en-US"/>
        </w:rPr>
        <w:t>.</w:t>
      </w:r>
      <w:r w:rsidR="0003491D">
        <w:rPr>
          <w:lang w:val="en-US"/>
        </w:rPr>
        <w:fldChar w:fldCharType="begin"/>
      </w:r>
      <w:r w:rsidR="004866FE">
        <w:rPr>
          <w:lang w:val="en-US"/>
        </w:rPr>
        <w:instrText xml:space="preserve"> ADDIN EN.CITE &lt;EndNote&gt;&lt;Cite&gt;&lt;Author&gt;von Hippel&lt;/Author&gt;&lt;Year&gt;2009&lt;/Year&gt;&lt;RecNum&gt;25&lt;/RecNum&gt;&lt;DisplayText&gt;&lt;style face="superscript"&gt;34&lt;/style&gt;&lt;/DisplayText&gt;&lt;record&gt;&lt;rec-number&gt;25&lt;/rec-number&gt;&lt;foreign-keys&gt;&lt;key app="EN" db-id="ss92raaewt9rt0e55p6pe9ah5fa2r9tvxxwp" timestamp="1704721931"&gt;25&lt;/key&gt;&lt;/foreign-keys&gt;&lt;ref-type name="Journal Article"&gt;17&lt;/ref-type&gt;&lt;contributors&gt;&lt;authors&gt;&lt;author&gt;von Hippel, Paul T.&lt;/author&gt;&lt;/authors&gt;&lt;/contributors&gt;&lt;titles&gt;&lt;title&gt;8. How to Impute Interactions, Squares, and other Transformed Variables&lt;/title&gt;&lt;secondary-title&gt;Sociological Methodology&lt;/secondary-title&gt;&lt;/titles&gt;&lt;periodical&gt;&lt;full-title&gt;Sociological Methodology&lt;/full-title&gt;&lt;/periodical&gt;&lt;pages&gt;265-291&lt;/pages&gt;&lt;volume&gt;39&lt;/volume&gt;&lt;number&gt;1&lt;/number&gt;&lt;dates&gt;&lt;year&gt;2009&lt;/year&gt;&lt;pub-dates&gt;&lt;date&gt;2009/08/01&lt;/date&gt;&lt;/pub-dates&gt;&lt;/dates&gt;&lt;publisher&gt;SAGE Publications Inc&lt;/publisher&gt;&lt;isbn&gt;0081-1750&lt;/isbn&gt;&lt;urls&gt;&lt;related-urls&gt;&lt;url&gt;https://doi.org/10.1111/j.1467-9531.2009.01215.x&lt;/url&gt;&lt;/related-urls&gt;&lt;/urls&gt;&lt;electronic-resource-num&gt;10.1111/j.1467-9531.2009.01215.x&lt;/electronic-resource-num&gt;&lt;access-date&gt;2024/01/08&lt;/access-date&gt;&lt;/record&gt;&lt;/Cite&gt;&lt;/EndNote&gt;</w:instrText>
      </w:r>
      <w:r w:rsidR="0003491D">
        <w:rPr>
          <w:lang w:val="en-US"/>
        </w:rPr>
        <w:fldChar w:fldCharType="separate"/>
      </w:r>
      <w:r w:rsidR="004866FE" w:rsidRPr="004866FE">
        <w:rPr>
          <w:noProof/>
          <w:vertAlign w:val="superscript"/>
          <w:lang w:val="en-US"/>
        </w:rPr>
        <w:t>34</w:t>
      </w:r>
      <w:r w:rsidR="0003491D">
        <w:rPr>
          <w:lang w:val="en-US"/>
        </w:rPr>
        <w:fldChar w:fldCharType="end"/>
      </w:r>
      <w:r w:rsidR="00844402">
        <w:rPr>
          <w:lang w:val="en-US"/>
        </w:rPr>
        <w:t xml:space="preserve"> </w:t>
      </w:r>
      <w:r w:rsidR="003A4D90">
        <w:rPr>
          <w:lang w:val="en-US"/>
        </w:rPr>
        <w:t xml:space="preserve">This means the </w:t>
      </w:r>
      <w:r w:rsidR="00145DF9">
        <w:rPr>
          <w:lang w:val="en-US"/>
        </w:rPr>
        <w:t xml:space="preserve">imputation model </w:t>
      </w:r>
      <w:r w:rsidR="00657700">
        <w:rPr>
          <w:lang w:val="en-US"/>
        </w:rPr>
        <w:t>should</w:t>
      </w:r>
      <w:r w:rsidR="00F17650">
        <w:rPr>
          <w:lang w:val="en-US"/>
        </w:rPr>
        <w:t xml:space="preserve"> include</w:t>
      </w:r>
      <w:r w:rsidR="00DD0AD2" w:rsidRPr="00DD0AD2">
        <w:rPr>
          <w:lang w:val="en-US"/>
        </w:rPr>
        <w:t xml:space="preserve"> all the variables </w:t>
      </w:r>
      <w:r w:rsidR="00CD4D29">
        <w:rPr>
          <w:lang w:val="en-US"/>
        </w:rPr>
        <w:t>present</w:t>
      </w:r>
      <w:r w:rsidR="00DD0AD2" w:rsidRPr="00DD0AD2">
        <w:rPr>
          <w:lang w:val="en-US"/>
        </w:rPr>
        <w:t xml:space="preserve"> in the</w:t>
      </w:r>
      <w:r w:rsidR="000906E3">
        <w:rPr>
          <w:lang w:val="en-US"/>
        </w:rPr>
        <w:t xml:space="preserve"> </w:t>
      </w:r>
      <w:r w:rsidR="00FE4AFB">
        <w:rPr>
          <w:lang w:val="en-US"/>
        </w:rPr>
        <w:t>analysis dataset</w:t>
      </w:r>
      <w:r w:rsidR="00055A6D">
        <w:rPr>
          <w:lang w:val="en-US"/>
        </w:rPr>
        <w:t xml:space="preserve">; otherwise, </w:t>
      </w:r>
      <w:r w:rsidR="00144770">
        <w:rPr>
          <w:lang w:val="en-US"/>
        </w:rPr>
        <w:t>the pharmacometrics analysis risks biased covariate</w:t>
      </w:r>
      <w:r w:rsidR="00DD0AD2" w:rsidRPr="00DD0AD2">
        <w:rPr>
          <w:lang w:val="en-US"/>
        </w:rPr>
        <w:t xml:space="preserve"> estimates.</w:t>
      </w:r>
      <w:r w:rsidR="00AE1E4B">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AE1E4B">
        <w:rPr>
          <w:lang w:val="en-US"/>
        </w:rPr>
      </w:r>
      <w:r w:rsidR="00AE1E4B">
        <w:rPr>
          <w:lang w:val="en-US"/>
        </w:rPr>
        <w:fldChar w:fldCharType="separate"/>
      </w:r>
      <w:r w:rsidR="00C127C8" w:rsidRPr="00C127C8">
        <w:rPr>
          <w:noProof/>
          <w:vertAlign w:val="superscript"/>
          <w:lang w:val="en-US"/>
        </w:rPr>
        <w:t>11</w:t>
      </w:r>
      <w:r w:rsidR="00AE1E4B">
        <w:rPr>
          <w:lang w:val="en-US"/>
        </w:rPr>
        <w:fldChar w:fldCharType="end"/>
      </w:r>
      <w:r w:rsidR="008C2C91">
        <w:rPr>
          <w:lang w:val="en-US"/>
        </w:rPr>
        <w:t xml:space="preserve"> </w:t>
      </w:r>
      <w:r w:rsidR="00F01C1B" w:rsidRPr="00F01C1B">
        <w:rPr>
          <w:lang w:val="en-US"/>
        </w:rPr>
        <w:t>Moreover, these variables need to be incorporated correctly</w:t>
      </w:r>
      <w:ins w:id="109" w:author="Erwin Dreesen" w:date="2025-02-16T11:29:00Z">
        <w:r w:rsidR="002430E6">
          <w:rPr>
            <w:lang w:val="en-US"/>
          </w:rPr>
          <w:t>.</w:t>
        </w:r>
      </w:ins>
      <w:del w:id="110" w:author="Erwin Dreesen" w:date="2025-02-16T11:29:00Z">
        <w:r w:rsidR="00F26996" w:rsidDel="002430E6">
          <w:rPr>
            <w:lang w:val="en-US"/>
          </w:rPr>
          <w:delText>—</w:delText>
        </w:r>
      </w:del>
      <w:ins w:id="111" w:author="Erwin Dreesen" w:date="2025-02-16T11:30:00Z">
        <w:r w:rsidR="002430E6">
          <w:rPr>
            <w:lang w:val="en-US"/>
          </w:rPr>
          <w:t xml:space="preserve"> </w:t>
        </w:r>
      </w:ins>
      <w:del w:id="112" w:author="Erwin Dreesen" w:date="2025-02-16T11:30:00Z">
        <w:r w:rsidR="00F01C1B" w:rsidRPr="00F01C1B" w:rsidDel="002430E6">
          <w:rPr>
            <w:lang w:val="en-US"/>
          </w:rPr>
          <w:delText>for example</w:delText>
        </w:r>
      </w:del>
      <w:bookmarkStart w:id="113" w:name="_Hlk191023045"/>
      <w:ins w:id="114" w:author="Erwin Dreesen" w:date="2025-02-16T11:30:00Z">
        <w:r w:rsidR="002430E6">
          <w:rPr>
            <w:lang w:val="en-US"/>
          </w:rPr>
          <w:t>Theoretically</w:t>
        </w:r>
      </w:ins>
      <w:r w:rsidR="000F5030">
        <w:rPr>
          <w:lang w:val="en-US"/>
        </w:rPr>
        <w:t>,</w:t>
      </w:r>
      <w:r w:rsidR="00F667BA" w:rsidRPr="00F667BA">
        <w:rPr>
          <w:lang w:val="en-US"/>
        </w:rPr>
        <w:t xml:space="preserve"> </w:t>
      </w:r>
      <w:ins w:id="115" w:author="Erwin Dreesen" w:date="2025-02-16T11:30:00Z">
        <w:r w:rsidR="002430E6">
          <w:rPr>
            <w:lang w:val="en-US"/>
          </w:rPr>
          <w:t xml:space="preserve">this means that </w:t>
        </w:r>
      </w:ins>
      <w:r w:rsidR="000F5030">
        <w:rPr>
          <w:lang w:val="en-US"/>
        </w:rPr>
        <w:t xml:space="preserve">if </w:t>
      </w:r>
      <w:r w:rsidR="00747A82">
        <w:rPr>
          <w:lang w:val="en-US"/>
        </w:rPr>
        <w:t>the pharmacometrics model</w:t>
      </w:r>
      <w:r w:rsidR="003859FB">
        <w:rPr>
          <w:lang w:val="en-US"/>
        </w:rPr>
        <w:t xml:space="preserve"> </w:t>
      </w:r>
      <w:r w:rsidR="003859FB" w:rsidRPr="003859FB">
        <w:rPr>
          <w:lang w:val="en-US"/>
        </w:rPr>
        <w:t>includes an interaction term</w:t>
      </w:r>
      <w:r w:rsidR="00747A82">
        <w:rPr>
          <w:lang w:val="en-US"/>
        </w:rPr>
        <w:t xml:space="preserve">, </w:t>
      </w:r>
      <w:r w:rsidR="00E11C54">
        <w:rPr>
          <w:lang w:val="en-US"/>
        </w:rPr>
        <w:t xml:space="preserve">this term </w:t>
      </w:r>
      <w:r w:rsidR="00CE4188">
        <w:rPr>
          <w:lang w:val="en-US"/>
        </w:rPr>
        <w:t>must also be</w:t>
      </w:r>
      <w:r w:rsidR="00E11C54">
        <w:rPr>
          <w:lang w:val="en-US"/>
        </w:rPr>
        <w:t xml:space="preserve"> in the</w:t>
      </w:r>
      <w:r w:rsidR="00F667BA" w:rsidRPr="00F667BA">
        <w:rPr>
          <w:lang w:val="en-US"/>
        </w:rPr>
        <w:t xml:space="preserve"> imputation model</w:t>
      </w:r>
      <w:r w:rsidR="009E04AC">
        <w:rPr>
          <w:lang w:val="en-US"/>
        </w:rPr>
        <w:t xml:space="preserve"> to avoid having a biased </w:t>
      </w:r>
      <w:r w:rsidR="00E53ECD">
        <w:rPr>
          <w:lang w:val="en-US"/>
        </w:rPr>
        <w:t xml:space="preserve">interaction </w:t>
      </w:r>
      <w:r w:rsidR="009E04AC">
        <w:rPr>
          <w:lang w:val="en-US"/>
        </w:rPr>
        <w:t>estimate</w:t>
      </w:r>
      <w:r w:rsidR="00F667BA" w:rsidRPr="00F667BA">
        <w:rPr>
          <w:lang w:val="en-US"/>
        </w:rPr>
        <w:t>.</w:t>
      </w:r>
      <w:r w:rsidR="00D75BBD">
        <w:rPr>
          <w:lang w:val="en-US"/>
        </w:rPr>
        <w:fldChar w:fldCharType="begin"/>
      </w:r>
      <w:r w:rsidR="004866FE">
        <w:rPr>
          <w:lang w:val="en-US"/>
        </w:rPr>
        <w:instrText xml:space="preserve"> ADDIN EN.CITE &lt;EndNote&gt;&lt;Cite&gt;&lt;Author&gt;Schafer&lt;/Author&gt;&lt;Year&gt;1999&lt;/Year&gt;&lt;RecNum&gt;29&lt;/RecNum&gt;&lt;DisplayText&gt;&lt;style face="superscript"&gt;35&lt;/style&gt;&lt;/DisplayText&gt;&lt;record&gt;&lt;rec-number&gt;29&lt;/rec-number&gt;&lt;foreign-keys&gt;&lt;key app="EN" db-id="ss92raaewt9rt0e55p6pe9ah5fa2r9tvxxwp" timestamp="1704880150"&gt;29&lt;/key&gt;&lt;/foreign-keys&gt;&lt;ref-type name="Journal Article"&gt;17&lt;/ref-type&gt;&lt;contributors&gt;&lt;authors&gt;&lt;author&gt;Schafer, Joseph L&lt;/author&gt;&lt;/authors&gt;&lt;/contributors&gt;&lt;titles&gt;&lt;title&gt;Multiple imputation: a primer&lt;/title&gt;&lt;secondary-title&gt;Statistical Methods in Medical Research&lt;/secondary-title&gt;&lt;/titles&gt;&lt;periodical&gt;&lt;full-title&gt;Statistical Methods in Medical Research&lt;/full-title&gt;&lt;/periodical&gt;&lt;pages&gt;3-15&lt;/pages&gt;&lt;volume&gt;8&lt;/volume&gt;&lt;number&gt;1&lt;/number&gt;&lt;dates&gt;&lt;year&gt;1999&lt;/year&gt;&lt;/dates&gt;&lt;accession-num&gt;10347857&lt;/accession-num&gt;&lt;urls&gt;&lt;related-urls&gt;&lt;url&gt;https://journals.sagepub.com/doi/abs/10.1177/096228029900800102&lt;/url&gt;&lt;/related-urls&gt;&lt;/urls&gt;&lt;electronic-resource-num&gt;10.1177/096228029900800102&lt;/electronic-resource-num&gt;&lt;/record&gt;&lt;/Cite&gt;&lt;/EndNote&gt;</w:instrText>
      </w:r>
      <w:r w:rsidR="00D75BBD">
        <w:rPr>
          <w:lang w:val="en-US"/>
        </w:rPr>
        <w:fldChar w:fldCharType="separate"/>
      </w:r>
      <w:r w:rsidR="004866FE" w:rsidRPr="004866FE">
        <w:rPr>
          <w:noProof/>
          <w:vertAlign w:val="superscript"/>
          <w:lang w:val="en-US"/>
        </w:rPr>
        <w:t>35</w:t>
      </w:r>
      <w:r w:rsidR="00D75BBD">
        <w:rPr>
          <w:lang w:val="en-US"/>
        </w:rPr>
        <w:fldChar w:fldCharType="end"/>
      </w:r>
      <w:ins w:id="116" w:author="Erwin Dreesen" w:date="2025-02-16T11:30:00Z">
        <w:r w:rsidR="002430E6">
          <w:rPr>
            <w:lang w:val="en-US"/>
          </w:rPr>
          <w:t xml:space="preserve"> However,</w:t>
        </w:r>
        <w:del w:id="117" w:author="My Luong Vuong" w:date="2025-02-21T10:01:00Z">
          <w:r w:rsidR="002430E6" w:rsidDel="00885B2E">
            <w:rPr>
              <w:lang w:val="en-US"/>
            </w:rPr>
            <w:delText xml:space="preserve"> </w:delText>
          </w:r>
        </w:del>
      </w:ins>
      <w:ins w:id="118" w:author="My Luong Vuong" w:date="2025-01-24T15:23:00Z">
        <w:r w:rsidR="00154C6E">
          <w:rPr>
            <w:lang w:val="en-US"/>
          </w:rPr>
          <w:t xml:space="preserve"> </w:t>
        </w:r>
      </w:ins>
      <w:del w:id="119" w:author="Erwin Dreesen" w:date="2025-02-16T11:30:00Z">
        <w:r w:rsidR="00F667BA" w:rsidRPr="00F667BA" w:rsidDel="00044F4A">
          <w:rPr>
            <w:lang w:val="en-US"/>
          </w:rPr>
          <w:delText xml:space="preserve"> </w:delText>
        </w:r>
      </w:del>
      <w:ins w:id="120" w:author="My Luong Vuong" w:date="2025-01-24T15:23:00Z">
        <w:r w:rsidR="00925031" w:rsidRPr="00925031">
          <w:rPr>
            <w:lang w:val="en-US"/>
          </w:rPr>
          <w:t xml:space="preserve">such </w:t>
        </w:r>
      </w:ins>
      <w:ins w:id="121" w:author="My Luong Vuong" w:date="2025-01-24T15:24:00Z">
        <w:r w:rsidR="00925031">
          <w:rPr>
            <w:lang w:val="en-US"/>
          </w:rPr>
          <w:t xml:space="preserve">an </w:t>
        </w:r>
      </w:ins>
      <w:ins w:id="122" w:author="My Luong Vuong" w:date="2025-01-24T15:23:00Z">
        <w:r w:rsidR="00925031" w:rsidRPr="00925031">
          <w:rPr>
            <w:lang w:val="en-US"/>
          </w:rPr>
          <w:t xml:space="preserve">interaction term </w:t>
        </w:r>
      </w:ins>
      <w:ins w:id="123" w:author="My Luong Vuong" w:date="2025-01-24T15:24:00Z">
        <w:r w:rsidR="00925031">
          <w:rPr>
            <w:lang w:val="en-US"/>
          </w:rPr>
          <w:t>is</w:t>
        </w:r>
      </w:ins>
      <w:ins w:id="124" w:author="My Luong Vuong" w:date="2025-01-24T15:23:00Z">
        <w:r w:rsidR="00925031" w:rsidRPr="00925031">
          <w:rPr>
            <w:lang w:val="en-US"/>
          </w:rPr>
          <w:t xml:space="preserve"> commonly </w:t>
        </w:r>
      </w:ins>
      <w:ins w:id="125" w:author="Erwin Dreesen" w:date="2025-02-16T11:31:00Z">
        <w:r w:rsidR="00044F4A">
          <w:rPr>
            <w:lang w:val="en-US"/>
          </w:rPr>
          <w:t>only</w:t>
        </w:r>
      </w:ins>
      <w:ins w:id="126" w:author="My Luong Vuong" w:date="2025-02-09T15:44:00Z">
        <w:r w:rsidR="00757FE1">
          <w:rPr>
            <w:lang w:val="en-US"/>
          </w:rPr>
          <w:t xml:space="preserve"> </w:t>
        </w:r>
      </w:ins>
      <w:ins w:id="127" w:author="My Luong Vuong" w:date="2025-01-24T15:23:00Z">
        <w:r w:rsidR="00925031" w:rsidRPr="00925031">
          <w:rPr>
            <w:lang w:val="en-US"/>
          </w:rPr>
          <w:t>introduced during model development</w:t>
        </w:r>
      </w:ins>
      <w:ins w:id="128" w:author="Erwin Dreesen" w:date="2025-02-16T11:31:00Z">
        <w:r w:rsidR="00FD2622">
          <w:rPr>
            <w:lang w:val="en-US"/>
          </w:rPr>
          <w:t xml:space="preserve">, </w:t>
        </w:r>
      </w:ins>
      <w:ins w:id="129" w:author="Erwin Dreesen" w:date="2025-02-16T11:32:00Z">
        <w:r w:rsidR="00E33578">
          <w:rPr>
            <w:lang w:val="en-US"/>
          </w:rPr>
          <w:t>undermining practical implementation</w:t>
        </w:r>
      </w:ins>
      <w:ins w:id="130" w:author="My Luong Vuong" w:date="2025-01-24T15:23:00Z">
        <w:r w:rsidR="00925031" w:rsidRPr="00925031">
          <w:rPr>
            <w:lang w:val="en-US"/>
          </w:rPr>
          <w:t>.</w:t>
        </w:r>
      </w:ins>
      <w:bookmarkEnd w:id="113"/>
    </w:p>
    <w:p w14:paraId="7027EB35" w14:textId="1E433675" w:rsidR="00247859" w:rsidRDefault="00BF164C" w:rsidP="000139A4">
      <w:pPr>
        <w:rPr>
          <w:lang w:val="en-US"/>
        </w:rPr>
      </w:pPr>
      <w:r w:rsidRPr="00BF164C">
        <w:rPr>
          <w:lang w:val="en-US"/>
        </w:rPr>
        <w:t>Importantly, the outcome variable must be included in the imputation model</w:t>
      </w:r>
      <w:r w:rsidR="00247859" w:rsidRPr="00247859">
        <w:rPr>
          <w:lang w:val="en-US"/>
        </w:rPr>
        <w:t>.</w:t>
      </w:r>
      <w:r w:rsidR="00F928D1">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F928D1">
        <w:rPr>
          <w:lang w:val="en-US"/>
        </w:rPr>
        <w:fldChar w:fldCharType="separate"/>
      </w:r>
      <w:r w:rsidR="004866FE" w:rsidRPr="004866FE">
        <w:rPr>
          <w:noProof/>
          <w:vertAlign w:val="superscript"/>
          <w:lang w:val="en-US"/>
        </w:rPr>
        <w:t>21</w:t>
      </w:r>
      <w:r w:rsidR="00F928D1">
        <w:rPr>
          <w:lang w:val="en-US"/>
        </w:rPr>
        <w:fldChar w:fldCharType="end"/>
      </w:r>
      <w:r w:rsidR="003908AB">
        <w:rPr>
          <w:lang w:val="en-US"/>
        </w:rPr>
        <w:t xml:space="preserve"> </w:t>
      </w:r>
      <w:r w:rsidR="00E908B1">
        <w:rPr>
          <w:lang w:val="en-US"/>
        </w:rPr>
        <w:t xml:space="preserve">For instance, </w:t>
      </w:r>
      <w:r w:rsidR="00201189">
        <w:rPr>
          <w:lang w:val="en-US"/>
        </w:rPr>
        <w:t>in handling</w:t>
      </w:r>
      <w:r w:rsidR="00D958B1">
        <w:rPr>
          <w:lang w:val="en-US"/>
        </w:rPr>
        <w:t xml:space="preserve"> missing covariate</w:t>
      </w:r>
      <w:r w:rsidR="00924B01">
        <w:rPr>
          <w:lang w:val="en-US"/>
        </w:rPr>
        <w:t xml:space="preserve">s in a popPK model, </w:t>
      </w:r>
      <w:r w:rsidR="0000324C">
        <w:rPr>
          <w:lang w:val="en-US"/>
        </w:rPr>
        <w:t>drug concentration</w:t>
      </w:r>
      <w:r w:rsidR="004F7047">
        <w:rPr>
          <w:lang w:val="en-US"/>
        </w:rPr>
        <w:t>s</w:t>
      </w:r>
      <w:r w:rsidR="00CA3403">
        <w:rPr>
          <w:lang w:val="en-US"/>
        </w:rPr>
        <w:t xml:space="preserve"> at all time points</w:t>
      </w:r>
      <w:r w:rsidR="0000324C">
        <w:rPr>
          <w:lang w:val="en-US"/>
        </w:rPr>
        <w:t xml:space="preserve"> </w:t>
      </w:r>
      <w:r w:rsidR="005902E1">
        <w:rPr>
          <w:lang w:val="en-US"/>
        </w:rPr>
        <w:t xml:space="preserve">should </w:t>
      </w:r>
      <w:r w:rsidR="0000324C">
        <w:rPr>
          <w:lang w:val="en-US"/>
        </w:rPr>
        <w:t xml:space="preserve">be included </w:t>
      </w:r>
      <w:r w:rsidR="00BA6B3F">
        <w:rPr>
          <w:lang w:val="en-US"/>
        </w:rPr>
        <w:t>in the imputation model</w:t>
      </w:r>
      <w:r w:rsidR="00137957">
        <w:rPr>
          <w:lang w:val="en-US"/>
        </w:rPr>
        <w:t>,</w:t>
      </w:r>
      <w:r w:rsidR="00011A5F">
        <w:rPr>
          <w:lang w:val="en-US"/>
        </w:rPr>
        <w:t xml:space="preserve"> as </w:t>
      </w:r>
      <w:r w:rsidR="00994306">
        <w:rPr>
          <w:lang w:val="en-US"/>
        </w:rPr>
        <w:t>they</w:t>
      </w:r>
      <w:r w:rsidR="00BB20FF">
        <w:rPr>
          <w:lang w:val="en-US"/>
        </w:rPr>
        <w:t xml:space="preserve"> </w:t>
      </w:r>
      <w:r w:rsidR="00994306">
        <w:rPr>
          <w:lang w:val="en-US"/>
        </w:rPr>
        <w:t xml:space="preserve">carry </w:t>
      </w:r>
      <w:r w:rsidR="00BB20FF">
        <w:rPr>
          <w:lang w:val="en-US"/>
        </w:rPr>
        <w:t>information about the missing covariates</w:t>
      </w:r>
      <w:r w:rsidR="00247859" w:rsidRPr="00247859">
        <w:rPr>
          <w:lang w:val="en-US"/>
        </w:rPr>
        <w:t>.</w:t>
      </w:r>
      <w:r w:rsidR="009D3760">
        <w:rPr>
          <w:lang w:val="en-US"/>
        </w:rPr>
        <w:fldChar w:fldCharType="begin"/>
      </w:r>
      <w:r w:rsidR="004866FE">
        <w:rPr>
          <w:lang w:val="en-US"/>
        </w:rPr>
        <w:instrText xml:space="preserve"> ADDIN EN.CITE &lt;EndNote&gt;&lt;Cite&gt;&lt;Author&gt;Moons&lt;/Author&gt;&lt;Year&gt;2006&lt;/Year&gt;&lt;RecNum&gt;24&lt;/RecNum&gt;&lt;DisplayText&gt;&lt;style face="superscript"&gt;36&lt;/style&gt;&lt;/DisplayText&gt;&lt;record&gt;&lt;rec-number&gt;24&lt;/rec-number&gt;&lt;foreign-keys&gt;&lt;key app="EN" db-id="ss92raaewt9rt0e55p6pe9ah5fa2r9tvxxwp" timestamp="1704467294"&gt;24&lt;/key&gt;&lt;/foreign-keys&gt;&lt;ref-type name="Journal Article"&gt;17&lt;/ref-type&gt;&lt;contributors&gt;&lt;authors&gt;&lt;author&gt;Moons, K. G.&lt;/author&gt;&lt;author&gt;Donders, R. A.&lt;/author&gt;&lt;author&gt;Stijnen, T.&lt;/author&gt;&lt;author&gt;Harrell, F. E., Jr.&lt;/author&gt;&lt;/authors&gt;&lt;/contributors&gt;&lt;auth-address&gt;Julius Center for Health Sciences and General Practice, University Medical Center, Utrecht, P.O. Box 80035, 3508 GA Utrecht, The Netherlands. K.G.M.Moons@umcutrecht.nl&lt;/auth-address&gt;&lt;titles&gt;&lt;title&gt;Using the outcome for imputation of missing predictor values was preferred&lt;/title&gt;&lt;secondary-title&gt;J Clin Epidemiol&lt;/secondary-title&gt;&lt;/titles&gt;&lt;periodical&gt;&lt;full-title&gt;J Clin Epidemiol&lt;/full-title&gt;&lt;/periodical&gt;&lt;pages&gt;1092-101&lt;/pages&gt;&lt;volume&gt;59&lt;/volume&gt;&lt;number&gt;10&lt;/number&gt;&lt;edition&gt;20060619&lt;/edition&gt;&lt;keywords&gt;&lt;keyword&gt;Adult&lt;/keyword&gt;&lt;keyword&gt;Age Factors&lt;/keyword&gt;&lt;keyword&gt;Aged&lt;/keyword&gt;&lt;keyword&gt;Bias&lt;/keyword&gt;&lt;keyword&gt;Computer Simulation&lt;/keyword&gt;&lt;keyword&gt;*Data Interpretation, Statistical&lt;/keyword&gt;&lt;keyword&gt;Female&lt;/keyword&gt;&lt;keyword&gt;Humans&lt;/keyword&gt;&lt;keyword&gt;Male&lt;/keyword&gt;&lt;keyword&gt;Middle Aged&lt;/keyword&gt;&lt;keyword&gt;Models, Biological&lt;/keyword&gt;&lt;keyword&gt;*Outcome Assessment, Health Care&lt;/keyword&gt;&lt;keyword&gt;Postoperative Complications&lt;/keyword&gt;&lt;keyword&gt;Pulmonary Embolism/*diagnosis/etiology&lt;/keyword&gt;&lt;keyword&gt;Risk Factors&lt;/keyword&gt;&lt;keyword&gt;Software&lt;/keyword&gt;&lt;/keywords&gt;&lt;dates&gt;&lt;year&gt;2006&lt;/year&gt;&lt;pub-dates&gt;&lt;date&gt;Oct&lt;/date&gt;&lt;/pub-dates&gt;&lt;/dates&gt;&lt;isbn&gt;0895-4356 (Print)&amp;#xD;0895-4356&lt;/isbn&gt;&lt;accession-num&gt;16980150&lt;/accession-num&gt;&lt;urls&gt;&lt;/urls&gt;&lt;electronic-resource-num&gt;10.1016/j.jclinepi.2006.01.009&lt;/electronic-resource-num&gt;&lt;remote-database-provider&gt;NLM&lt;/remote-database-provider&gt;&lt;language&gt;eng&lt;/language&gt;&lt;/record&gt;&lt;/Cite&gt;&lt;/EndNote&gt;</w:instrText>
      </w:r>
      <w:r w:rsidR="009D3760">
        <w:rPr>
          <w:lang w:val="en-US"/>
        </w:rPr>
        <w:fldChar w:fldCharType="separate"/>
      </w:r>
      <w:r w:rsidR="004866FE" w:rsidRPr="004866FE">
        <w:rPr>
          <w:noProof/>
          <w:vertAlign w:val="superscript"/>
          <w:lang w:val="en-US"/>
        </w:rPr>
        <w:t>36</w:t>
      </w:r>
      <w:r w:rsidR="009D3760">
        <w:rPr>
          <w:lang w:val="en-US"/>
        </w:rPr>
        <w:fldChar w:fldCharType="end"/>
      </w:r>
      <w:r w:rsidR="009D3760">
        <w:rPr>
          <w:lang w:val="en-US"/>
        </w:rPr>
        <w:t xml:space="preserve"> </w:t>
      </w:r>
      <w:r w:rsidR="00D44E83" w:rsidRPr="00D44E83">
        <w:rPr>
          <w:lang w:val="en-US"/>
        </w:rPr>
        <w:t>Omitting this could artificially weaken</w:t>
      </w:r>
      <w:r w:rsidR="003B4240">
        <w:rPr>
          <w:lang w:val="en-US"/>
        </w:rPr>
        <w:t xml:space="preserve"> the association between covariates and</w:t>
      </w:r>
      <w:r w:rsidR="00F06756">
        <w:rPr>
          <w:lang w:val="en-US"/>
        </w:rPr>
        <w:t xml:space="preserve"> </w:t>
      </w:r>
      <w:r w:rsidR="00102A4B">
        <w:rPr>
          <w:lang w:val="en-US"/>
        </w:rPr>
        <w:t>drug concentration</w:t>
      </w:r>
      <w:r w:rsidR="00E70368">
        <w:rPr>
          <w:lang w:val="en-US"/>
        </w:rPr>
        <w:t>.</w:t>
      </w:r>
      <w:r w:rsidR="00E45E0B">
        <w:rPr>
          <w:lang w:val="en-US"/>
        </w:rPr>
        <w:fldChar w:fldCharType="begin"/>
      </w:r>
      <w:r w:rsidR="004866FE">
        <w:rPr>
          <w:lang w:val="en-US"/>
        </w:rPr>
        <w:instrText xml:space="preserve"> ADDIN EN.CITE &lt;EndNote&gt;&lt;Cite&gt;&lt;Author&gt;Sterne&lt;/Author&gt;&lt;Year&gt;2009&lt;/Year&gt;&lt;RecNum&gt;22&lt;/RecNum&gt;&lt;DisplayText&gt;&lt;style face="superscript"&gt;37&lt;/style&gt;&lt;/DisplayText&gt;&lt;record&gt;&lt;rec-number&gt;22&lt;/rec-number&gt;&lt;foreign-keys&gt;&lt;key app="EN" db-id="ss92raaewt9rt0e55p6pe9ah5fa2r9tvxxwp" timestamp="1704462241"&gt;22&lt;/key&gt;&lt;/foreign-keys&gt;&lt;ref-type name="Journal Article"&gt;17&lt;/ref-type&gt;&lt;contributors&gt;&lt;authors&gt;&lt;author&gt;Jonathan A C Sterne&lt;/author&gt;&lt;author&gt;Ian R White&lt;/author&gt;&lt;author&gt;John B Carlin&lt;/author&gt;&lt;author&gt;Michael Spratt&lt;/author&gt;&lt;author&gt;Patrick Royston&lt;/author&gt;&lt;author&gt;Michael G Kenward&lt;/author&gt;&lt;author&gt;Angela M Wood&lt;/author&gt;&lt;author&gt;James R Carpenter&lt;/author&gt;&lt;/authors&gt;&lt;/contributors&gt;&lt;titles&gt;&lt;title&gt;Multiple imputation for missing data in epidemiological and clinical research: potential and pitfalls&lt;/title&gt;&lt;secondary-title&gt;BMJ&lt;/secondary-title&gt;&lt;/titles&gt;&lt;periodical&gt;&lt;full-title&gt;BMJ&lt;/full-title&gt;&lt;/periodical&gt;&lt;pages&gt;b2393&lt;/pages&gt;&lt;volume&gt;338&lt;/volume&gt;&lt;dates&gt;&lt;year&gt;2009&lt;/year&gt;&lt;/dates&gt;&lt;urls&gt;&lt;/urls&gt;&lt;electronic-resource-num&gt;10.1136/bmj.b2393&lt;/electronic-resource-num&gt;&lt;/record&gt;&lt;/Cite&gt;&lt;/EndNote&gt;</w:instrText>
      </w:r>
      <w:r w:rsidR="00E45E0B">
        <w:rPr>
          <w:lang w:val="en-US"/>
        </w:rPr>
        <w:fldChar w:fldCharType="separate"/>
      </w:r>
      <w:r w:rsidR="004866FE" w:rsidRPr="004866FE">
        <w:rPr>
          <w:noProof/>
          <w:vertAlign w:val="superscript"/>
          <w:lang w:val="en-US"/>
        </w:rPr>
        <w:t>37</w:t>
      </w:r>
      <w:r w:rsidR="00E45E0B">
        <w:rPr>
          <w:lang w:val="en-US"/>
        </w:rPr>
        <w:fldChar w:fldCharType="end"/>
      </w:r>
      <w:r w:rsidR="00AD496F">
        <w:rPr>
          <w:lang w:val="en-US"/>
        </w:rPr>
        <w:t xml:space="preserve"> </w:t>
      </w:r>
      <w:r w:rsidR="001D23DC">
        <w:rPr>
          <w:lang w:val="en-US"/>
        </w:rPr>
        <w:t>Additionally</w:t>
      </w:r>
      <w:r w:rsidR="0060209E">
        <w:rPr>
          <w:lang w:val="en-US"/>
        </w:rPr>
        <w:t xml:space="preserve">, </w:t>
      </w:r>
      <w:r w:rsidR="002F687F">
        <w:rPr>
          <w:lang w:val="en-US"/>
        </w:rPr>
        <w:t xml:space="preserve">it is beneficial </w:t>
      </w:r>
      <w:r w:rsidR="005466E7">
        <w:rPr>
          <w:lang w:val="en-US"/>
        </w:rPr>
        <w:t xml:space="preserve">to </w:t>
      </w:r>
      <w:r w:rsidR="00E02713">
        <w:rPr>
          <w:lang w:val="en-US"/>
        </w:rPr>
        <w:t xml:space="preserve">include </w:t>
      </w:r>
      <w:r w:rsidR="00944143">
        <w:rPr>
          <w:lang w:val="en-US"/>
        </w:rPr>
        <w:t xml:space="preserve">variables </w:t>
      </w:r>
      <w:r w:rsidR="007A2031">
        <w:rPr>
          <w:lang w:val="en-US"/>
        </w:rPr>
        <w:t xml:space="preserve">predictive </w:t>
      </w:r>
      <w:r w:rsidR="00FD2491">
        <w:rPr>
          <w:lang w:val="en-US"/>
        </w:rPr>
        <w:t xml:space="preserve">of the </w:t>
      </w:r>
      <w:r w:rsidR="00FD2491">
        <w:rPr>
          <w:lang w:val="en-US"/>
        </w:rPr>
        <w:lastRenderedPageBreak/>
        <w:t>incomplete covariate</w:t>
      </w:r>
      <w:r w:rsidR="00E37180">
        <w:rPr>
          <w:lang w:val="en-US"/>
        </w:rPr>
        <w:t>s</w:t>
      </w:r>
      <w:r w:rsidR="00062C73">
        <w:rPr>
          <w:lang w:val="en-US"/>
        </w:rPr>
        <w:t xml:space="preserve"> in the imputation model</w:t>
      </w:r>
      <w:r w:rsidR="00FD2491">
        <w:rPr>
          <w:lang w:val="en-US"/>
        </w:rPr>
        <w:t>.</w:t>
      </w:r>
      <w:r w:rsidR="00821298">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821298">
        <w:rPr>
          <w:lang w:val="en-US"/>
        </w:rPr>
        <w:fldChar w:fldCharType="separate"/>
      </w:r>
      <w:r w:rsidR="004866FE" w:rsidRPr="004866FE">
        <w:rPr>
          <w:noProof/>
          <w:vertAlign w:val="superscript"/>
          <w:lang w:val="en-US"/>
        </w:rPr>
        <w:t>21</w:t>
      </w:r>
      <w:r w:rsidR="00821298">
        <w:rPr>
          <w:lang w:val="en-US"/>
        </w:rPr>
        <w:fldChar w:fldCharType="end"/>
      </w:r>
      <w:r w:rsidR="00FD2491">
        <w:rPr>
          <w:lang w:val="en-US"/>
        </w:rPr>
        <w:t xml:space="preserve"> </w:t>
      </w:r>
      <w:r w:rsidR="001B6C15" w:rsidRPr="001B6C15">
        <w:rPr>
          <w:lang w:val="en-US"/>
        </w:rPr>
        <w:t>This approach has two main benefits: first, it supports the MAR assumption, reducing bias,</w:t>
      </w:r>
      <w:r w:rsidR="003626A3">
        <w:rPr>
          <w:lang w:val="en-US"/>
        </w:rPr>
        <w:fldChar w:fldCharType="begin"/>
      </w:r>
      <w:r w:rsidR="004866FE">
        <w:rPr>
          <w:lang w:val="en-US"/>
        </w:rPr>
        <w:instrText xml:space="preserve"> ADDIN EN.CITE &lt;EndNote&gt;&lt;Cite&gt;&lt;Author&gt;Carpenter&lt;/Author&gt;&lt;Year&gt;2021&lt;/Year&gt;&lt;RecNum&gt;2&lt;/RecNum&gt;&lt;DisplayText&gt;&lt;style face="superscript"&gt;38&lt;/style&gt;&lt;/DisplayText&gt;&lt;record&gt;&lt;rec-number&gt;2&lt;/rec-number&gt;&lt;foreign-keys&gt;&lt;key app="EN" db-id="ss92raaewt9rt0e55p6pe9ah5fa2r9tvxxwp" timestamp="1702974345"&gt;2&lt;/key&gt;&lt;/foreign-keys&gt;&lt;ref-type name="Journal Article"&gt;17&lt;/ref-type&gt;&lt;contributors&gt;&lt;authors&gt;&lt;author&gt;Carpenter, J. R.&lt;/author&gt;&lt;author&gt;Smuk, M.&lt;/author&gt;&lt;/authors&gt;&lt;/contributors&gt;&lt;auth-address&gt;Department of Medical Statistics, London School of Hygiene &amp;amp; Tropical Medicine, London, UK.&amp;#xD;MRC Clinical Trials Unit at UCL, London, UK.&lt;/auth-address&gt;&lt;titles&gt;&lt;title&gt;Missing data: A statistical framework for practice&lt;/title&gt;&lt;secondary-title&gt;Biom J&lt;/secondary-title&gt;&lt;/titles&gt;&lt;periodical&gt;&lt;full-title&gt;Biom J&lt;/full-title&gt;&lt;/periodical&gt;&lt;pages&gt;915-947&lt;/pages&gt;&lt;volume&gt;63&lt;/volume&gt;&lt;number&gt;5&lt;/number&gt;&lt;edition&gt;20210224&lt;/edition&gt;&lt;keywords&gt;&lt;keyword&gt;Bayes Theorem&lt;/keyword&gt;&lt;keyword&gt;*Case-Control Studies&lt;/keyword&gt;&lt;keyword&gt;Cohort Studies&lt;/keyword&gt;&lt;keyword&gt;Data Interpretation, Statistical&lt;/keyword&gt;&lt;keyword&gt;Humans&lt;/keyword&gt;&lt;keyword&gt;Uncertainty&lt;/keyword&gt;&lt;keyword&gt;complete records&lt;/keyword&gt;&lt;keyword&gt;missing data&lt;/keyword&gt;&lt;keyword&gt;multiple imputation&lt;/keyword&gt;&lt;keyword&gt;sensitivity analysis&lt;/keyword&gt;&lt;/keywords&gt;&lt;dates&gt;&lt;year&gt;2021&lt;/year&gt;&lt;pub-dates&gt;&lt;date&gt;Jun&lt;/date&gt;&lt;/pub-dates&gt;&lt;/dates&gt;&lt;isbn&gt;0323-3847 (Print)&amp;#xD;0323-3847&lt;/isbn&gt;&lt;accession-num&gt;33624862&lt;/accession-num&gt;&lt;urls&gt;&lt;/urls&gt;&lt;custom1&gt;Conflict of Interest James Carpenter and Melanie Smuk declared no conflict of interest.&lt;/custom1&gt;&lt;custom2&gt;PMC7615108&lt;/custom2&gt;&lt;custom6&gt;EMS177343&lt;/custom6&gt;&lt;electronic-resource-num&gt;10.1002/bimj.202000196&lt;/electronic-resource-num&gt;&lt;remote-database-provider&gt;NLM&lt;/remote-database-provider&gt;&lt;language&gt;eng&lt;/language&gt;&lt;/record&gt;&lt;/Cite&gt;&lt;/EndNote&gt;</w:instrText>
      </w:r>
      <w:r w:rsidR="003626A3">
        <w:rPr>
          <w:lang w:val="en-US"/>
        </w:rPr>
        <w:fldChar w:fldCharType="separate"/>
      </w:r>
      <w:r w:rsidR="004866FE" w:rsidRPr="004866FE">
        <w:rPr>
          <w:noProof/>
          <w:vertAlign w:val="superscript"/>
          <w:lang w:val="en-US"/>
        </w:rPr>
        <w:t>38</w:t>
      </w:r>
      <w:r w:rsidR="003626A3">
        <w:rPr>
          <w:lang w:val="en-US"/>
        </w:rPr>
        <w:fldChar w:fldCharType="end"/>
      </w:r>
      <w:r w:rsidR="001F2BA3">
        <w:rPr>
          <w:lang w:val="en-US"/>
        </w:rPr>
        <w:t xml:space="preserve"> </w:t>
      </w:r>
      <w:r w:rsidR="00D741B8" w:rsidRPr="00D741B8">
        <w:rPr>
          <w:lang w:val="en-US"/>
        </w:rPr>
        <w:t>and second, it improves the quality of imputations, thus enhancing the precision of the analysis model parameter estimates</w:t>
      </w:r>
      <w:r w:rsidR="0031485B">
        <w:rPr>
          <w:lang w:val="en-US"/>
        </w:rPr>
        <w:t>.</w:t>
      </w:r>
      <w:r w:rsidR="008F0B27">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8F0B27">
        <w:rPr>
          <w:lang w:val="en-US"/>
        </w:rPr>
        <w:fldChar w:fldCharType="separate"/>
      </w:r>
      <w:r w:rsidR="004866FE" w:rsidRPr="004866FE">
        <w:rPr>
          <w:noProof/>
          <w:vertAlign w:val="superscript"/>
          <w:lang w:val="en-US"/>
        </w:rPr>
        <w:t>21</w:t>
      </w:r>
      <w:r w:rsidR="008F0B27">
        <w:rPr>
          <w:lang w:val="en-US"/>
        </w:rPr>
        <w:fldChar w:fldCharType="end"/>
      </w:r>
    </w:p>
    <w:p w14:paraId="655AD2C6" w14:textId="2FD0500E" w:rsidR="009109EF" w:rsidRPr="009E1274" w:rsidRDefault="00DF3B3D" w:rsidP="008D2381">
      <w:pPr>
        <w:pStyle w:val="Heading3"/>
      </w:pPr>
      <w:r>
        <w:t>Consideration</w:t>
      </w:r>
      <w:del w:id="131" w:author="My Luong Vuong" w:date="2025-01-28T22:15:00Z">
        <w:r w:rsidDel="000D49FB">
          <w:delText xml:space="preserve"> </w:delText>
        </w:r>
        <w:r w:rsidR="0031139E" w:rsidDel="000D49FB">
          <w:delText>2</w:delText>
        </w:r>
      </w:del>
      <w:r>
        <w:t xml:space="preserve">: How to </w:t>
      </w:r>
      <w:r w:rsidR="00B20E82">
        <w:t>handle</w:t>
      </w:r>
      <w:r w:rsidR="00501C0D" w:rsidRPr="009E1274">
        <w:t xml:space="preserve"> derived </w:t>
      </w:r>
      <w:r w:rsidR="00D07A59" w:rsidRPr="009E1274">
        <w:t>covariates</w:t>
      </w:r>
      <w:r>
        <w:t>?</w:t>
      </w:r>
    </w:p>
    <w:p w14:paraId="10B1417E" w14:textId="29CC1067" w:rsidR="001F03DF" w:rsidRDefault="00586463" w:rsidP="006D6531">
      <w:pPr>
        <w:rPr>
          <w:lang w:val="en-US"/>
        </w:rPr>
      </w:pPr>
      <w:r w:rsidRPr="09A00C47">
        <w:rPr>
          <w:lang w:val="en-US"/>
        </w:rPr>
        <w:t xml:space="preserve">Performing </w:t>
      </w:r>
      <w:r w:rsidR="00BC6AF3" w:rsidRPr="09A00C47">
        <w:rPr>
          <w:lang w:val="en-US"/>
        </w:rPr>
        <w:t>MI</w:t>
      </w:r>
      <w:r w:rsidRPr="09A00C47">
        <w:rPr>
          <w:lang w:val="en-US"/>
        </w:rPr>
        <w:t xml:space="preserve"> can pose challenges when dealing with missing derived covariates, which are </w:t>
      </w:r>
      <w:r w:rsidR="00D12E5F">
        <w:rPr>
          <w:lang w:val="en-US"/>
        </w:rPr>
        <w:t>computed</w:t>
      </w:r>
      <w:r w:rsidR="00D12E5F" w:rsidRPr="09A00C47">
        <w:rPr>
          <w:lang w:val="en-US"/>
        </w:rPr>
        <w:t xml:space="preserve"> </w:t>
      </w:r>
      <w:r w:rsidRPr="09A00C47">
        <w:rPr>
          <w:lang w:val="en-US"/>
        </w:rPr>
        <w:t xml:space="preserve">from other covariates. Examples commonly encountered by pharmacometricians include </w:t>
      </w:r>
      <w:r w:rsidR="009571AC">
        <w:rPr>
          <w:lang w:val="en-US"/>
        </w:rPr>
        <w:t>BMI</w:t>
      </w:r>
      <w:r w:rsidRPr="09A00C47">
        <w:rPr>
          <w:lang w:val="en-US"/>
        </w:rPr>
        <w:t xml:space="preserve"> </w:t>
      </w:r>
      <w:r w:rsidR="00E03981">
        <w:rPr>
          <w:lang w:val="en-US"/>
        </w:rPr>
        <w:t>(</w:t>
      </w:r>
      <w:r w:rsidRPr="09A00C47">
        <w:rPr>
          <w:lang w:val="en-US"/>
        </w:rPr>
        <w:t>derived from height and weight) and estimated glomerular filtration rate (eGFR, derived from age, sex, and serum creatinine).</w:t>
      </w:r>
      <w:r w:rsidR="00E943DD">
        <w:rPr>
          <w:lang w:val="en-US"/>
        </w:rPr>
        <w:fldChar w:fldCharType="begin">
          <w:fldData xml:space="preserve">PEVuZE5vdGU+PENpdGU+PEF1dGhvcj5Fa25veWFuPC9BdXRob3I+PFllYXI+MjAwNzwvWWVhcj48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</w:fldData>
        </w:fldChar>
      </w:r>
      <w:r w:rsidR="004866FE">
        <w:rPr>
          <w:lang w:val="en-US"/>
        </w:rPr>
        <w:instrText xml:space="preserve"> ADDIN EN.CITE </w:instrText>
      </w:r>
      <w:r w:rsidR="004866FE">
        <w:rPr>
          <w:lang w:val="en-US"/>
        </w:rPr>
        <w:fldChar w:fldCharType="begin">
          <w:fldData xml:space="preserve">PEVuZE5vdGU+PENpdGU+PEF1dGhvcj5Fa25veWFuPC9BdXRob3I+PFllYXI+MjAwNzwvWWVhcj48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</w:fldData>
        </w:fldChar>
      </w:r>
      <w:r w:rsidR="004866FE">
        <w:rPr>
          <w:lang w:val="en-US"/>
        </w:rPr>
        <w:instrText xml:space="preserve"> ADDIN EN.CITE.DATA </w:instrText>
      </w:r>
      <w:r w:rsidR="004866FE">
        <w:rPr>
          <w:lang w:val="en-US"/>
        </w:rPr>
      </w:r>
      <w:r w:rsidR="004866FE">
        <w:rPr>
          <w:lang w:val="en-US"/>
        </w:rPr>
        <w:fldChar w:fldCharType="end"/>
      </w:r>
      <w:r w:rsidR="00E943DD">
        <w:rPr>
          <w:lang w:val="en-US"/>
        </w:rPr>
      </w:r>
      <w:r w:rsidR="00E943DD">
        <w:rPr>
          <w:lang w:val="en-US"/>
        </w:rPr>
        <w:fldChar w:fldCharType="separate"/>
      </w:r>
      <w:r w:rsidR="004866FE" w:rsidRPr="004866FE">
        <w:rPr>
          <w:noProof/>
          <w:vertAlign w:val="superscript"/>
          <w:lang w:val="en-US"/>
        </w:rPr>
        <w:t>39, 40</w:t>
      </w:r>
      <w:r w:rsidR="00E943DD">
        <w:rPr>
          <w:lang w:val="en-US"/>
        </w:rPr>
        <w:fldChar w:fldCharType="end"/>
      </w:r>
      <w:r w:rsidRPr="09A00C47">
        <w:rPr>
          <w:lang w:val="en-US"/>
        </w:rPr>
        <w:t xml:space="preserve"> These covariates become absent if at least one of their components is unavailable for computation. Consequently, </w:t>
      </w:r>
      <w:r w:rsidR="00D53F94">
        <w:rPr>
          <w:lang w:val="en-US"/>
        </w:rPr>
        <w:t>three</w:t>
      </w:r>
      <w:r w:rsidR="00D53F94" w:rsidRPr="09A00C47">
        <w:rPr>
          <w:lang w:val="en-US"/>
        </w:rPr>
        <w:t xml:space="preserve"> </w:t>
      </w:r>
      <w:r w:rsidRPr="09A00C47">
        <w:rPr>
          <w:lang w:val="en-US"/>
        </w:rPr>
        <w:t xml:space="preserve">primary options exist for imputing these variables. </w:t>
      </w:r>
    </w:p>
    <w:p w14:paraId="4ECDEEE1" w14:textId="00E11332" w:rsidR="008A5126" w:rsidRDefault="00767262" w:rsidP="006D6531">
      <w:pPr>
        <w:rPr>
          <w:lang w:val="en-US"/>
        </w:rPr>
      </w:pPr>
      <w:r w:rsidRPr="09A00C47">
        <w:rPr>
          <w:lang w:val="en-US"/>
        </w:rPr>
        <w:t>The first option</w:t>
      </w:r>
      <w:r w:rsidR="00EC3733" w:rsidRPr="09A00C47">
        <w:rPr>
          <w:lang w:val="en-US"/>
        </w:rPr>
        <w:t xml:space="preserve"> “impute, then transform”</w:t>
      </w:r>
      <w:r w:rsidR="00017123" w:rsidRPr="09A00C47">
        <w:rPr>
          <w:lang w:val="en-US"/>
        </w:rPr>
        <w:t>, involves</w:t>
      </w:r>
      <w:r w:rsidRPr="09A00C47">
        <w:rPr>
          <w:lang w:val="en-US"/>
        </w:rPr>
        <w:t xml:space="preserve"> </w:t>
      </w:r>
      <w:r w:rsidR="00017123" w:rsidRPr="09A00C47">
        <w:rPr>
          <w:lang w:val="en-US"/>
        </w:rPr>
        <w:t xml:space="preserve">imputing </w:t>
      </w:r>
      <w:r w:rsidRPr="09A00C47">
        <w:rPr>
          <w:lang w:val="en-US"/>
        </w:rPr>
        <w:t xml:space="preserve">the missing component </w:t>
      </w:r>
      <w:r w:rsidR="00766E27" w:rsidRPr="09A00C47">
        <w:rPr>
          <w:lang w:val="en-US"/>
        </w:rPr>
        <w:t>covariates</w:t>
      </w:r>
      <w:r w:rsidR="006F5CE5">
        <w:rPr>
          <w:lang w:val="en-US"/>
        </w:rPr>
        <w:t xml:space="preserve"> first,</w:t>
      </w:r>
      <w:r w:rsidR="00766E27" w:rsidRPr="09A00C47">
        <w:rPr>
          <w:lang w:val="en-US"/>
        </w:rPr>
        <w:t xml:space="preserve"> </w:t>
      </w:r>
      <w:ins w:id="132" w:author="My Luong Vuong" w:date="2025-02-09T17:21:00Z">
        <w:r w:rsidR="00420AF4">
          <w:rPr>
            <w:lang w:val="en-US"/>
          </w:rPr>
          <w:t xml:space="preserve">and </w:t>
        </w:r>
      </w:ins>
      <w:r w:rsidR="006F5CE5" w:rsidRPr="006F5CE5">
        <w:rPr>
          <w:lang w:val="en-US"/>
        </w:rPr>
        <w:t>then calculating the derived covariates afterward</w:t>
      </w:r>
      <w:r w:rsidRPr="09A00C47">
        <w:rPr>
          <w:lang w:val="en-US"/>
        </w:rPr>
        <w:t>.</w:t>
      </w:r>
      <w:r w:rsidR="00586463" w:rsidRPr="09A00C47">
        <w:rPr>
          <w:lang w:val="en-US"/>
        </w:rPr>
        <w:fldChar w:fldCharType="begin"/>
      </w:r>
      <w:r w:rsidR="004866FE">
        <w:rPr>
          <w:lang w:val="en-US"/>
        </w:rPr>
        <w:instrText xml:space="preserve"> ADDIN EN.CITE &lt;EndNote&gt;&lt;Cite&gt;&lt;Author&gt;von Hippel&lt;/Author&gt;&lt;Year&gt;2009&lt;/Year&gt;&lt;RecNum&gt;25&lt;/RecNum&gt;&lt;DisplayText&gt;&lt;style face="superscript"&gt;34&lt;/style&gt;&lt;/DisplayText&gt;&lt;record&gt;&lt;rec-number&gt;25&lt;/rec-number&gt;&lt;foreign-keys&gt;&lt;key app="EN" db-id="ss92raaewt9rt0e55p6pe9ah5fa2r9tvxxwp" timestamp="1704721931"&gt;25&lt;/key&gt;&lt;/foreign-keys&gt;&lt;ref-type name="Journal Article"&gt;17&lt;/ref-type&gt;&lt;contributors&gt;&lt;authors&gt;&lt;author&gt;von Hippel, Paul T.&lt;/author&gt;&lt;/authors&gt;&lt;/contributors&gt;&lt;titles&gt;&lt;title&gt;8. How to Impute Interactions, Squares, and other Transformed Variables&lt;/title&gt;&lt;secondary-title&gt;Sociological Methodology&lt;/secondary-title&gt;&lt;/titles&gt;&lt;periodical&gt;&lt;full-title&gt;Sociological Methodology&lt;/full-title&gt;&lt;/periodical&gt;&lt;pages&gt;265-291&lt;/pages&gt;&lt;volume&gt;39&lt;/volume&gt;&lt;number&gt;1&lt;/number&gt;&lt;dates&gt;&lt;year&gt;2009&lt;/year&gt;&lt;pub-dates&gt;&lt;date&gt;2009/08/01&lt;/date&gt;&lt;/pub-dates&gt;&lt;/dates&gt;&lt;publisher&gt;SAGE Publications Inc&lt;/publisher&gt;&lt;isbn&gt;0081-1750&lt;/isbn&gt;&lt;urls&gt;&lt;related-urls&gt;&lt;url&gt;https://doi.org/10.1111/j.1467-9531.2009.01215.x&lt;/url&gt;&lt;/related-urls&gt;&lt;/urls&gt;&lt;electronic-resource-num&gt;10.1111/j.1467-9531.2009.01215.x&lt;/electronic-resource-num&gt;&lt;access-date&gt;2024/01/08&lt;/access-date&gt;&lt;/record&gt;&lt;/Cite&gt;&lt;/EndNote&gt;</w:instrText>
      </w:r>
      <w:r w:rsidR="00586463" w:rsidRPr="09A00C47">
        <w:rPr>
          <w:lang w:val="en-US"/>
        </w:rPr>
        <w:fldChar w:fldCharType="separate"/>
      </w:r>
      <w:r w:rsidR="004866FE" w:rsidRPr="004866FE">
        <w:rPr>
          <w:noProof/>
          <w:vertAlign w:val="superscript"/>
          <w:lang w:val="en-US"/>
        </w:rPr>
        <w:t>34</w:t>
      </w:r>
      <w:r w:rsidR="00586463" w:rsidRPr="09A00C47">
        <w:rPr>
          <w:lang w:val="en-US"/>
        </w:rPr>
        <w:fldChar w:fldCharType="end"/>
      </w:r>
      <w:r w:rsidRPr="09A00C47">
        <w:rPr>
          <w:lang w:val="en-US"/>
        </w:rPr>
        <w:t xml:space="preserve"> </w:t>
      </w:r>
      <w:r w:rsidR="00FF140A" w:rsidRPr="09A00C47">
        <w:rPr>
          <w:lang w:val="en-US"/>
        </w:rPr>
        <w:t>For instance</w:t>
      </w:r>
      <w:r w:rsidRPr="09A00C47">
        <w:rPr>
          <w:lang w:val="en-US"/>
        </w:rPr>
        <w:t xml:space="preserve">, </w:t>
      </w:r>
      <w:r w:rsidR="000047AD" w:rsidRPr="09A00C47">
        <w:rPr>
          <w:lang w:val="en-US"/>
        </w:rPr>
        <w:t xml:space="preserve">if height or weight is missing, these </w:t>
      </w:r>
      <w:r w:rsidR="00BB7621" w:rsidRPr="09A00C47">
        <w:rPr>
          <w:lang w:val="en-US"/>
        </w:rPr>
        <w:t xml:space="preserve">are imputed </w:t>
      </w:r>
      <w:r w:rsidR="000047AD" w:rsidRPr="09A00C47">
        <w:rPr>
          <w:lang w:val="en-US"/>
        </w:rPr>
        <w:t>first</w:t>
      </w:r>
      <w:r w:rsidR="00BB7621" w:rsidRPr="09A00C47">
        <w:rPr>
          <w:lang w:val="en-US"/>
        </w:rPr>
        <w:t xml:space="preserve">, </w:t>
      </w:r>
      <w:r w:rsidR="006117BD" w:rsidRPr="006117BD">
        <w:rPr>
          <w:lang w:val="en-US"/>
        </w:rPr>
        <w:t>and BMI is then computed</w:t>
      </w:r>
      <w:r w:rsidRPr="09A00C47">
        <w:rPr>
          <w:lang w:val="en-US"/>
        </w:rPr>
        <w:t xml:space="preserve">. </w:t>
      </w:r>
      <w:r w:rsidR="008D32BF" w:rsidRPr="008D32BF">
        <w:rPr>
          <w:lang w:val="en-US"/>
        </w:rPr>
        <w:t>This approach preserves the relationship between the derived covariate and its components but may introduce bias if the derived covariate itself is not included in the imputation model</w:t>
      </w:r>
      <w:r w:rsidR="00B4573F" w:rsidRPr="09A00C47">
        <w:rPr>
          <w:lang w:val="en-US"/>
        </w:rPr>
        <w:t>.</w:t>
      </w:r>
      <w:r w:rsidR="002519AA">
        <w:rPr>
          <w:lang w:val="en-US"/>
        </w:rPr>
        <w:fldChar w:fldCharType="begin"/>
      </w:r>
      <w:r w:rsidR="004866FE">
        <w:rPr>
          <w:lang w:val="en-US"/>
        </w:rPr>
        <w:instrText xml:space="preserve"> ADDIN EN.CITE &lt;EndNote&gt;&lt;Cite&gt;&lt;Author&gt;von Hippel&lt;/Author&gt;&lt;Year&gt;2009&lt;/Year&gt;&lt;RecNum&gt;25&lt;/RecNum&gt;&lt;DisplayText&gt;&lt;style face="superscript"&gt;34&lt;/style&gt;&lt;/DisplayText&gt;&lt;record&gt;&lt;rec-number&gt;25&lt;/rec-number&gt;&lt;foreign-keys&gt;&lt;key app="EN" db-id="ss92raaewt9rt0e55p6pe9ah5fa2r9tvxxwp" timestamp="1704721931"&gt;25&lt;/key&gt;&lt;/foreign-keys&gt;&lt;ref-type name="Journal Article"&gt;17&lt;/ref-type&gt;&lt;contributors&gt;&lt;authors&gt;&lt;author&gt;von Hippel, Paul T.&lt;/author&gt;&lt;/authors&gt;&lt;/contributors&gt;&lt;titles&gt;&lt;title&gt;8. How to Impute Interactions, Squares, and other Transformed Variables&lt;/title&gt;&lt;secondary-title&gt;Sociological Methodology&lt;/secondary-title&gt;&lt;/titles&gt;&lt;periodical&gt;&lt;full-title&gt;Sociological Methodology&lt;/full-title&gt;&lt;/periodical&gt;&lt;pages&gt;265-291&lt;/pages&gt;&lt;volume&gt;39&lt;/volume&gt;&lt;number&gt;1&lt;/number&gt;&lt;dates&gt;&lt;year&gt;2009&lt;/year&gt;&lt;pub-dates&gt;&lt;date&gt;2009/08/01&lt;/date&gt;&lt;/pub-dates&gt;&lt;/dates&gt;&lt;publisher&gt;SAGE Publications Inc&lt;/publisher&gt;&lt;isbn&gt;0081-1750&lt;/isbn&gt;&lt;urls&gt;&lt;related-urls&gt;&lt;url&gt;https://doi.org/10.1111/j.1467-9531.2009.01215.x&lt;/url&gt;&lt;/related-urls&gt;&lt;/urls&gt;&lt;electronic-resource-num&gt;10.1111/j.1467-9531.2009.01215.x&lt;/electronic-resource-num&gt;&lt;access-date&gt;2024/01/08&lt;/access-date&gt;&lt;/record&gt;&lt;/Cite&gt;&lt;/EndNote&gt;</w:instrText>
      </w:r>
      <w:r w:rsidR="002519AA">
        <w:rPr>
          <w:lang w:val="en-US"/>
        </w:rPr>
        <w:fldChar w:fldCharType="separate"/>
      </w:r>
      <w:r w:rsidR="004866FE" w:rsidRPr="004866FE">
        <w:rPr>
          <w:noProof/>
          <w:vertAlign w:val="superscript"/>
          <w:lang w:val="en-US"/>
        </w:rPr>
        <w:t>34</w:t>
      </w:r>
      <w:r w:rsidR="002519AA">
        <w:rPr>
          <w:lang w:val="en-US"/>
        </w:rPr>
        <w:fldChar w:fldCharType="end"/>
      </w:r>
      <w:r w:rsidR="00B4573F" w:rsidRPr="09A00C47">
        <w:rPr>
          <w:lang w:val="en-US"/>
        </w:rPr>
        <w:t xml:space="preserve"> </w:t>
      </w:r>
    </w:p>
    <w:p w14:paraId="0FE81D7B" w14:textId="23F41986" w:rsidR="00B41AB0" w:rsidRDefault="00BE47BE" w:rsidP="006D6531">
      <w:pPr>
        <w:rPr>
          <w:lang w:val="en-US"/>
        </w:rPr>
      </w:pPr>
      <w:r>
        <w:rPr>
          <w:lang w:val="en-US"/>
        </w:rPr>
        <w:t>The second option,</w:t>
      </w:r>
      <w:r w:rsidR="00740AED" w:rsidRPr="09A00C47">
        <w:rPr>
          <w:lang w:val="en-US"/>
        </w:rPr>
        <w:t xml:space="preserve"> “transform, then impute”</w:t>
      </w:r>
      <w:r w:rsidR="009A2A4D">
        <w:rPr>
          <w:lang w:val="en-US"/>
        </w:rPr>
        <w:t>,</w:t>
      </w:r>
      <w:r w:rsidR="00D5329E" w:rsidRPr="09A00C47">
        <w:rPr>
          <w:lang w:val="en-US"/>
        </w:rPr>
        <w:t xml:space="preserve"> or “just</w:t>
      </w:r>
      <w:r w:rsidR="00D5329E" w:rsidRPr="09A00C47">
        <w:rPr>
          <w:b/>
          <w:bCs/>
          <w:lang w:val="en-US"/>
        </w:rPr>
        <w:t xml:space="preserve"> </w:t>
      </w:r>
      <w:r w:rsidR="00D5329E" w:rsidRPr="09A00C47">
        <w:rPr>
          <w:lang w:val="en-US"/>
        </w:rPr>
        <w:t>another variable”</w:t>
      </w:r>
      <w:r w:rsidR="00740AED" w:rsidRPr="09A00C47">
        <w:rPr>
          <w:lang w:val="en-US"/>
        </w:rPr>
        <w:t>,</w:t>
      </w:r>
      <w:r w:rsidR="00B4573F" w:rsidRPr="09A00C47">
        <w:rPr>
          <w:lang w:val="en-US"/>
        </w:rPr>
        <w:t xml:space="preserve"> </w:t>
      </w:r>
      <w:r w:rsidR="00A96950">
        <w:rPr>
          <w:lang w:val="en-US"/>
        </w:rPr>
        <w:t>t</w:t>
      </w:r>
      <w:r w:rsidR="00A96950" w:rsidRPr="00A96950">
        <w:rPr>
          <w:lang w:val="en-US"/>
        </w:rPr>
        <w:t>reats the derived covariate as an independent variable in the imputation model</w:t>
      </w:r>
      <w:r w:rsidR="00B4573F" w:rsidRPr="09A00C47">
        <w:rPr>
          <w:lang w:val="en-US"/>
        </w:rPr>
        <w:t>.</w:t>
      </w:r>
      <w:r w:rsidR="00586463" w:rsidRPr="09A00C47">
        <w:rPr>
          <w:lang w:val="en-US"/>
        </w:rPr>
        <w:fldChar w:fldCharType="begin"/>
      </w:r>
      <w:r w:rsidR="004866FE">
        <w:rPr>
          <w:lang w:val="en-US"/>
        </w:rPr>
        <w:instrText xml:space="preserve"> ADDIN EN.CITE &lt;EndNote&gt;&lt;Cite&gt;&lt;Author&gt;van Buuren&lt;/Author&gt;&lt;Year&gt;2011&lt;/Year&gt;&lt;RecNum&gt;75&lt;/RecNum&gt;&lt;DisplayText&gt;&lt;style face="superscript"&gt;17&lt;/style&gt;&lt;/DisplayText&gt;&lt;record&gt;&lt;rec-number&gt;75&lt;/rec-number&gt;&lt;foreign-keys&gt;&lt;key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586463" w:rsidRPr="09A00C47">
        <w:rPr>
          <w:lang w:val="en-US"/>
        </w:rPr>
        <w:fldChar w:fldCharType="separate"/>
      </w:r>
      <w:r w:rsidR="004866FE" w:rsidRPr="004866FE">
        <w:rPr>
          <w:noProof/>
          <w:vertAlign w:val="superscript"/>
          <w:lang w:val="en-US"/>
        </w:rPr>
        <w:t>17</w:t>
      </w:r>
      <w:r w:rsidR="00586463" w:rsidRPr="09A00C47">
        <w:rPr>
          <w:lang w:val="en-US"/>
        </w:rPr>
        <w:fldChar w:fldCharType="end"/>
      </w:r>
      <w:r w:rsidR="00B4573F" w:rsidRPr="09A00C47">
        <w:rPr>
          <w:lang w:val="en-US"/>
        </w:rPr>
        <w:t xml:space="preserve"> </w:t>
      </w:r>
      <w:r w:rsidR="00DB1E27" w:rsidRPr="00DB1E27">
        <w:rPr>
          <w:lang w:val="en-US"/>
        </w:rPr>
        <w:t>Here, the derived and component covariates (e.g., BMI, height, and weight) are imputed together</w:t>
      </w:r>
      <w:r w:rsidR="00B4573F" w:rsidRPr="09A00C47">
        <w:rPr>
          <w:lang w:val="en-US"/>
        </w:rPr>
        <w:t>.</w:t>
      </w:r>
      <w:r w:rsidR="00044837" w:rsidRPr="09A00C47">
        <w:rPr>
          <w:lang w:val="en-US"/>
        </w:rPr>
        <w:t xml:space="preserve"> </w:t>
      </w:r>
      <w:r w:rsidR="000C7019" w:rsidRPr="000C7019">
        <w:rPr>
          <w:lang w:val="en-US"/>
        </w:rPr>
        <w:t>This approach aligns the imputation model with the analysis model</w:t>
      </w:r>
      <w:r w:rsidR="00374637">
        <w:rPr>
          <w:lang w:val="en-US"/>
        </w:rPr>
        <w:t xml:space="preserve"> </w:t>
      </w:r>
      <w:r w:rsidR="00887333" w:rsidRPr="00887333">
        <w:rPr>
          <w:lang w:val="en-US"/>
        </w:rPr>
        <w:t xml:space="preserve">and has been shown to perform </w:t>
      </w:r>
      <w:r w:rsidR="00887333">
        <w:rPr>
          <w:lang w:val="en-US"/>
        </w:rPr>
        <w:t>the best</w:t>
      </w:r>
      <w:r w:rsidR="00887333" w:rsidRPr="00887333">
        <w:rPr>
          <w:lang w:val="en-US"/>
        </w:rPr>
        <w:t xml:space="preserve"> in estimating interaction and quadratic effects</w:t>
      </w:r>
      <w:r w:rsidR="00F550EA">
        <w:rPr>
          <w:lang w:val="en-US"/>
        </w:rPr>
        <w:t xml:space="preserve"> in regression models</w:t>
      </w:r>
      <w:r w:rsidR="00301143">
        <w:rPr>
          <w:lang w:val="en-US"/>
        </w:rPr>
        <w:t>.</w:t>
      </w:r>
      <w:r w:rsidR="00374637">
        <w:rPr>
          <w:lang w:val="en-US"/>
        </w:rPr>
        <w:fldChar w:fldCharType="begin">
          <w:fldData xml:space="preserve">PEVuZE5vdGU+PENpdGU+PEF1dGhvcj52b24gSGlwcGVsPC9BdXRob3I+PFllYXI+MjAwOTwvWWVh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</w:fldData>
        </w:fldChar>
      </w:r>
      <w:r w:rsidR="004866FE">
        <w:rPr>
          <w:lang w:val="en-US"/>
        </w:rPr>
        <w:instrText xml:space="preserve"> ADDIN EN.CITE </w:instrText>
      </w:r>
      <w:r w:rsidR="004866FE">
        <w:rPr>
          <w:lang w:val="en-US"/>
        </w:rPr>
        <w:fldChar w:fldCharType="begin">
          <w:fldData xml:space="preserve">PEVuZE5vdGU+PENpdGU+PEF1dGhvcj52b24gSGlwcGVsPC9BdXRob3I+PFllYXI+MjAwOTwvWWVh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</w:fldData>
        </w:fldChar>
      </w:r>
      <w:r w:rsidR="004866FE">
        <w:rPr>
          <w:lang w:val="en-US"/>
        </w:rPr>
        <w:instrText xml:space="preserve"> ADDIN EN.CITE.DATA </w:instrText>
      </w:r>
      <w:r w:rsidR="004866FE">
        <w:rPr>
          <w:lang w:val="en-US"/>
        </w:rPr>
      </w:r>
      <w:r w:rsidR="004866FE">
        <w:rPr>
          <w:lang w:val="en-US"/>
        </w:rPr>
        <w:fldChar w:fldCharType="end"/>
      </w:r>
      <w:r w:rsidR="00374637">
        <w:rPr>
          <w:lang w:val="en-US"/>
        </w:rPr>
      </w:r>
      <w:r w:rsidR="00374637">
        <w:rPr>
          <w:lang w:val="en-US"/>
        </w:rPr>
        <w:fldChar w:fldCharType="separate"/>
      </w:r>
      <w:r w:rsidR="004866FE" w:rsidRPr="004866FE">
        <w:rPr>
          <w:noProof/>
          <w:vertAlign w:val="superscript"/>
          <w:lang w:val="en-US"/>
        </w:rPr>
        <w:t>34, 41</w:t>
      </w:r>
      <w:r w:rsidR="00374637">
        <w:rPr>
          <w:lang w:val="en-US"/>
        </w:rPr>
        <w:fldChar w:fldCharType="end"/>
      </w:r>
      <w:r w:rsidR="00B4573F" w:rsidRPr="09A00C47">
        <w:rPr>
          <w:lang w:val="en-US"/>
        </w:rPr>
        <w:t xml:space="preserve"> </w:t>
      </w:r>
      <w:r w:rsidR="00F41B71" w:rsidRPr="00F41B71">
        <w:rPr>
          <w:lang w:val="en-US"/>
        </w:rPr>
        <w:t>A drawback is that it can disrupt the relationship between derived covariates and their components, leading to implausible values</w:t>
      </w:r>
      <w:r w:rsidR="00B4573F" w:rsidRPr="09A00C47">
        <w:rPr>
          <w:lang w:val="en-US"/>
        </w:rPr>
        <w:t>.</w:t>
      </w:r>
      <w:r w:rsidR="00586463" w:rsidRPr="09A00C47">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586463" w:rsidRPr="09A00C47">
        <w:rPr>
          <w:lang w:val="en-US"/>
        </w:rPr>
        <w:fldChar w:fldCharType="separate"/>
      </w:r>
      <w:r w:rsidR="00C127C8" w:rsidRPr="00C127C8">
        <w:rPr>
          <w:noProof/>
          <w:vertAlign w:val="superscript"/>
          <w:lang w:val="en-US"/>
        </w:rPr>
        <w:t>8</w:t>
      </w:r>
      <w:r w:rsidR="00586463" w:rsidRPr="09A00C47">
        <w:rPr>
          <w:lang w:val="en-US"/>
        </w:rPr>
        <w:fldChar w:fldCharType="end"/>
      </w:r>
      <w:r w:rsidR="002D0AD3">
        <w:rPr>
          <w:lang w:val="en-US"/>
        </w:rPr>
        <w:t xml:space="preserve"> </w:t>
      </w:r>
      <w:r w:rsidR="00505517">
        <w:rPr>
          <w:lang w:val="en-US"/>
        </w:rPr>
        <w:t xml:space="preserve"> </w:t>
      </w:r>
    </w:p>
    <w:p w14:paraId="08397023" w14:textId="2ADC8C60" w:rsidR="001C521A" w:rsidRDefault="00540126" w:rsidP="006D6531">
      <w:pPr>
        <w:rPr>
          <w:lang w:val="en-US"/>
        </w:rPr>
      </w:pPr>
      <w:r>
        <w:rPr>
          <w:lang w:val="en-US"/>
        </w:rPr>
        <w:t>Th</w:t>
      </w:r>
      <w:r w:rsidR="00F7538C">
        <w:rPr>
          <w:lang w:val="en-US"/>
        </w:rPr>
        <w:t>e</w:t>
      </w:r>
      <w:r w:rsidR="002B39E4">
        <w:rPr>
          <w:lang w:val="en-US"/>
        </w:rPr>
        <w:t xml:space="preserve"> </w:t>
      </w:r>
      <w:r w:rsidR="008B4826">
        <w:rPr>
          <w:lang w:val="en-US"/>
        </w:rPr>
        <w:t>third</w:t>
      </w:r>
      <w:r w:rsidR="0029575D">
        <w:rPr>
          <w:lang w:val="en-US"/>
        </w:rPr>
        <w:t xml:space="preserve"> technique</w:t>
      </w:r>
      <w:r w:rsidR="001D5A09">
        <w:rPr>
          <w:lang w:val="en-US"/>
        </w:rPr>
        <w:t xml:space="preserve"> is called </w:t>
      </w:r>
      <w:r w:rsidR="00D57E6D">
        <w:rPr>
          <w:lang w:val="en-US"/>
        </w:rPr>
        <w:t xml:space="preserve">“passive imputation,” or “transform, impute, then transform again.” It calculates the transformation on the fly within the imputation algorithm. This </w:t>
      </w:r>
      <w:r w:rsidR="00D57E6D">
        <w:rPr>
          <w:lang w:val="en-US"/>
        </w:rPr>
        <w:lastRenderedPageBreak/>
        <w:t>incorporates the derived covariate into the imputation model,</w:t>
      </w:r>
      <w:r w:rsidR="005F69A8">
        <w:rPr>
          <w:lang w:val="en-US"/>
        </w:rPr>
        <w:t xml:space="preserve"> </w:t>
      </w:r>
      <w:r w:rsidR="00216FDB" w:rsidRPr="00216FDB">
        <w:rPr>
          <w:lang w:val="en-US"/>
        </w:rPr>
        <w:t xml:space="preserve">preserving the relationship between the derived and component </w:t>
      </w:r>
      <w:r w:rsidR="006A0447">
        <w:rPr>
          <w:lang w:val="en-US"/>
        </w:rPr>
        <w:t>covariates</w:t>
      </w:r>
      <w:r w:rsidR="00131952">
        <w:rPr>
          <w:lang w:val="en-US"/>
        </w:rPr>
        <w:t>.</w:t>
      </w:r>
      <w:r w:rsidR="007F74C8">
        <w:rPr>
          <w:lang w:val="en-US"/>
        </w:rPr>
        <w:fldChar w:fldCharType="begin"/>
      </w:r>
      <w:r w:rsidR="004866FE">
        <w:rPr>
          <w:lang w:val="en-US"/>
        </w:rPr>
        <w:instrText xml:space="preserve"> ADDIN EN.CITE &lt;EndNote&gt;&lt;Cite&gt;&lt;Author&gt;von Hippel&lt;/Author&gt;&lt;Year&gt;2009&lt;/Year&gt;&lt;RecNum&gt;25&lt;/RecNum&gt;&lt;DisplayText&gt;&lt;style face="superscript"&gt;34&lt;/style&gt;&lt;/DisplayText&gt;&lt;record&gt;&lt;rec-number&gt;25&lt;/rec-number&gt;&lt;foreign-keys&gt;&lt;key app="EN" db-id="ss92raaewt9rt0e55p6pe9ah5fa2r9tvxxwp" timestamp="1704721931"&gt;25&lt;/key&gt;&lt;/foreign-keys&gt;&lt;ref-type name="Journal Article"&gt;17&lt;/ref-type&gt;&lt;contributors&gt;&lt;authors&gt;&lt;author&gt;von Hippel, Paul T.&lt;/author&gt;&lt;/authors&gt;&lt;/contributors&gt;&lt;titles&gt;&lt;title&gt;8. How to Impute Interactions, Squares, and other Transformed Variables&lt;/title&gt;&lt;secondary-title&gt;Sociological Methodology&lt;/secondary-title&gt;&lt;/titles&gt;&lt;periodical&gt;&lt;full-title&gt;Sociological Methodology&lt;/full-title&gt;&lt;/periodical&gt;&lt;pages&gt;265-291&lt;/pages&gt;&lt;volume&gt;39&lt;/volume&gt;&lt;number&gt;1&lt;/number&gt;&lt;dates&gt;&lt;year&gt;2009&lt;/year&gt;&lt;pub-dates&gt;&lt;date&gt;2009/08/01&lt;/date&gt;&lt;/pub-dates&gt;&lt;/dates&gt;&lt;publisher&gt;SAGE Publications Inc&lt;/publisher&gt;&lt;isbn&gt;0081-1750&lt;/isbn&gt;&lt;urls&gt;&lt;related-urls&gt;&lt;url&gt;https://doi.org/10.1111/j.1467-9531.2009.01215.x&lt;/url&gt;&lt;/related-urls&gt;&lt;/urls&gt;&lt;electronic-resource-num&gt;10.1111/j.1467-9531.2009.01215.x&lt;/electronic-resource-num&gt;&lt;access-date&gt;2024/01/08&lt;/access-date&gt;&lt;/record&gt;&lt;/Cite&gt;&lt;/EndNote&gt;</w:instrText>
      </w:r>
      <w:r w:rsidR="007F74C8">
        <w:rPr>
          <w:lang w:val="en-US"/>
        </w:rPr>
        <w:fldChar w:fldCharType="separate"/>
      </w:r>
      <w:r w:rsidR="004866FE" w:rsidRPr="004866FE">
        <w:rPr>
          <w:noProof/>
          <w:vertAlign w:val="superscript"/>
          <w:lang w:val="en-US"/>
        </w:rPr>
        <w:t>34</w:t>
      </w:r>
      <w:r w:rsidR="007F74C8">
        <w:rPr>
          <w:lang w:val="en-US"/>
        </w:rPr>
        <w:fldChar w:fldCharType="end"/>
      </w:r>
      <w:r w:rsidR="00F722B2">
        <w:rPr>
          <w:lang w:val="en-US"/>
        </w:rPr>
        <w:t xml:space="preserve"> </w:t>
      </w:r>
      <w:r w:rsidR="00843D05">
        <w:rPr>
          <w:lang w:val="en-US"/>
        </w:rPr>
        <w:t>Although</w:t>
      </w:r>
      <w:r w:rsidR="0084762A">
        <w:rPr>
          <w:lang w:val="en-US"/>
        </w:rPr>
        <w:t xml:space="preserve"> it</w:t>
      </w:r>
      <w:r w:rsidR="00843D05">
        <w:rPr>
          <w:lang w:val="en-US"/>
        </w:rPr>
        <w:t xml:space="preserve"> </w:t>
      </w:r>
      <w:r w:rsidR="00D865D5">
        <w:rPr>
          <w:lang w:val="en-US"/>
        </w:rPr>
        <w:t xml:space="preserve">intuitively makes sense, </w:t>
      </w:r>
      <w:r w:rsidR="00802981">
        <w:rPr>
          <w:lang w:val="en-US"/>
        </w:rPr>
        <w:t>v</w:t>
      </w:r>
      <w:r w:rsidR="00D865D5">
        <w:rPr>
          <w:lang w:val="en-US"/>
        </w:rPr>
        <w:t xml:space="preserve">on </w:t>
      </w:r>
      <w:r w:rsidR="00802981">
        <w:rPr>
          <w:lang w:val="en-US"/>
        </w:rPr>
        <w:t>H</w:t>
      </w:r>
      <w:r w:rsidR="00D865D5">
        <w:rPr>
          <w:lang w:val="en-US"/>
        </w:rPr>
        <w:t xml:space="preserve">ippel </w:t>
      </w:r>
      <w:r w:rsidR="00802981">
        <w:rPr>
          <w:lang w:val="en-US"/>
        </w:rPr>
        <w:t xml:space="preserve">showed that </w:t>
      </w:r>
      <w:r w:rsidR="00FD4BFE">
        <w:rPr>
          <w:lang w:val="en-US"/>
        </w:rPr>
        <w:t>“passive imputation” is</w:t>
      </w:r>
      <w:r w:rsidR="00EA38CA" w:rsidRPr="00EA38CA">
        <w:rPr>
          <w:lang w:val="en-US"/>
        </w:rPr>
        <w:t xml:space="preserve"> merely a more sophisticated version</w:t>
      </w:r>
      <w:r w:rsidR="006D22F4">
        <w:rPr>
          <w:lang w:val="en-US"/>
        </w:rPr>
        <w:t xml:space="preserve"> </w:t>
      </w:r>
      <w:r w:rsidR="00FD4BFE">
        <w:rPr>
          <w:lang w:val="en-US"/>
        </w:rPr>
        <w:t xml:space="preserve">of </w:t>
      </w:r>
      <w:r w:rsidR="001B3070">
        <w:rPr>
          <w:lang w:val="en-US"/>
        </w:rPr>
        <w:t>the </w:t>
      </w:r>
      <w:r w:rsidR="00D54260">
        <w:rPr>
          <w:lang w:val="en-US"/>
        </w:rPr>
        <w:t xml:space="preserve">“impute, then transform” </w:t>
      </w:r>
      <w:r w:rsidR="00DF5E58">
        <w:rPr>
          <w:lang w:val="en-US"/>
        </w:rPr>
        <w:t xml:space="preserve">technique, and </w:t>
      </w:r>
      <w:r w:rsidR="003B7C0F">
        <w:rPr>
          <w:lang w:val="en-US"/>
        </w:rPr>
        <w:t>both methods</w:t>
      </w:r>
      <w:r w:rsidR="00DF5E58">
        <w:rPr>
          <w:lang w:val="en-US"/>
        </w:rPr>
        <w:t xml:space="preserve"> share </w:t>
      </w:r>
      <w:r w:rsidR="00067988">
        <w:rPr>
          <w:lang w:val="en-US"/>
        </w:rPr>
        <w:t>the same biases</w:t>
      </w:r>
      <w:r w:rsidR="001E65DB">
        <w:rPr>
          <w:lang w:val="en-US"/>
        </w:rPr>
        <w:t xml:space="preserve"> when covariates are MAR</w:t>
      </w:r>
      <w:r w:rsidR="00067988">
        <w:rPr>
          <w:lang w:val="en-US"/>
        </w:rPr>
        <w:t>.</w:t>
      </w:r>
      <w:r w:rsidR="00071E13">
        <w:rPr>
          <w:lang w:val="en-US"/>
        </w:rPr>
        <w:fldChar w:fldCharType="begin"/>
      </w:r>
      <w:r w:rsidR="004866FE">
        <w:rPr>
          <w:lang w:val="en-US"/>
        </w:rPr>
        <w:instrText xml:space="preserve"> ADDIN EN.CITE &lt;EndNote&gt;&lt;Cite&gt;&lt;Author&gt;von Hippel&lt;/Author&gt;&lt;Year&gt;2009&lt;/Year&gt;&lt;RecNum&gt;25&lt;/RecNum&gt;&lt;DisplayText&gt;&lt;style face="superscript"&gt;34&lt;/style&gt;&lt;/DisplayText&gt;&lt;record&gt;&lt;rec-number&gt;25&lt;/rec-number&gt;&lt;foreign-keys&gt;&lt;key app="EN" db-id="ss92raaewt9rt0e55p6pe9ah5fa2r9tvxxwp" timestamp="1704721931"&gt;25&lt;/key&gt;&lt;/foreign-keys&gt;&lt;ref-type name="Journal Article"&gt;17&lt;/ref-type&gt;&lt;contributors&gt;&lt;authors&gt;&lt;author&gt;von Hippel, Paul T.&lt;/author&gt;&lt;/authors&gt;&lt;/contributors&gt;&lt;titles&gt;&lt;title&gt;8. How to Impute Interactions, Squares, and other Transformed Variables&lt;/title&gt;&lt;secondary-title&gt;Sociological Methodology&lt;/secondary-title&gt;&lt;/titles&gt;&lt;periodical&gt;&lt;full-title&gt;Sociological Methodology&lt;/full-title&gt;&lt;/periodical&gt;&lt;pages&gt;265-291&lt;/pages&gt;&lt;volume&gt;39&lt;/volume&gt;&lt;number&gt;1&lt;/number&gt;&lt;dates&gt;&lt;year&gt;2009&lt;/year&gt;&lt;pub-dates&gt;&lt;date&gt;2009/08/01&lt;/date&gt;&lt;/pub-dates&gt;&lt;/dates&gt;&lt;publisher&gt;SAGE Publications Inc&lt;/publisher&gt;&lt;isbn&gt;0081-1750&lt;/isbn&gt;&lt;urls&gt;&lt;related-urls&gt;&lt;url&gt;https://doi.org/10.1111/j.1467-9531.2009.01215.x&lt;/url&gt;&lt;/related-urls&gt;&lt;/urls&gt;&lt;electronic-resource-num&gt;10.1111/j.1467-9531.2009.01215.x&lt;/electronic-resource-num&gt;&lt;access-date&gt;2024/01/08&lt;/access-date&gt;&lt;/record&gt;&lt;/Cite&gt;&lt;/EndNote&gt;</w:instrText>
      </w:r>
      <w:r w:rsidR="00071E13">
        <w:rPr>
          <w:lang w:val="en-US"/>
        </w:rPr>
        <w:fldChar w:fldCharType="separate"/>
      </w:r>
      <w:r w:rsidR="004866FE" w:rsidRPr="004866FE">
        <w:rPr>
          <w:noProof/>
          <w:vertAlign w:val="superscript"/>
          <w:lang w:val="en-US"/>
        </w:rPr>
        <w:t>34</w:t>
      </w:r>
      <w:r w:rsidR="00071E13">
        <w:rPr>
          <w:lang w:val="en-US"/>
        </w:rPr>
        <w:fldChar w:fldCharType="end"/>
      </w:r>
      <w:r w:rsidR="00843D05">
        <w:rPr>
          <w:lang w:val="en-US"/>
        </w:rPr>
        <w:t xml:space="preserve"> </w:t>
      </w:r>
      <w:r w:rsidR="005C2FBB" w:rsidRPr="005C2FBB">
        <w:rPr>
          <w:lang w:val="en-US"/>
        </w:rPr>
        <w:t>Bartlett</w:t>
      </w:r>
      <w:r w:rsidR="005C2FBB">
        <w:rPr>
          <w:lang w:val="en-US"/>
        </w:rPr>
        <w:t xml:space="preserve"> et al. also </w:t>
      </w:r>
      <w:r w:rsidR="009F629B">
        <w:rPr>
          <w:lang w:val="en-US"/>
        </w:rPr>
        <w:t>demonstrated</w:t>
      </w:r>
      <w:r w:rsidR="00DB4495">
        <w:rPr>
          <w:lang w:val="en-US"/>
        </w:rPr>
        <w:t xml:space="preserve"> severely biased covariate </w:t>
      </w:r>
      <w:r w:rsidR="009F629B">
        <w:rPr>
          <w:lang w:val="en-US"/>
        </w:rPr>
        <w:t>effect estimates obtained from “passive imputation” when covariates are</w:t>
      </w:r>
      <w:r w:rsidR="00DB4495">
        <w:rPr>
          <w:lang w:val="en-US"/>
        </w:rPr>
        <w:t xml:space="preserve"> </w:t>
      </w:r>
      <w:r w:rsidR="009F629B">
        <w:rPr>
          <w:lang w:val="en-US"/>
        </w:rPr>
        <w:t>MAR.</w:t>
      </w:r>
      <w:r w:rsidR="005B6503">
        <w:rPr>
          <w:lang w:val="en-US"/>
        </w:rPr>
        <w:fldChar w:fldCharType="begin"/>
      </w:r>
      <w:r w:rsidR="004866FE">
        <w:rPr>
          <w:lang w:val="en-US"/>
        </w:rPr>
        <w:instrText xml:space="preserve"> ADDIN EN.CITE &lt;EndNote&gt;&lt;Cite&gt;&lt;Author&gt;Bartlett&lt;/Author&gt;&lt;Year&gt;2015&lt;/Year&gt;&lt;RecNum&gt;95&lt;/RecNum&gt;&lt;DisplayText&gt;&lt;style face="superscript"&gt;42&lt;/style&gt;&lt;/DisplayText&gt;&lt;record&gt;&lt;rec-number&gt;95&lt;/rec-number&gt;&lt;foreign-keys&gt;&lt;key app="EN" db-id="ss92raaewt9rt0e55p6pe9ah5fa2r9tvxxwp" timestamp="1730110075"&gt;95&lt;/key&gt;&lt;/foreign-keys&gt;&lt;ref-type name="Journal Article"&gt;17&lt;/ref-type&gt;&lt;contributors&gt;&lt;authors&gt;&lt;author&gt;Bartlett, Jonathan W&lt;/author&gt;&lt;author&gt;Seaman, Shaun R&lt;/author&gt;&lt;author&gt;White, Ian R&lt;/author&gt;&lt;author&gt;Carpenter, James R&lt;/author&gt;&lt;/authors&gt;&lt;/contributors&gt;&lt;titles&gt;&lt;title&gt;Multiple imputation of covariates by fully conditional specification: Accommodating the substantive model&lt;/title&gt;&lt;secondary-title&gt;Statistical Methods in Medical Research&lt;/secondary-title&gt;&lt;/titles&gt;&lt;periodical&gt;&lt;full-title&gt;Statistical Methods in Medical Research&lt;/full-title&gt;&lt;/periodical&gt;&lt;pages&gt;462-487&lt;/pages&gt;&lt;volume&gt;24&lt;/volume&gt;&lt;number&gt;4&lt;/number&gt;&lt;keywords&gt;&lt;keyword&gt;multiple imputation,compatibility,non-linearities,interactions,rejection sampling,fully conditional specification&lt;/keyword&gt;&lt;/keywords&gt;&lt;dates&gt;&lt;year&gt;2015&lt;/year&gt;&lt;/dates&gt;&lt;accession-num&gt;24525487&lt;/accession-num&gt;&lt;urls&gt;&lt;related-urls&gt;&lt;url&gt;https://journals.sagepub.com/doi/abs/10.1177/0962280214521348&lt;/url&gt;&lt;/related-urls&gt;&lt;/urls&gt;&lt;electronic-resource-num&gt;10.1177/0962280214521348&lt;/electronic-resource-num&gt;&lt;/record&gt;&lt;/Cite&gt;&lt;/EndNote&gt;</w:instrText>
      </w:r>
      <w:r w:rsidR="005B6503">
        <w:rPr>
          <w:lang w:val="en-US"/>
        </w:rPr>
        <w:fldChar w:fldCharType="separate"/>
      </w:r>
      <w:r w:rsidR="004866FE" w:rsidRPr="004866FE">
        <w:rPr>
          <w:noProof/>
          <w:vertAlign w:val="superscript"/>
          <w:lang w:val="en-US"/>
        </w:rPr>
        <w:t>42</w:t>
      </w:r>
      <w:r w:rsidR="005B6503">
        <w:rPr>
          <w:lang w:val="en-US"/>
        </w:rPr>
        <w:fldChar w:fldCharType="end"/>
      </w:r>
      <w:r w:rsidR="009F629B">
        <w:rPr>
          <w:lang w:val="en-US"/>
        </w:rPr>
        <w:t xml:space="preserve"> </w:t>
      </w:r>
    </w:p>
    <w:p w14:paraId="7F991DF4" w14:textId="6EC11953" w:rsidR="00B4573F" w:rsidRDefault="00AF5382" w:rsidP="006D6531">
      <w:pPr>
        <w:rPr>
          <w:ins w:id="133" w:author="My Luong Vuong" w:date="2025-02-09T15:50:00Z"/>
          <w:lang w:val="en-US"/>
        </w:rPr>
      </w:pPr>
      <w:r w:rsidRPr="00AF5382">
        <w:rPr>
          <w:lang w:val="en-US"/>
        </w:rPr>
        <w:t>All three methods discussed above have limitations, either producing implausible imputed values or introducing high biases, highlighting the need for improved techniques</w:t>
      </w:r>
      <w:r w:rsidR="0037757B">
        <w:rPr>
          <w:lang w:val="en-US"/>
        </w:rPr>
        <w:t>.</w:t>
      </w:r>
      <w:r w:rsidR="004D2F88">
        <w:rPr>
          <w:lang w:val="en-US"/>
        </w:rPr>
        <w:t xml:space="preserve"> </w:t>
      </w:r>
      <w:r w:rsidR="00E55F3D" w:rsidRPr="00E55F3D">
        <w:rPr>
          <w:lang w:val="en-US"/>
        </w:rPr>
        <w:t xml:space="preserve">Substantive </w:t>
      </w:r>
      <w:r w:rsidR="001B3070">
        <w:rPr>
          <w:lang w:val="en-US"/>
        </w:rPr>
        <w:t>model-compatible</w:t>
      </w:r>
      <w:r w:rsidR="00E55F3D" w:rsidRPr="00E55F3D">
        <w:rPr>
          <w:lang w:val="en-US"/>
        </w:rPr>
        <w:t xml:space="preserve"> FCS has emerged as a promising alternative, showing substantial improvements over the other methods when imputing squared terms and interactions</w:t>
      </w:r>
      <w:r w:rsidR="00630E83" w:rsidRPr="00630E83">
        <w:rPr>
          <w:lang w:val="en-US"/>
        </w:rPr>
        <w:t>.</w:t>
      </w:r>
      <w:r w:rsidR="006A4F5D">
        <w:rPr>
          <w:lang w:val="en-US"/>
        </w:rPr>
        <w:fldChar w:fldCharType="begin"/>
      </w:r>
      <w:r w:rsidR="004866FE">
        <w:rPr>
          <w:lang w:val="en-US"/>
        </w:rPr>
        <w:instrText xml:space="preserve"> ADDIN EN.CITE &lt;EndNote&gt;&lt;Cite&gt;&lt;Author&gt;Bartlett&lt;/Author&gt;&lt;Year&gt;2015&lt;/Year&gt;&lt;RecNum&gt;95&lt;/RecNum&gt;&lt;DisplayText&gt;&lt;style face="superscript"&gt;42&lt;/style&gt;&lt;/DisplayText&gt;&lt;record&gt;&lt;rec-number&gt;95&lt;/rec-number&gt;&lt;foreign-keys&gt;&lt;key app="EN" db-id="ss92raaewt9rt0e55p6pe9ah5fa2r9tvxxwp" timestamp="1730110075"&gt;95&lt;/key&gt;&lt;/foreign-keys&gt;&lt;ref-type name="Journal Article"&gt;17&lt;/ref-type&gt;&lt;contributors&gt;&lt;authors&gt;&lt;author&gt;Bartlett, Jonathan W&lt;/author&gt;&lt;author&gt;Seaman, Shaun R&lt;/author&gt;&lt;author&gt;White, Ian R&lt;/author&gt;&lt;author&gt;Carpenter, James R&lt;/author&gt;&lt;/authors&gt;&lt;/contributors&gt;&lt;titles&gt;&lt;title&gt;Multiple imputation of covariates by fully conditional specification: Accommodating the substantive model&lt;/title&gt;&lt;secondary-title&gt;Statistical Methods in Medical Research&lt;/secondary-title&gt;&lt;/titles&gt;&lt;periodical&gt;&lt;full-title&gt;Statistical Methods in Medical Research&lt;/full-title&gt;&lt;/periodical&gt;&lt;pages&gt;462-487&lt;/pages&gt;&lt;volume&gt;24&lt;/volume&gt;&lt;number&gt;4&lt;/number&gt;&lt;keywords&gt;&lt;keyword&gt;multiple imputation,compatibility,non-linearities,interactions,rejection sampling,fully conditional specification&lt;/keyword&gt;&lt;/keywords&gt;&lt;dates&gt;&lt;year&gt;2015&lt;/year&gt;&lt;/dates&gt;&lt;accession-num&gt;24525487&lt;/accession-num&gt;&lt;urls&gt;&lt;related-urls&gt;&lt;url&gt;https://journals.sagepub.com/doi/abs/10.1177/0962280214521348&lt;/url&gt;&lt;/related-urls&gt;&lt;/urls&gt;&lt;electronic-resource-num&gt;10.1177/0962280214521348&lt;/electronic-resource-num&gt;&lt;/record&gt;&lt;/Cite&gt;&lt;/EndNote&gt;</w:instrText>
      </w:r>
      <w:r w:rsidR="006A4F5D">
        <w:rPr>
          <w:lang w:val="en-US"/>
        </w:rPr>
        <w:fldChar w:fldCharType="separate"/>
      </w:r>
      <w:r w:rsidR="004866FE" w:rsidRPr="004866FE">
        <w:rPr>
          <w:noProof/>
          <w:vertAlign w:val="superscript"/>
          <w:lang w:val="en-US"/>
        </w:rPr>
        <w:t>42</w:t>
      </w:r>
      <w:r w:rsidR="006A4F5D">
        <w:rPr>
          <w:lang w:val="en-US"/>
        </w:rPr>
        <w:fldChar w:fldCharType="end"/>
      </w:r>
      <w:r w:rsidR="001B47F8">
        <w:rPr>
          <w:lang w:val="en-US"/>
        </w:rPr>
        <w:t xml:space="preserve"> </w:t>
      </w:r>
      <w:r w:rsidR="00026AA0" w:rsidRPr="00026AA0">
        <w:rPr>
          <w:lang w:val="en-US"/>
        </w:rPr>
        <w:t>However, as it remains relatively new and underexplored, this approach represents a promising area for further research</w:t>
      </w:r>
      <w:r w:rsidR="0082557D" w:rsidRPr="0082557D">
        <w:rPr>
          <w:lang w:val="en-US"/>
        </w:rPr>
        <w:t>.</w:t>
      </w:r>
      <w:r w:rsidR="00954868">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954868">
        <w:rPr>
          <w:lang w:val="en-US"/>
        </w:rPr>
        <w:fldChar w:fldCharType="separate"/>
      </w:r>
      <w:r w:rsidR="00C127C8" w:rsidRPr="00C127C8">
        <w:rPr>
          <w:noProof/>
          <w:vertAlign w:val="superscript"/>
          <w:lang w:val="en-US"/>
        </w:rPr>
        <w:t>8</w:t>
      </w:r>
      <w:r w:rsidR="00954868">
        <w:rPr>
          <w:lang w:val="en-US"/>
        </w:rPr>
        <w:fldChar w:fldCharType="end"/>
      </w:r>
    </w:p>
    <w:p w14:paraId="2CFF4A93" w14:textId="290E6414" w:rsidR="00A716B3" w:rsidRDefault="00A716B3" w:rsidP="006D6531">
      <w:pPr>
        <w:rPr>
          <w:lang w:val="en-US"/>
        </w:rPr>
      </w:pPr>
      <w:ins w:id="134" w:author="My Luong Vuong" w:date="2025-02-09T15:50:00Z">
        <w:r>
          <w:rPr>
            <w:lang w:val="en-US"/>
          </w:rPr>
          <w:t xml:space="preserve">Example </w:t>
        </w:r>
      </w:ins>
      <w:ins w:id="135" w:author="My Luong Vuong" w:date="2025-02-09T15:51:00Z">
        <w:r w:rsidR="00870B19">
          <w:rPr>
            <w:lang w:val="en-US"/>
          </w:rPr>
          <w:t xml:space="preserve">R </w:t>
        </w:r>
      </w:ins>
      <w:ins w:id="136" w:author="My Luong Vuong" w:date="2025-02-09T15:50:00Z">
        <w:r>
          <w:rPr>
            <w:lang w:val="en-US"/>
          </w:rPr>
          <w:t xml:space="preserve">codes </w:t>
        </w:r>
      </w:ins>
      <w:ins w:id="137" w:author="My Luong Vuong" w:date="2025-02-09T15:51:00Z">
        <w:r w:rsidR="00D732F1">
          <w:rPr>
            <w:lang w:val="en-US"/>
          </w:rPr>
          <w:t xml:space="preserve">showcasing these three methods are available in the </w:t>
        </w:r>
        <w:r w:rsidR="00D732F1" w:rsidRPr="00D732F1">
          <w:rPr>
            <w:b/>
            <w:bCs/>
            <w:lang w:val="en-US"/>
            <w:rPrChange w:id="138" w:author="My Luong Vuong" w:date="2025-02-09T15:52:00Z">
              <w:rPr>
                <w:lang w:val="en-US"/>
              </w:rPr>
            </w:rPrChange>
          </w:rPr>
          <w:t>Supplementary Code and Datase</w:t>
        </w:r>
      </w:ins>
      <w:ins w:id="139" w:author="My Luong Vuong" w:date="2025-02-09T15:52:00Z">
        <w:r w:rsidR="00D732F1" w:rsidRPr="00D732F1">
          <w:rPr>
            <w:b/>
            <w:bCs/>
            <w:lang w:val="en-US"/>
            <w:rPrChange w:id="140" w:author="My Luong Vuong" w:date="2025-02-09T15:52:00Z">
              <w:rPr>
                <w:lang w:val="en-US"/>
              </w:rPr>
            </w:rPrChange>
          </w:rPr>
          <w:t>t</w:t>
        </w:r>
        <w:r w:rsidR="00D732F1">
          <w:rPr>
            <w:lang w:val="en-US"/>
          </w:rPr>
          <w:t>.</w:t>
        </w:r>
      </w:ins>
    </w:p>
    <w:p w14:paraId="179B4D06" w14:textId="485DAF62" w:rsidR="005C7CC0" w:rsidRDefault="005D22C3" w:rsidP="005C7CC0">
      <w:pPr>
        <w:pStyle w:val="Heading2"/>
      </w:pPr>
      <w:r>
        <w:t xml:space="preserve">Step </w:t>
      </w:r>
      <w:del w:id="141" w:author="My Luong Vuong" w:date="2025-01-28T22:17:00Z">
        <w:r w:rsidR="00AA15F6" w:rsidDel="005E769B">
          <w:delText>2</w:delText>
        </w:r>
      </w:del>
      <w:ins w:id="142" w:author="My Luong Vuong" w:date="2025-01-28T22:17:00Z">
        <w:r w:rsidR="005E769B">
          <w:t>3</w:t>
        </w:r>
      </w:ins>
      <w:r>
        <w:t xml:space="preserve">: </w:t>
      </w:r>
      <w:del w:id="143" w:author="My Luong Vuong" w:date="2025-01-28T22:17:00Z">
        <w:r w:rsidR="005C7CC0" w:rsidDel="005E769B">
          <w:delText>Imputation of the missing data</w:delText>
        </w:r>
      </w:del>
      <w:ins w:id="144" w:author="My Luong Vuong" w:date="2025-01-28T22:17:00Z">
        <w:r w:rsidR="005E769B">
          <w:t>Produce M multiply imputed data sets</w:t>
        </w:r>
      </w:ins>
    </w:p>
    <w:p w14:paraId="3812DDFC" w14:textId="7FD06934" w:rsidR="00636391" w:rsidRDefault="00600A11" w:rsidP="00BB50A9">
      <w:pPr>
        <w:rPr>
          <w:lang w:val="en-US"/>
        </w:rPr>
      </w:pPr>
      <w:r>
        <w:rPr>
          <w:lang w:val="en-US"/>
        </w:rPr>
        <w:t xml:space="preserve">One of the most important </w:t>
      </w:r>
      <w:r w:rsidR="009C13BB">
        <w:rPr>
          <w:lang w:val="en-US"/>
        </w:rPr>
        <w:t>considerations</w:t>
      </w:r>
      <w:r>
        <w:rPr>
          <w:lang w:val="en-US"/>
        </w:rPr>
        <w:t xml:space="preserve"> in MI </w:t>
      </w:r>
      <w:r w:rsidR="00CB1506">
        <w:rPr>
          <w:lang w:val="en-US"/>
        </w:rPr>
        <w:t>is the number of imputation</w:t>
      </w:r>
      <w:r w:rsidR="003B44DE">
        <w:rPr>
          <w:lang w:val="en-US"/>
        </w:rPr>
        <w:t xml:space="preserve">s </w:t>
      </w:r>
      <w:r w:rsidR="00B308A8" w:rsidRPr="00114921">
        <w:rPr>
          <w:i/>
          <w:iCs/>
          <w:lang w:val="en-US"/>
        </w:rPr>
        <w:t>M</w:t>
      </w:r>
      <w:r w:rsidR="002B2C0D" w:rsidRPr="002B2C0D">
        <w:rPr>
          <w:lang w:val="en-US"/>
        </w:rPr>
        <w:t>.</w:t>
      </w:r>
      <w:r w:rsidR="0068336C">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68336C">
        <w:rPr>
          <w:lang w:val="en-US"/>
        </w:rPr>
      </w:r>
      <w:r w:rsidR="0068336C">
        <w:rPr>
          <w:lang w:val="en-US"/>
        </w:rPr>
        <w:fldChar w:fldCharType="separate"/>
      </w:r>
      <w:r w:rsidR="00C127C8" w:rsidRPr="00C127C8">
        <w:rPr>
          <w:noProof/>
          <w:vertAlign w:val="superscript"/>
          <w:lang w:val="en-US"/>
        </w:rPr>
        <w:t>11</w:t>
      </w:r>
      <w:r w:rsidR="0068336C">
        <w:rPr>
          <w:lang w:val="en-US"/>
        </w:rPr>
        <w:fldChar w:fldCharType="end"/>
      </w:r>
      <w:r w:rsidR="002B2C0D" w:rsidRPr="002B2C0D">
        <w:rPr>
          <w:lang w:val="en-US"/>
        </w:rPr>
        <w:t xml:space="preserve"> </w:t>
      </w:r>
      <w:r w:rsidR="006F76BF">
        <w:rPr>
          <w:lang w:val="en-US"/>
        </w:rPr>
        <w:t xml:space="preserve">It is conventionally </w:t>
      </w:r>
      <w:r w:rsidR="00FE3068">
        <w:rPr>
          <w:lang w:val="en-US"/>
        </w:rPr>
        <w:t>recommended</w:t>
      </w:r>
      <w:r w:rsidR="002B2C0D" w:rsidRPr="002B2C0D">
        <w:rPr>
          <w:lang w:val="en-US"/>
        </w:rPr>
        <w:t xml:space="preserve"> that </w:t>
      </w:r>
      <w:r w:rsidR="00D00B40">
        <w:rPr>
          <w:lang w:val="en-US"/>
        </w:rPr>
        <w:t>three</w:t>
      </w:r>
      <w:r w:rsidR="002B2C0D" w:rsidRPr="002B2C0D">
        <w:rPr>
          <w:lang w:val="en-US"/>
        </w:rPr>
        <w:t xml:space="preserve"> to </w:t>
      </w:r>
      <w:r w:rsidR="00D00B40">
        <w:rPr>
          <w:lang w:val="en-US"/>
        </w:rPr>
        <w:t>five</w:t>
      </w:r>
      <w:r w:rsidR="000E38C2">
        <w:rPr>
          <w:lang w:val="en-US"/>
        </w:rPr>
        <w:t xml:space="preserve"> </w:t>
      </w:r>
      <w:r w:rsidR="002B2C0D" w:rsidRPr="002B2C0D">
        <w:rPr>
          <w:lang w:val="en-US"/>
        </w:rPr>
        <w:t xml:space="preserve">imputed data sets </w:t>
      </w:r>
      <w:r w:rsidR="00A30657">
        <w:rPr>
          <w:lang w:val="en-US"/>
        </w:rPr>
        <w:t>are adequate</w:t>
      </w:r>
      <w:r w:rsidR="002B2C0D" w:rsidRPr="002B2C0D">
        <w:rPr>
          <w:lang w:val="en-US"/>
        </w:rPr>
        <w:t xml:space="preserve"> </w:t>
      </w:r>
      <w:r w:rsidR="003F4B37">
        <w:rPr>
          <w:lang w:val="en-US"/>
        </w:rPr>
        <w:t xml:space="preserve">for </w:t>
      </w:r>
      <w:r w:rsidR="00066752">
        <w:rPr>
          <w:lang w:val="en-US"/>
        </w:rPr>
        <w:t xml:space="preserve">the </w:t>
      </w:r>
      <w:r w:rsidR="003E2A73">
        <w:rPr>
          <w:lang w:val="en-US"/>
        </w:rPr>
        <w:t xml:space="preserve">amount of </w:t>
      </w:r>
      <w:r w:rsidR="009C6CEB">
        <w:rPr>
          <w:lang w:val="en-US"/>
        </w:rPr>
        <w:t>missing covariate</w:t>
      </w:r>
      <w:r w:rsidR="00EB617D">
        <w:rPr>
          <w:lang w:val="en-US"/>
        </w:rPr>
        <w:t>s</w:t>
      </w:r>
      <w:r w:rsidR="00066752">
        <w:rPr>
          <w:lang w:val="en-US"/>
        </w:rPr>
        <w:t xml:space="preserve"> up to 50%</w:t>
      </w:r>
      <w:r w:rsidR="004A4093">
        <w:rPr>
          <w:lang w:val="en-US"/>
        </w:rPr>
        <w:t>.</w:t>
      </w:r>
      <w:r w:rsidR="003B73FC">
        <w:rPr>
          <w:lang w:val="en-US"/>
        </w:rPr>
        <w:fldChar w:fldCharType="begin"/>
      </w:r>
      <w:r w:rsidR="004866FE">
        <w:rPr>
          <w:lang w:val="en-US"/>
        </w:rPr>
        <w:instrText xml:space="preserve"> ADDIN EN.CITE &lt;EndNote&gt;&lt;Cite&gt;&lt;Author&gt;Rubin&lt;/Author&gt;&lt;Year&gt;1996&lt;/Year&gt;&lt;RecNum&gt;48&lt;/RecNum&gt;&lt;DisplayText&gt;&lt;style face="superscript"&gt;43&lt;/style&gt;&lt;/DisplayText&gt;&lt;record&gt;&lt;rec-number&gt;48&lt;/rec-number&gt;&lt;foreign-keys&gt;&lt;key app="EN" db-id="ss92raaewt9rt0e55p6pe9ah5fa2r9tvxxwp" timestamp="1725289653"&gt;48&lt;/key&gt;&lt;/foreign-keys&gt;&lt;ref-type name="Journal Article"&gt;17&lt;/ref-type&gt;&lt;contributors&gt;&lt;authors&gt;&lt;author&gt;Rubin, Donald B.&lt;/author&gt;&lt;/authors&gt;&lt;/contributors&gt;&lt;titles&gt;&lt;title&gt;Multiple Imputation After 18+ Years&lt;/title&gt;&lt;secondary-title&gt;Journal of the American Statistical Association&lt;/secondary-title&gt;&lt;/titles&gt;&lt;periodical&gt;&lt;full-title&gt;Journal of the American Statistical Association&lt;/full-title&gt;&lt;/periodical&gt;&lt;pages&gt;473-489&lt;/pages&gt;&lt;volume&gt;91&lt;/volume&gt;&lt;number&gt;434&lt;/number&gt;&lt;dates&gt;&lt;year&gt;1996&lt;/year&gt;&lt;/dates&gt;&lt;publisher&gt;[American Statistical Association, Taylor &amp;amp; Francis, Ltd.]&lt;/publisher&gt;&lt;isbn&gt;01621459&lt;/isbn&gt;&lt;urls&gt;&lt;related-urls&gt;&lt;url&gt;http://www.jstor.org/stable/2291635&lt;/url&gt;&lt;/related-urls&gt;&lt;/urls&gt;&lt;custom1&gt;Full publication date: Jun., 1996&lt;/custom1&gt;&lt;electronic-resource-num&gt;10.2307/2291635&lt;/electronic-resource-num&gt;&lt;remote-database-name&gt;JSTOR&lt;/remote-database-name&gt;&lt;access-date&gt;2024/09/02/&lt;/access-date&gt;&lt;/record&gt;&lt;/Cite&gt;&lt;/EndNote&gt;</w:instrText>
      </w:r>
      <w:r w:rsidR="003B73FC">
        <w:rPr>
          <w:lang w:val="en-US"/>
        </w:rPr>
        <w:fldChar w:fldCharType="separate"/>
      </w:r>
      <w:r w:rsidR="004866FE" w:rsidRPr="004866FE">
        <w:rPr>
          <w:noProof/>
          <w:vertAlign w:val="superscript"/>
          <w:lang w:val="en-US"/>
        </w:rPr>
        <w:t>43</w:t>
      </w:r>
      <w:r w:rsidR="003B73FC">
        <w:rPr>
          <w:lang w:val="en-US"/>
        </w:rPr>
        <w:fldChar w:fldCharType="end"/>
      </w:r>
      <w:r w:rsidR="002B2C0D" w:rsidRPr="002B2C0D">
        <w:rPr>
          <w:lang w:val="en-US"/>
        </w:rPr>
        <w:t xml:space="preserve"> Th</w:t>
      </w:r>
      <w:r w:rsidR="007E0D1E">
        <w:rPr>
          <w:lang w:val="en-US"/>
        </w:rPr>
        <w:t>is</w:t>
      </w:r>
      <w:r w:rsidR="002B2C0D" w:rsidRPr="002B2C0D">
        <w:rPr>
          <w:lang w:val="en-US"/>
        </w:rPr>
        <w:t xml:space="preserve"> early recommendation </w:t>
      </w:r>
      <w:r w:rsidR="00B975D1" w:rsidRPr="002B2C0D">
        <w:rPr>
          <w:lang w:val="en-US"/>
        </w:rPr>
        <w:t>w</w:t>
      </w:r>
      <w:r w:rsidR="00B975D1">
        <w:rPr>
          <w:lang w:val="en-US"/>
        </w:rPr>
        <w:t>as</w:t>
      </w:r>
      <w:r w:rsidR="00B975D1" w:rsidRPr="002B2C0D">
        <w:rPr>
          <w:lang w:val="en-US"/>
        </w:rPr>
        <w:t xml:space="preserve"> </w:t>
      </w:r>
      <w:r w:rsidR="002B2C0D" w:rsidRPr="002B2C0D">
        <w:rPr>
          <w:lang w:val="en-US"/>
        </w:rPr>
        <w:t>based on</w:t>
      </w:r>
      <w:r w:rsidR="00B975D1">
        <w:rPr>
          <w:lang w:val="en-US"/>
        </w:rPr>
        <w:t xml:space="preserve"> the efficiency argument, </w:t>
      </w:r>
      <w:r w:rsidR="00726AD0">
        <w:rPr>
          <w:lang w:val="en-US"/>
        </w:rPr>
        <w:t>which</w:t>
      </w:r>
      <w:r w:rsidR="000350D3">
        <w:rPr>
          <w:lang w:val="en-US"/>
        </w:rPr>
        <w:t xml:space="preserve"> compares </w:t>
      </w:r>
      <w:r w:rsidR="00FB7B08">
        <w:rPr>
          <w:lang w:val="en-US"/>
        </w:rPr>
        <w:t>the variance</w:t>
      </w:r>
      <w:r w:rsidR="00FD53A6">
        <w:rPr>
          <w:lang w:val="en-US"/>
        </w:rPr>
        <w:t xml:space="preserve"> of parameter estimates </w:t>
      </w:r>
      <w:r w:rsidR="005D13BD">
        <w:rPr>
          <w:lang w:val="en-US"/>
        </w:rPr>
        <w:t xml:space="preserve">when imputing </w:t>
      </w:r>
      <w:r w:rsidR="00BF3C34">
        <w:rPr>
          <w:i/>
          <w:lang w:val="en-US"/>
        </w:rPr>
        <w:t>M</w:t>
      </w:r>
      <w:r w:rsidR="00BF3C34">
        <w:rPr>
          <w:lang w:val="en-US"/>
        </w:rPr>
        <w:t xml:space="preserve"> </w:t>
      </w:r>
      <w:r w:rsidR="005D13BD">
        <w:rPr>
          <w:lang w:val="en-US"/>
        </w:rPr>
        <w:t xml:space="preserve">times versus </w:t>
      </w:r>
      <w:r w:rsidR="00C23739">
        <w:rPr>
          <w:lang w:val="en-US"/>
        </w:rPr>
        <w:t xml:space="preserve">the </w:t>
      </w:r>
      <w:r w:rsidR="00A76CF3">
        <w:rPr>
          <w:lang w:val="en-US"/>
        </w:rPr>
        <w:t>infinite number of times</w:t>
      </w:r>
      <w:r w:rsidR="002B2C0D" w:rsidRPr="002B2C0D">
        <w:rPr>
          <w:lang w:val="en-US"/>
        </w:rPr>
        <w:t xml:space="preserve">. However, </w:t>
      </w:r>
      <w:r w:rsidR="00626762">
        <w:rPr>
          <w:lang w:val="en-US"/>
        </w:rPr>
        <w:t>this approach</w:t>
      </w:r>
      <w:r w:rsidR="004763E4">
        <w:rPr>
          <w:lang w:val="en-US"/>
        </w:rPr>
        <w:t xml:space="preserve"> does not ensure the </w:t>
      </w:r>
      <w:r w:rsidR="00291BE9">
        <w:rPr>
          <w:lang w:val="en-US"/>
        </w:rPr>
        <w:t>reproducibility</w:t>
      </w:r>
      <w:r w:rsidR="0048240D">
        <w:rPr>
          <w:lang w:val="en-US"/>
        </w:rPr>
        <w:t xml:space="preserve"> of results</w:t>
      </w:r>
      <w:r w:rsidR="00E12D1E">
        <w:rPr>
          <w:lang w:val="en-US"/>
        </w:rPr>
        <w:t xml:space="preserve"> </w:t>
      </w:r>
      <w:r w:rsidR="00486C92" w:rsidRPr="00486C92">
        <w:rPr>
          <w:lang w:val="en-US"/>
        </w:rPr>
        <w:t>across repeated MI analyses</w:t>
      </w:r>
      <w:r w:rsidR="002B2C0D" w:rsidRPr="002B2C0D">
        <w:rPr>
          <w:lang w:val="en-US"/>
        </w:rPr>
        <w:t>.</w:t>
      </w:r>
      <w:r w:rsidR="00DD3CD9">
        <w:rPr>
          <w:lang w:val="en-US"/>
        </w:rPr>
        <w:fldChar w:fldCharType="begin">
          <w:fldData xml:space="preserve">PEVuZE5vdGU+PENpdGU+PEF1dGhvcj52b24gSGlwcGVsPC9BdXRob3I+PFllYXI+MjAyMDwvWWVh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</w:fldData>
        </w:fldChar>
      </w:r>
      <w:r w:rsidR="004866FE">
        <w:rPr>
          <w:lang w:val="en-US"/>
        </w:rPr>
        <w:instrText xml:space="preserve"> ADDIN EN.CITE </w:instrText>
      </w:r>
      <w:r w:rsidR="004866FE">
        <w:rPr>
          <w:lang w:val="en-US"/>
        </w:rPr>
        <w:fldChar w:fldCharType="begin">
          <w:fldData xml:space="preserve">PEVuZE5vdGU+PENpdGU+PEF1dGhvcj52b24gSGlwcGVsPC9BdXRob3I+PFllYXI+MjAyMDwvWWVh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</w:fldData>
        </w:fldChar>
      </w:r>
      <w:r w:rsidR="004866FE">
        <w:rPr>
          <w:lang w:val="en-US"/>
        </w:rPr>
        <w:instrText xml:space="preserve"> ADDIN EN.CITE.DATA </w:instrText>
      </w:r>
      <w:r w:rsidR="004866FE">
        <w:rPr>
          <w:lang w:val="en-US"/>
        </w:rPr>
      </w:r>
      <w:r w:rsidR="004866FE">
        <w:rPr>
          <w:lang w:val="en-US"/>
        </w:rPr>
        <w:fldChar w:fldCharType="end"/>
      </w:r>
      <w:r w:rsidR="00DD3CD9">
        <w:rPr>
          <w:lang w:val="en-US"/>
        </w:rPr>
      </w:r>
      <w:r w:rsidR="00DD3CD9">
        <w:rPr>
          <w:lang w:val="en-US"/>
        </w:rPr>
        <w:fldChar w:fldCharType="separate"/>
      </w:r>
      <w:r w:rsidR="004866FE" w:rsidRPr="004866FE">
        <w:rPr>
          <w:noProof/>
          <w:vertAlign w:val="superscript"/>
          <w:lang w:val="en-US"/>
        </w:rPr>
        <w:t>21, 44</w:t>
      </w:r>
      <w:r w:rsidR="00DD3CD9">
        <w:rPr>
          <w:lang w:val="en-US"/>
        </w:rPr>
        <w:fldChar w:fldCharType="end"/>
      </w:r>
      <w:r w:rsidR="002C441D">
        <w:rPr>
          <w:lang w:val="en-US"/>
        </w:rPr>
        <w:t xml:space="preserve"> This means that</w:t>
      </w:r>
      <w:r w:rsidR="00731FC1">
        <w:rPr>
          <w:lang w:val="en-US"/>
        </w:rPr>
        <w:t xml:space="preserve"> two</w:t>
      </w:r>
      <w:r w:rsidR="006A5065">
        <w:rPr>
          <w:lang w:val="en-US"/>
        </w:rPr>
        <w:t xml:space="preserve"> </w:t>
      </w:r>
      <w:r w:rsidR="00731FC1">
        <w:rPr>
          <w:lang w:val="en-US"/>
        </w:rPr>
        <w:t xml:space="preserve">pharmacometricians </w:t>
      </w:r>
      <w:r w:rsidR="000433E3">
        <w:rPr>
          <w:lang w:val="en-US"/>
        </w:rPr>
        <w:t xml:space="preserve">can report </w:t>
      </w:r>
      <w:r w:rsidR="000433E3" w:rsidRPr="000433E3">
        <w:rPr>
          <w:lang w:val="en-US"/>
        </w:rPr>
        <w:t xml:space="preserve">substantially </w:t>
      </w:r>
      <w:r w:rsidR="000433E3">
        <w:rPr>
          <w:lang w:val="en-US"/>
        </w:rPr>
        <w:t xml:space="preserve">different estimates </w:t>
      </w:r>
      <w:r w:rsidR="00DF193F">
        <w:rPr>
          <w:lang w:val="en-US"/>
        </w:rPr>
        <w:t xml:space="preserve">despite </w:t>
      </w:r>
      <w:r w:rsidR="00AD7D4E">
        <w:rPr>
          <w:lang w:val="en-US"/>
        </w:rPr>
        <w:t xml:space="preserve">having the same </w:t>
      </w:r>
      <w:r w:rsidR="00546782">
        <w:rPr>
          <w:i/>
          <w:lang w:val="en-US"/>
        </w:rPr>
        <w:t>M</w:t>
      </w:r>
      <w:r w:rsidR="00546782">
        <w:rPr>
          <w:lang w:val="en-US"/>
        </w:rPr>
        <w:t xml:space="preserve"> </w:t>
      </w:r>
      <w:r w:rsidR="00A0695A">
        <w:rPr>
          <w:lang w:val="en-US"/>
        </w:rPr>
        <w:t xml:space="preserve">and using </w:t>
      </w:r>
      <w:r w:rsidR="00D8313A">
        <w:rPr>
          <w:lang w:val="en-US"/>
        </w:rPr>
        <w:t>the same data</w:t>
      </w:r>
      <w:r w:rsidR="000D155E">
        <w:rPr>
          <w:lang w:val="en-US"/>
        </w:rPr>
        <w:t>set</w:t>
      </w:r>
      <w:r w:rsidR="00D8313A">
        <w:rPr>
          <w:lang w:val="en-US"/>
        </w:rPr>
        <w:t>.</w:t>
      </w:r>
      <w:r w:rsidR="006F0914">
        <w:rPr>
          <w:lang w:val="en-US"/>
        </w:rPr>
        <w:fldChar w:fldCharType="begin"/>
      </w:r>
      <w:r w:rsidR="004866FE">
        <w:rPr>
          <w:lang w:val="en-US"/>
        </w:rPr>
        <w:instrText xml:space="preserve"> ADDIN EN.CITE &lt;EndNote&gt;&lt;Cite&gt;&lt;Author&gt;von Hippel&lt;/Author&gt;&lt;Year&gt;2020&lt;/Year&gt;&lt;RecNum&gt;30&lt;/RecNum&gt;&lt;DisplayText&gt;&lt;style face="superscript"&gt;44&lt;/style&gt;&lt;/DisplayText&gt;&lt;record&gt;&lt;rec-number&gt;30&lt;/rec-number&gt;&lt;foreign-keys&gt;&lt;key app="EN" db-id="ss92raaewt9rt0e55p6pe9ah5fa2r9tvxxwp" timestamp="1704969394"&gt;30&lt;/key&gt;&lt;/foreign-keys&gt;&lt;ref-type name="Journal Article"&gt;17&lt;/ref-type&gt;&lt;contributors&gt;&lt;authors&gt;&lt;author&gt;von Hippel, Paul T.&lt;/author&gt;&lt;/authors&gt;&lt;/contributors&gt;&lt;titles&gt;&lt;title&gt;How Many Imputations Do You Need? A Two-stage Calculation Using a Quadratic Rule&lt;/title&gt;&lt;secondary-title&gt;Sociological Methods &amp;amp; Research&lt;/secondary-title&gt;&lt;/titles&gt;&lt;periodical&gt;&lt;full-title&gt;Sociological Methods &amp;amp; Research&lt;/full-title&gt;&lt;/periodical&gt;&lt;pages&gt;699-718&lt;/pages&gt;&lt;volume&gt;49&lt;/volume&gt;&lt;number&gt;3&lt;/number&gt;&lt;keywords&gt;&lt;keyword&gt;missing data,missing values,incomplete data,multiple imputation,imputation&lt;/keyword&gt;&lt;/keywords&gt;&lt;dates&gt;&lt;year&gt;2020&lt;/year&gt;&lt;/dates&gt;&lt;urls&gt;&lt;related-urls&gt;&lt;url&gt;https://journals.sagepub.com/doi/abs/10.1177/0049124117747303&lt;/url&gt;&lt;/related-urls&gt;&lt;/urls&gt;&lt;electronic-resource-num&gt;10.1177/0049124117747303&lt;/electronic-resource-num&gt;&lt;/record&gt;&lt;/Cite&gt;&lt;/EndNote&gt;</w:instrText>
      </w:r>
      <w:r w:rsidR="006F0914">
        <w:rPr>
          <w:lang w:val="en-US"/>
        </w:rPr>
        <w:fldChar w:fldCharType="separate"/>
      </w:r>
      <w:r w:rsidR="004866FE" w:rsidRPr="004866FE">
        <w:rPr>
          <w:noProof/>
          <w:vertAlign w:val="superscript"/>
          <w:lang w:val="en-US"/>
        </w:rPr>
        <w:t>44</w:t>
      </w:r>
      <w:r w:rsidR="006F0914">
        <w:rPr>
          <w:lang w:val="en-US"/>
        </w:rPr>
        <w:fldChar w:fldCharType="end"/>
      </w:r>
      <w:r w:rsidR="00BF062C">
        <w:rPr>
          <w:lang w:val="en-US"/>
        </w:rPr>
        <w:t xml:space="preserve"> T</w:t>
      </w:r>
      <w:r w:rsidR="007233EF">
        <w:rPr>
          <w:lang w:val="en-US"/>
        </w:rPr>
        <w:t>herefore, it is essential to</w:t>
      </w:r>
      <w:r w:rsidR="00AD7FB1">
        <w:rPr>
          <w:lang w:val="en-US"/>
        </w:rPr>
        <w:t xml:space="preserve"> make sure the standard error </w:t>
      </w:r>
      <w:r w:rsidR="00D6139F">
        <w:rPr>
          <w:lang w:val="en-US"/>
        </w:rPr>
        <w:t xml:space="preserve">estimate is replicable, </w:t>
      </w:r>
      <w:r w:rsidR="002D18F3">
        <w:rPr>
          <w:lang w:val="en-US"/>
        </w:rPr>
        <w:t>which requires</w:t>
      </w:r>
      <w:r w:rsidR="00EC5FE3">
        <w:rPr>
          <w:lang w:val="en-US"/>
        </w:rPr>
        <w:t xml:space="preserve"> a</w:t>
      </w:r>
      <w:r w:rsidR="002D18F3">
        <w:rPr>
          <w:lang w:val="en-US"/>
        </w:rPr>
        <w:t xml:space="preserve"> </w:t>
      </w:r>
      <w:r w:rsidR="00D17E60">
        <w:rPr>
          <w:lang w:val="en-US"/>
        </w:rPr>
        <w:t xml:space="preserve">larger </w:t>
      </w:r>
      <w:r w:rsidR="00C8085D">
        <w:rPr>
          <w:i/>
          <w:lang w:val="en-US"/>
        </w:rPr>
        <w:t>M</w:t>
      </w:r>
      <w:r w:rsidR="004B7C5D">
        <w:rPr>
          <w:lang w:val="en-US"/>
        </w:rPr>
        <w:t>.</w:t>
      </w:r>
      <w:r w:rsidR="0040446A">
        <w:rPr>
          <w:lang w:val="en-US"/>
        </w:rPr>
        <w:t xml:space="preserve"> </w:t>
      </w:r>
    </w:p>
    <w:p w14:paraId="63A20E6B" w14:textId="71993C23" w:rsidR="00B001F1" w:rsidRDefault="00EC5FE3" w:rsidP="007C43D7">
      <w:pPr>
        <w:rPr>
          <w:b/>
          <w:lang w:val="en-US"/>
        </w:rPr>
      </w:pPr>
      <w:r>
        <w:rPr>
          <w:lang w:val="en-US"/>
        </w:rPr>
        <w:lastRenderedPageBreak/>
        <w:t xml:space="preserve">A higher </w:t>
      </w:r>
      <w:r w:rsidR="00A5092A">
        <w:rPr>
          <w:i/>
          <w:lang w:val="en-US"/>
        </w:rPr>
        <w:t>M</w:t>
      </w:r>
      <w:r w:rsidR="00A5092A">
        <w:rPr>
          <w:lang w:val="en-US"/>
        </w:rPr>
        <w:t xml:space="preserve"> </w:t>
      </w:r>
      <w:r>
        <w:rPr>
          <w:lang w:val="en-US"/>
        </w:rPr>
        <w:t xml:space="preserve">is always better </w:t>
      </w:r>
      <w:r w:rsidR="00022B2B">
        <w:rPr>
          <w:lang w:val="en-US"/>
        </w:rPr>
        <w:t>but it is impor</w:t>
      </w:r>
      <w:r w:rsidR="004D5729">
        <w:rPr>
          <w:lang w:val="en-US"/>
        </w:rPr>
        <w:t xml:space="preserve">tant to take </w:t>
      </w:r>
      <w:r w:rsidR="003B6408">
        <w:rPr>
          <w:lang w:val="en-US"/>
        </w:rPr>
        <w:t xml:space="preserve">the </w:t>
      </w:r>
      <w:r w:rsidR="004D5729">
        <w:rPr>
          <w:lang w:val="en-US"/>
        </w:rPr>
        <w:t>computational burden of analyzing all these</w:t>
      </w:r>
      <w:r w:rsidR="001E1355">
        <w:rPr>
          <w:lang w:val="en-US"/>
        </w:rPr>
        <w:t xml:space="preserve"> </w:t>
      </w:r>
      <w:r w:rsidR="009B50C6">
        <w:rPr>
          <w:i/>
          <w:iCs/>
          <w:lang w:val="en-US"/>
        </w:rPr>
        <w:t>M</w:t>
      </w:r>
      <w:r w:rsidR="009B50C6">
        <w:rPr>
          <w:lang w:val="en-US"/>
        </w:rPr>
        <w:t xml:space="preserve"> </w:t>
      </w:r>
      <w:r w:rsidR="001E1355">
        <w:rPr>
          <w:lang w:val="en-US"/>
        </w:rPr>
        <w:t>imputed</w:t>
      </w:r>
      <w:r w:rsidR="004D5729">
        <w:rPr>
          <w:lang w:val="en-US"/>
        </w:rPr>
        <w:t xml:space="preserve"> datasets into account.</w:t>
      </w:r>
      <w:r w:rsidR="002B16C8">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2B16C8">
        <w:rPr>
          <w:lang w:val="en-US"/>
        </w:rPr>
        <w:fldChar w:fldCharType="separate"/>
      </w:r>
      <w:r w:rsidR="00C127C8" w:rsidRPr="00C127C8">
        <w:rPr>
          <w:noProof/>
          <w:vertAlign w:val="superscript"/>
          <w:lang w:val="en-US"/>
        </w:rPr>
        <w:t>8</w:t>
      </w:r>
      <w:r w:rsidR="002B16C8">
        <w:rPr>
          <w:lang w:val="en-US"/>
        </w:rPr>
        <w:fldChar w:fldCharType="end"/>
      </w:r>
      <w:r w:rsidR="00861169">
        <w:rPr>
          <w:lang w:val="en-US"/>
        </w:rPr>
        <w:t xml:space="preserve"> </w:t>
      </w:r>
      <w:r w:rsidR="00BB50A9">
        <w:rPr>
          <w:lang w:val="en-US"/>
        </w:rPr>
        <w:t>A</w:t>
      </w:r>
      <w:r w:rsidR="00291B2B">
        <w:rPr>
          <w:lang w:val="en-US"/>
        </w:rPr>
        <w:t xml:space="preserve"> </w:t>
      </w:r>
      <w:r w:rsidR="005D3D1D">
        <w:rPr>
          <w:lang w:val="en-US"/>
        </w:rPr>
        <w:t xml:space="preserve">fairly practical </w:t>
      </w:r>
      <w:r w:rsidR="002B2C0D" w:rsidRPr="002B2C0D">
        <w:rPr>
          <w:lang w:val="en-US"/>
        </w:rPr>
        <w:t>rule of</w:t>
      </w:r>
      <w:r w:rsidR="00326FB0">
        <w:rPr>
          <w:lang w:val="en-US"/>
        </w:rPr>
        <w:t xml:space="preserve"> </w:t>
      </w:r>
      <w:r w:rsidR="00526B14">
        <w:rPr>
          <w:lang w:val="en-US"/>
        </w:rPr>
        <w:t>t</w:t>
      </w:r>
      <w:r w:rsidR="002B2C0D" w:rsidRPr="002B2C0D">
        <w:rPr>
          <w:lang w:val="en-US"/>
        </w:rPr>
        <w:t>humb</w:t>
      </w:r>
      <w:r w:rsidR="00C25ECE">
        <w:rPr>
          <w:lang w:val="en-US"/>
        </w:rPr>
        <w:t xml:space="preserve"> for </w:t>
      </w:r>
      <w:r w:rsidR="00FD18DE">
        <w:rPr>
          <w:i/>
          <w:iCs/>
          <w:lang w:val="en-US"/>
        </w:rPr>
        <w:t>M</w:t>
      </w:r>
      <w:r w:rsidR="00C25ECE">
        <w:rPr>
          <w:lang w:val="en-US"/>
        </w:rPr>
        <w:t xml:space="preserve"> is that it</w:t>
      </w:r>
      <w:r w:rsidR="002B2C0D" w:rsidRPr="002B2C0D">
        <w:rPr>
          <w:lang w:val="en-US"/>
        </w:rPr>
        <w:t xml:space="preserve"> should be at least </w:t>
      </w:r>
      <w:r w:rsidR="00C25ECE">
        <w:rPr>
          <w:lang w:val="en-US"/>
        </w:rPr>
        <w:t>equal</w:t>
      </w:r>
      <w:r w:rsidR="002B2C0D" w:rsidRPr="002B2C0D">
        <w:rPr>
          <w:lang w:val="en-US"/>
        </w:rPr>
        <w:t xml:space="preserve"> </w:t>
      </w:r>
      <w:r w:rsidR="006F1279">
        <w:rPr>
          <w:lang w:val="en-US"/>
        </w:rPr>
        <w:t xml:space="preserve">to </w:t>
      </w:r>
      <w:r w:rsidR="002B2C0D" w:rsidRPr="002B2C0D">
        <w:rPr>
          <w:lang w:val="en-US"/>
        </w:rPr>
        <w:t xml:space="preserve">the </w:t>
      </w:r>
      <w:r w:rsidR="00FD2674">
        <w:rPr>
          <w:lang w:val="en-US"/>
        </w:rPr>
        <w:t xml:space="preserve">proportion </w:t>
      </w:r>
      <w:r w:rsidR="002B2C0D" w:rsidRPr="002B2C0D">
        <w:rPr>
          <w:lang w:val="en-US"/>
        </w:rPr>
        <w:t xml:space="preserve">of </w:t>
      </w:r>
      <w:r w:rsidR="0000596C">
        <w:rPr>
          <w:lang w:val="en-US"/>
        </w:rPr>
        <w:t>individuals</w:t>
      </w:r>
      <w:r w:rsidR="0000596C" w:rsidRPr="002B2C0D">
        <w:rPr>
          <w:lang w:val="en-US"/>
        </w:rPr>
        <w:t xml:space="preserve"> </w:t>
      </w:r>
      <w:r w:rsidR="002B2C0D" w:rsidRPr="002B2C0D">
        <w:rPr>
          <w:lang w:val="en-US"/>
        </w:rPr>
        <w:t xml:space="preserve">with </w:t>
      </w:r>
      <w:r w:rsidR="0000596C">
        <w:rPr>
          <w:lang w:val="en-US"/>
        </w:rPr>
        <w:t>missing covariate data</w:t>
      </w:r>
      <w:r w:rsidR="002B2C0D" w:rsidRPr="002B2C0D">
        <w:rPr>
          <w:lang w:val="en-US"/>
        </w:rPr>
        <w:t>.</w:t>
      </w:r>
      <w:r w:rsidR="008D3910">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8D3910">
        <w:rPr>
          <w:lang w:val="en-US"/>
        </w:rPr>
        <w:fldChar w:fldCharType="separate"/>
      </w:r>
      <w:r w:rsidR="004866FE" w:rsidRPr="004866FE">
        <w:rPr>
          <w:noProof/>
          <w:vertAlign w:val="superscript"/>
          <w:lang w:val="en-US"/>
        </w:rPr>
        <w:t>21</w:t>
      </w:r>
      <w:r w:rsidR="008D3910">
        <w:rPr>
          <w:lang w:val="en-US"/>
        </w:rPr>
        <w:fldChar w:fldCharType="end"/>
      </w:r>
      <w:r w:rsidR="002B2C0D" w:rsidRPr="002B2C0D">
        <w:rPr>
          <w:lang w:val="en-US"/>
        </w:rPr>
        <w:t xml:space="preserve"> </w:t>
      </w:r>
      <w:r w:rsidR="00362638">
        <w:rPr>
          <w:lang w:val="en-US"/>
        </w:rPr>
        <w:t>This has been shown to</w:t>
      </w:r>
      <w:r w:rsidR="003F4FBB">
        <w:rPr>
          <w:lang w:val="en-US"/>
        </w:rPr>
        <w:t xml:space="preserve"> </w:t>
      </w:r>
      <w:r w:rsidR="002B2C0D" w:rsidRPr="002B2C0D">
        <w:rPr>
          <w:lang w:val="en-US"/>
        </w:rPr>
        <w:t>result in</w:t>
      </w:r>
      <w:r w:rsidR="003005C8">
        <w:rPr>
          <w:lang w:val="en-US"/>
        </w:rPr>
        <w:t xml:space="preserve"> minimally</w:t>
      </w:r>
      <w:r w:rsidR="003005C8" w:rsidRPr="003005C8">
        <w:rPr>
          <w:lang w:val="en-US"/>
        </w:rPr>
        <w:t xml:space="preserve"> variab</w:t>
      </w:r>
      <w:r w:rsidR="003005C8">
        <w:rPr>
          <w:lang w:val="en-US"/>
        </w:rPr>
        <w:t>le</w:t>
      </w:r>
      <w:r w:rsidR="00CE1A06">
        <w:rPr>
          <w:lang w:val="en-US"/>
        </w:rPr>
        <w:t xml:space="preserve"> parameter</w:t>
      </w:r>
      <w:r w:rsidR="002B2C0D" w:rsidRPr="002B2C0D">
        <w:rPr>
          <w:lang w:val="en-US"/>
        </w:rPr>
        <w:t xml:space="preserve"> estimates </w:t>
      </w:r>
      <w:r w:rsidR="0066774D">
        <w:rPr>
          <w:lang w:val="en-US"/>
        </w:rPr>
        <w:t>and standard errors</w:t>
      </w:r>
      <w:r w:rsidR="002B2C0D" w:rsidRPr="002B2C0D">
        <w:rPr>
          <w:lang w:val="en-US"/>
        </w:rPr>
        <w:t xml:space="preserve"> across repeated MI analyses</w:t>
      </w:r>
      <w:r w:rsidR="00731C10">
        <w:rPr>
          <w:lang w:val="en-US"/>
        </w:rPr>
        <w:t>.</w:t>
      </w:r>
      <w:r w:rsidR="00C97914">
        <w:rPr>
          <w:vertAlign w:val="superscript"/>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vertAlign w:val="superscript"/>
          <w:lang w:val="en-US"/>
        </w:rPr>
        <w:instrText xml:space="preserve"> ADDIN EN.CITE </w:instrText>
      </w:r>
      <w:r w:rsidR="00C127C8">
        <w:rPr>
          <w:vertAlign w:val="superscript"/>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vertAlign w:val="superscript"/>
          <w:lang w:val="en-US"/>
        </w:rPr>
        <w:instrText xml:space="preserve"> ADDIN EN.CITE.DATA </w:instrText>
      </w:r>
      <w:r w:rsidR="00C127C8">
        <w:rPr>
          <w:vertAlign w:val="superscript"/>
          <w:lang w:val="en-US"/>
        </w:rPr>
      </w:r>
      <w:r w:rsidR="00C127C8">
        <w:rPr>
          <w:vertAlign w:val="superscript"/>
          <w:lang w:val="en-US"/>
        </w:rPr>
        <w:fldChar w:fldCharType="end"/>
      </w:r>
      <w:r w:rsidR="00C97914">
        <w:rPr>
          <w:vertAlign w:val="superscript"/>
          <w:lang w:val="en-US"/>
        </w:rPr>
      </w:r>
      <w:r w:rsidR="00C97914">
        <w:rPr>
          <w:vertAlign w:val="superscript"/>
          <w:lang w:val="en-US"/>
        </w:rPr>
        <w:fldChar w:fldCharType="separate"/>
      </w:r>
      <w:r w:rsidR="00C127C8">
        <w:rPr>
          <w:noProof/>
          <w:vertAlign w:val="superscript"/>
          <w:lang w:val="en-US"/>
        </w:rPr>
        <w:t>11</w:t>
      </w:r>
      <w:r w:rsidR="00C97914">
        <w:rPr>
          <w:vertAlign w:val="superscript"/>
          <w:lang w:val="en-US"/>
        </w:rPr>
        <w:fldChar w:fldCharType="end"/>
      </w:r>
      <w:r w:rsidR="002B2C0D" w:rsidRPr="002B2C0D">
        <w:rPr>
          <w:lang w:val="en-US"/>
        </w:rPr>
        <w:t xml:space="preserve"> </w:t>
      </w:r>
      <w:r w:rsidR="00193E83">
        <w:rPr>
          <w:lang w:val="en-US"/>
        </w:rPr>
        <w:t xml:space="preserve">Recently, </w:t>
      </w:r>
      <w:r w:rsidR="00C15724">
        <w:rPr>
          <w:lang w:val="en-US"/>
        </w:rPr>
        <w:t xml:space="preserve">von Hippel proposed </w:t>
      </w:r>
      <w:r w:rsidR="00370673">
        <w:rPr>
          <w:lang w:val="en-US"/>
        </w:rPr>
        <w:t xml:space="preserve">a two-stage method for </w:t>
      </w:r>
      <w:r w:rsidR="006C004D">
        <w:rPr>
          <w:lang w:val="en-US"/>
        </w:rPr>
        <w:t>determining</w:t>
      </w:r>
      <w:r w:rsidR="00370673">
        <w:rPr>
          <w:lang w:val="en-US"/>
        </w:rPr>
        <w:t xml:space="preserve"> </w:t>
      </w:r>
      <w:r w:rsidR="008A3610">
        <w:rPr>
          <w:i/>
          <w:iCs/>
          <w:lang w:val="en-US"/>
        </w:rPr>
        <w:t>M</w:t>
      </w:r>
      <w:r w:rsidR="00DC52AC">
        <w:rPr>
          <w:lang w:val="en-US"/>
        </w:rPr>
        <w:t xml:space="preserve">, </w:t>
      </w:r>
      <w:r w:rsidR="009D3C3E">
        <w:rPr>
          <w:lang w:val="en-US"/>
        </w:rPr>
        <w:t xml:space="preserve">based on the quadratic </w:t>
      </w:r>
      <w:r w:rsidR="005412AE">
        <w:rPr>
          <w:lang w:val="en-US"/>
        </w:rPr>
        <w:t xml:space="preserve">relationship between </w:t>
      </w:r>
      <w:r w:rsidR="00E97D2F">
        <w:rPr>
          <w:i/>
          <w:lang w:val="en-US"/>
        </w:rPr>
        <w:t>M</w:t>
      </w:r>
      <w:r w:rsidR="00E97D2F">
        <w:rPr>
          <w:lang w:val="en-US"/>
        </w:rPr>
        <w:t xml:space="preserve"> </w:t>
      </w:r>
      <w:r w:rsidR="005412AE">
        <w:rPr>
          <w:lang w:val="en-US"/>
        </w:rPr>
        <w:t>and the degree of missingness</w:t>
      </w:r>
      <w:r w:rsidR="003F7285" w:rsidRPr="003F7285">
        <w:rPr>
          <w:lang w:val="en-US"/>
        </w:rPr>
        <w:t>.</w:t>
      </w:r>
      <w:r w:rsidR="00D964DE">
        <w:rPr>
          <w:lang w:val="en-US"/>
        </w:rPr>
        <w:fldChar w:fldCharType="begin"/>
      </w:r>
      <w:r w:rsidR="004866FE">
        <w:rPr>
          <w:lang w:val="en-US"/>
        </w:rPr>
        <w:instrText xml:space="preserve"> ADDIN EN.CITE &lt;EndNote&gt;&lt;Cite&gt;&lt;Author&gt;von Hippel&lt;/Author&gt;&lt;Year&gt;2020&lt;/Year&gt;&lt;RecNum&gt;30&lt;/RecNum&gt;&lt;DisplayText&gt;&lt;style face="superscript"&gt;44&lt;/style&gt;&lt;/DisplayText&gt;&lt;record&gt;&lt;rec-number&gt;30&lt;/rec-number&gt;&lt;foreign-keys&gt;&lt;key app="EN" db-id="ss92raaewt9rt0e55p6pe9ah5fa2r9tvxxwp" timestamp="1704969394"&gt;30&lt;/key&gt;&lt;/foreign-keys&gt;&lt;ref-type name="Journal Article"&gt;17&lt;/ref-type&gt;&lt;contributors&gt;&lt;authors&gt;&lt;author&gt;von Hippel, Paul T.&lt;/author&gt;&lt;/authors&gt;&lt;/contributors&gt;&lt;titles&gt;&lt;title&gt;How Many Imputations Do You Need? A Two-stage Calculation Using a Quadratic Rule&lt;/title&gt;&lt;secondary-title&gt;Sociological Methods &amp;amp; Research&lt;/secondary-title&gt;&lt;/titles&gt;&lt;periodical&gt;&lt;full-title&gt;Sociological Methods &amp;amp; Research&lt;/full-title&gt;&lt;/periodical&gt;&lt;pages&gt;699-718&lt;/pages&gt;&lt;volume&gt;49&lt;/volume&gt;&lt;number&gt;3&lt;/number&gt;&lt;keywords&gt;&lt;keyword&gt;missing data,missing values,incomplete data,multiple imputation,imputation&lt;/keyword&gt;&lt;/keywords&gt;&lt;dates&gt;&lt;year&gt;2020&lt;/year&gt;&lt;/dates&gt;&lt;urls&gt;&lt;related-urls&gt;&lt;url&gt;https://journals.sagepub.com/doi/abs/10.1177/0049124117747303&lt;/url&gt;&lt;/related-urls&gt;&lt;/urls&gt;&lt;electronic-resource-num&gt;10.1177/0049124117747303&lt;/electronic-resource-num&gt;&lt;/record&gt;&lt;/Cite&gt;&lt;/EndNote&gt;</w:instrText>
      </w:r>
      <w:r w:rsidR="00D964DE">
        <w:rPr>
          <w:lang w:val="en-US"/>
        </w:rPr>
        <w:fldChar w:fldCharType="separate"/>
      </w:r>
      <w:r w:rsidR="004866FE" w:rsidRPr="004866FE">
        <w:rPr>
          <w:noProof/>
          <w:vertAlign w:val="superscript"/>
          <w:lang w:val="en-US"/>
        </w:rPr>
        <w:t>44</w:t>
      </w:r>
      <w:r w:rsidR="00D964DE">
        <w:rPr>
          <w:lang w:val="en-US"/>
        </w:rPr>
        <w:fldChar w:fldCharType="end"/>
      </w:r>
      <w:r w:rsidR="00C16F48">
        <w:rPr>
          <w:lang w:val="en-US"/>
        </w:rPr>
        <w:t xml:space="preserve"> </w:t>
      </w:r>
      <w:r w:rsidR="007C43D7" w:rsidRPr="007C43D7">
        <w:rPr>
          <w:lang w:val="en-US"/>
        </w:rPr>
        <w:t>Additionally, Nassiri et al. introduced a framework in which</w:t>
      </w:r>
      <w:r w:rsidR="007C43D7">
        <w:rPr>
          <w:lang w:val="en-US"/>
        </w:rPr>
        <w:t xml:space="preserve"> </w:t>
      </w:r>
      <w:r w:rsidR="007C43D7" w:rsidRPr="007C43D7">
        <w:rPr>
          <w:rFonts w:ascii="Cambria Math" w:hAnsi="Cambria Math" w:cs="Cambria Math"/>
          <w:lang w:val="en-US"/>
        </w:rPr>
        <w:t>𝑀</w:t>
      </w:r>
      <w:r w:rsidR="007C43D7" w:rsidRPr="007C43D7">
        <w:rPr>
          <w:lang w:val="en-US"/>
        </w:rPr>
        <w:t xml:space="preserve"> is determined by comparing the estimates under </w:t>
      </w:r>
      <w:r w:rsidR="006D56B6">
        <w:rPr>
          <w:lang w:val="en-US"/>
        </w:rPr>
        <w:t xml:space="preserve"> </w:t>
      </w:r>
      <w:r w:rsidR="006D56B6" w:rsidRPr="0007645B">
        <w:rPr>
          <w:i/>
          <w:iCs/>
          <w:lang w:val="en-US"/>
        </w:rPr>
        <w:t>M</w:t>
      </w:r>
      <w:r w:rsidR="006D56B6">
        <w:rPr>
          <w:lang w:val="en-US"/>
        </w:rPr>
        <w:t xml:space="preserve"> and </w:t>
      </w:r>
      <w:r w:rsidR="006D56B6" w:rsidRPr="0007645B">
        <w:rPr>
          <w:i/>
          <w:iCs/>
          <w:lang w:val="en-US"/>
        </w:rPr>
        <w:t>M</w:t>
      </w:r>
      <w:r w:rsidR="001C3CA1">
        <w:rPr>
          <w:i/>
          <w:iCs/>
          <w:lang w:val="en-US"/>
        </w:rPr>
        <w:t xml:space="preserve"> </w:t>
      </w:r>
      <w:r w:rsidR="006D56B6">
        <w:rPr>
          <w:lang w:val="en-US"/>
        </w:rPr>
        <w:t>+</w:t>
      </w:r>
      <w:r w:rsidR="001C3CA1">
        <w:rPr>
          <w:lang w:val="en-US"/>
        </w:rPr>
        <w:t xml:space="preserve"> </w:t>
      </w:r>
      <w:r w:rsidR="006D56B6">
        <w:rPr>
          <w:lang w:val="en-US"/>
        </w:rPr>
        <w:t>1 imputations</w:t>
      </w:r>
      <w:r w:rsidR="00696CE5">
        <w:rPr>
          <w:lang w:val="en-US"/>
        </w:rPr>
        <w:t>,</w:t>
      </w:r>
      <w:r w:rsidR="004E5DF2">
        <w:rPr>
          <w:lang w:val="en-US"/>
        </w:rPr>
        <w:t xml:space="preserve"> </w:t>
      </w:r>
      <w:r w:rsidR="00696CE5" w:rsidRPr="00696CE5">
        <w:rPr>
          <w:lang w:val="en-US"/>
        </w:rPr>
        <w:t>ensuring that the difference between these estimates falls below a predefined threshold</w:t>
      </w:r>
      <w:r w:rsidR="0055715A">
        <w:rPr>
          <w:lang w:val="en-US"/>
        </w:rPr>
        <w:t>.</w:t>
      </w:r>
      <w:r w:rsidR="002900AC">
        <w:rPr>
          <w:lang w:val="en-US"/>
        </w:rPr>
        <w:fldChar w:fldCharType="begin"/>
      </w:r>
      <w:r w:rsidR="004866FE">
        <w:rPr>
          <w:lang w:val="en-US"/>
        </w:rPr>
        <w:instrText xml:space="preserve"> ADDIN EN.CITE &lt;EndNote&gt;&lt;Cite&gt;&lt;Author&gt;Nassiri&lt;/Author&gt;&lt;Year&gt;2020&lt;/Year&gt;&lt;RecNum&gt;97&lt;/RecNum&gt;&lt;DisplayText&gt;&lt;style face="superscript"&gt;45&lt;/style&gt;&lt;/DisplayText&gt;&lt;record&gt;&lt;rec-number&gt;97&lt;/rec-number&gt;&lt;foreign-keys&gt;&lt;key app="EN" db-id="ss92raaewt9rt0e55p6pe9ah5fa2r9tvxxwp" timestamp="1730127858"&gt;97&lt;/key&gt;&lt;/foreign-keys&gt;&lt;ref-type name="Journal Article"&gt;17&lt;/ref-type&gt;&lt;contributors&gt;&lt;authors&gt;&lt;author&gt;Nassiri, Vahid&lt;/author&gt;&lt;author&gt;Molenberghs, Geert&lt;/author&gt;&lt;author&gt;Verbeke, Geert&lt;/author&gt;&lt;author&gt;Barbosa-Breda, João&lt;/author&gt;&lt;/authors&gt;&lt;/contributors&gt;&lt;titles&gt;&lt;title&gt;Iterative Multiple Imputation: A Framework to Determine the Number of Imputed Datasets&lt;/title&gt;&lt;secondary-title&gt;The American Statistician&lt;/secondary-title&gt;&lt;/titles&gt;&lt;periodical&gt;&lt;full-title&gt;The American Statistician&lt;/full-title&gt;&lt;/periodical&gt;&lt;pages&gt;125-136&lt;/pages&gt;&lt;volume&gt;74&lt;/volume&gt;&lt;number&gt;2&lt;/number&gt;&lt;dates&gt;&lt;year&gt;2020&lt;/year&gt;&lt;pub-dates&gt;&lt;date&gt;2020/04/02&lt;/date&gt;&lt;/pub-dates&gt;&lt;/dates&gt;&lt;publisher&gt;ASA Website&lt;/publisher&gt;&lt;isbn&gt;0003-1305&lt;/isbn&gt;&lt;urls&gt;&lt;related-urls&gt;&lt;url&gt;https://doi.org/10.1080/00031305.2018.1543615&lt;/url&gt;&lt;/related-urls&gt;&lt;/urls&gt;&lt;electronic-resource-num&gt;10.1080/00031305.2018.1543615&lt;/electronic-resource-num&gt;&lt;/record&gt;&lt;/Cite&gt;&lt;/EndNote&gt;</w:instrText>
      </w:r>
      <w:r w:rsidR="002900AC">
        <w:rPr>
          <w:lang w:val="en-US"/>
        </w:rPr>
        <w:fldChar w:fldCharType="separate"/>
      </w:r>
      <w:r w:rsidR="004866FE" w:rsidRPr="004866FE">
        <w:rPr>
          <w:noProof/>
          <w:vertAlign w:val="superscript"/>
          <w:lang w:val="en-US"/>
        </w:rPr>
        <w:t>45</w:t>
      </w:r>
      <w:r w:rsidR="002900AC">
        <w:rPr>
          <w:lang w:val="en-US"/>
        </w:rPr>
        <w:fldChar w:fldCharType="end"/>
      </w:r>
      <w:r w:rsidR="00921B0D">
        <w:rPr>
          <w:lang w:val="en-US"/>
        </w:rPr>
        <w:t xml:space="preserve"> </w:t>
      </w:r>
      <w:r w:rsidR="00B275C6">
        <w:rPr>
          <w:lang w:val="en-US"/>
        </w:rPr>
        <w:t xml:space="preserve">Although </w:t>
      </w:r>
      <w:r w:rsidR="008976DA">
        <w:rPr>
          <w:lang w:val="en-US"/>
        </w:rPr>
        <w:t xml:space="preserve">these </w:t>
      </w:r>
      <w:r w:rsidR="00B275C6">
        <w:rPr>
          <w:lang w:val="en-US"/>
        </w:rPr>
        <w:t xml:space="preserve">may be </w:t>
      </w:r>
      <w:r w:rsidR="00C16F48">
        <w:rPr>
          <w:lang w:val="en-US"/>
        </w:rPr>
        <w:t>statistically sound methods</w:t>
      </w:r>
      <w:r w:rsidR="0031669B">
        <w:rPr>
          <w:lang w:val="en-US"/>
        </w:rPr>
        <w:t xml:space="preserve">, </w:t>
      </w:r>
      <w:r w:rsidR="00387E5C">
        <w:rPr>
          <w:i/>
          <w:iCs/>
          <w:lang w:val="en-US"/>
        </w:rPr>
        <w:t>M</w:t>
      </w:r>
      <w:r w:rsidR="00387E5C">
        <w:rPr>
          <w:lang w:val="en-US"/>
        </w:rPr>
        <w:t xml:space="preserve"> </w:t>
      </w:r>
      <w:r w:rsidR="00BC1D39">
        <w:rPr>
          <w:lang w:val="en-US"/>
        </w:rPr>
        <w:t>obtained</w:t>
      </w:r>
      <w:r w:rsidR="006A60F0">
        <w:rPr>
          <w:lang w:val="en-US"/>
        </w:rPr>
        <w:t xml:space="preserve"> from </w:t>
      </w:r>
      <w:r w:rsidR="00076516">
        <w:rPr>
          <w:lang w:val="en-US"/>
        </w:rPr>
        <w:t xml:space="preserve">them </w:t>
      </w:r>
      <w:r w:rsidR="009057D2">
        <w:rPr>
          <w:lang w:val="en-US"/>
        </w:rPr>
        <w:t>can be highly variabl</w:t>
      </w:r>
      <w:r w:rsidR="00E226F4">
        <w:rPr>
          <w:lang w:val="en-US"/>
        </w:rPr>
        <w:t>e</w:t>
      </w:r>
      <w:r w:rsidR="00921B0D">
        <w:rPr>
          <w:lang w:val="en-US"/>
        </w:rPr>
        <w:t>.</w:t>
      </w:r>
      <w:r w:rsidR="006B2B20">
        <w:rPr>
          <w:lang w:val="en-US"/>
        </w:rPr>
        <w:fldChar w:fldCharType="begin">
          <w:fldData xml:space="preserve">PEVuZE5vdGU+PENpdGU+PEF1dGhvcj52b24gSGlwcGVsPC9BdXRob3I+PFllYXI+MjAyMDwvWWVh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</w:fldData>
        </w:fldChar>
      </w:r>
      <w:r w:rsidR="004866FE">
        <w:rPr>
          <w:lang w:val="en-US"/>
        </w:rPr>
        <w:instrText xml:space="preserve"> ADDIN EN.CITE </w:instrText>
      </w:r>
      <w:r w:rsidR="004866FE">
        <w:rPr>
          <w:lang w:val="en-US"/>
        </w:rPr>
        <w:fldChar w:fldCharType="begin">
          <w:fldData xml:space="preserve">PEVuZE5vdGU+PENpdGU+PEF1dGhvcj52b24gSGlwcGVsPC9BdXRob3I+PFllYXI+MjAyMDwvWWVh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</w:fldData>
        </w:fldChar>
      </w:r>
      <w:r w:rsidR="004866FE">
        <w:rPr>
          <w:lang w:val="en-US"/>
        </w:rPr>
        <w:instrText xml:space="preserve"> ADDIN EN.CITE.DATA </w:instrText>
      </w:r>
      <w:r w:rsidR="004866FE">
        <w:rPr>
          <w:lang w:val="en-US"/>
        </w:rPr>
      </w:r>
      <w:r w:rsidR="004866FE">
        <w:rPr>
          <w:lang w:val="en-US"/>
        </w:rPr>
        <w:fldChar w:fldCharType="end"/>
      </w:r>
      <w:r w:rsidR="006B2B20">
        <w:rPr>
          <w:lang w:val="en-US"/>
        </w:rPr>
      </w:r>
      <w:r w:rsidR="006B2B20">
        <w:rPr>
          <w:lang w:val="en-US"/>
        </w:rPr>
        <w:fldChar w:fldCharType="separate"/>
      </w:r>
      <w:r w:rsidR="004866FE" w:rsidRPr="004866FE">
        <w:rPr>
          <w:noProof/>
          <w:vertAlign w:val="superscript"/>
          <w:lang w:val="en-US"/>
        </w:rPr>
        <w:t>44, 45</w:t>
      </w:r>
      <w:r w:rsidR="006B2B20">
        <w:rPr>
          <w:lang w:val="en-US"/>
        </w:rPr>
        <w:fldChar w:fldCharType="end"/>
      </w:r>
      <w:r w:rsidR="009876EE">
        <w:rPr>
          <w:lang w:val="en-US"/>
        </w:rPr>
        <w:t xml:space="preserve"> With the computational power available nowadays, it is </w:t>
      </w:r>
      <w:r w:rsidR="005A4AA7">
        <w:rPr>
          <w:lang w:val="en-US"/>
        </w:rPr>
        <w:t>common</w:t>
      </w:r>
      <w:r w:rsidR="009876EE">
        <w:rPr>
          <w:lang w:val="en-US"/>
        </w:rPr>
        <w:t xml:space="preserve"> </w:t>
      </w:r>
      <w:r w:rsidR="002B3C84">
        <w:rPr>
          <w:lang w:val="en-US"/>
        </w:rPr>
        <w:t xml:space="preserve">to have between </w:t>
      </w:r>
      <w:r w:rsidR="002B3C84" w:rsidRPr="002B3C84">
        <w:rPr>
          <w:lang w:val="en-US"/>
        </w:rPr>
        <w:t xml:space="preserve">20 </w:t>
      </w:r>
      <w:r w:rsidR="002B3C84">
        <w:rPr>
          <w:lang w:val="en-US"/>
        </w:rPr>
        <w:t>and</w:t>
      </w:r>
      <w:r w:rsidR="002B3C84" w:rsidRPr="002B3C84">
        <w:rPr>
          <w:lang w:val="en-US"/>
        </w:rPr>
        <w:t xml:space="preserve"> 100 imputed data set</w:t>
      </w:r>
      <w:r w:rsidR="002B3C84">
        <w:rPr>
          <w:lang w:val="en-US"/>
        </w:rPr>
        <w:t>s</w:t>
      </w:r>
      <w:r w:rsidR="002B3C84" w:rsidRPr="002B3C84">
        <w:rPr>
          <w:lang w:val="en-US"/>
        </w:rPr>
        <w:t>.</w:t>
      </w:r>
      <w:r w:rsidR="00963AE3">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 </w:instrText>
      </w:r>
      <w:r w:rsidR="00C127C8">
        <w:rPr>
          <w:lang w:val="en-US"/>
        </w:rPr>
        <w:fldChar w:fldCharType="begin">
          <w:fldData xml:space="preserve">PEVuZE5vdGU+PENpdGU+PEF1dGhvcj5BdXN0aW48L0F1dGhvcj48WWVhcj4yMDIxPC9ZZWFyPjxS
ZWNOdW0+MTI8L1JlY051bT48RGlzcGxheVRleHQ+PHN0eWxlIGZhY2U9InN1cGVyc2NyaXB0Ij4x
MTwvc3R5bGU+PC9EaXNwbGF5VGV4dD48cmVjb3JkPjxyZWMtbnVtYmVyPjEyPC9yZWMtbnVtYmVy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C127C8">
        <w:rPr>
          <w:lang w:val="en-US"/>
        </w:rPr>
        <w:instrText xml:space="preserve"> ADDIN EN.CITE.DATA </w:instrText>
      </w:r>
      <w:r w:rsidR="00C127C8">
        <w:rPr>
          <w:lang w:val="en-US"/>
        </w:rPr>
      </w:r>
      <w:r w:rsidR="00C127C8">
        <w:rPr>
          <w:lang w:val="en-US"/>
        </w:rPr>
        <w:fldChar w:fldCharType="end"/>
      </w:r>
      <w:r w:rsidR="00963AE3">
        <w:rPr>
          <w:lang w:val="en-US"/>
        </w:rPr>
      </w:r>
      <w:r w:rsidR="00963AE3">
        <w:rPr>
          <w:lang w:val="en-US"/>
        </w:rPr>
        <w:fldChar w:fldCharType="separate"/>
      </w:r>
      <w:r w:rsidR="00C127C8" w:rsidRPr="00C127C8">
        <w:rPr>
          <w:noProof/>
          <w:vertAlign w:val="superscript"/>
          <w:lang w:val="en-US"/>
        </w:rPr>
        <w:t>11</w:t>
      </w:r>
      <w:r w:rsidR="00963AE3">
        <w:rPr>
          <w:lang w:val="en-US"/>
        </w:rPr>
        <w:fldChar w:fldCharType="end"/>
      </w:r>
    </w:p>
    <w:p w14:paraId="740F387B" w14:textId="7C2771E2" w:rsidR="006612EF" w:rsidRPr="009E1274" w:rsidRDefault="005D22C3" w:rsidP="00A87EBC">
      <w:pPr>
        <w:pStyle w:val="Heading2"/>
      </w:pPr>
      <w:r>
        <w:t xml:space="preserve">Step </w:t>
      </w:r>
      <w:del w:id="145" w:author="My Luong Vuong" w:date="2025-01-28T22:17:00Z">
        <w:r w:rsidR="003E7E0A" w:rsidDel="000964A5">
          <w:delText>3</w:delText>
        </w:r>
      </w:del>
      <w:ins w:id="146" w:author="My Luong Vuong" w:date="2025-01-28T22:17:00Z">
        <w:r w:rsidR="000964A5">
          <w:t>4</w:t>
        </w:r>
      </w:ins>
      <w:r>
        <w:t xml:space="preserve">: </w:t>
      </w:r>
      <w:del w:id="147" w:author="My Luong Vuong" w:date="2025-01-28T22:18:00Z">
        <w:r w:rsidR="00B77540" w:rsidRPr="009E1274" w:rsidDel="006F17B7">
          <w:delText xml:space="preserve">Analyses </w:delText>
        </w:r>
        <w:r w:rsidR="00352C4A" w:rsidRPr="009E1274" w:rsidDel="006F17B7">
          <w:delText>of</w:delText>
        </w:r>
        <w:r w:rsidR="00B77540" w:rsidRPr="009E1274" w:rsidDel="006F17B7">
          <w:delText xml:space="preserve"> the </w:delText>
        </w:r>
        <w:r w:rsidR="00620DB3" w:rsidDel="006F17B7">
          <w:delText>M</w:delText>
        </w:r>
        <w:r w:rsidR="00620DB3" w:rsidRPr="009E1274" w:rsidDel="006F17B7">
          <w:delText xml:space="preserve"> </w:delText>
        </w:r>
        <w:r w:rsidR="00B77540" w:rsidRPr="009E1274" w:rsidDel="006F17B7">
          <w:delText>imputed data sets</w:delText>
        </w:r>
      </w:del>
      <w:ins w:id="148" w:author="My Luong Vuong" w:date="2025-01-28T22:18:00Z">
        <w:r w:rsidR="006F17B7">
          <w:t xml:space="preserve">Fit the </w:t>
        </w:r>
        <w:r w:rsidR="00EA0D15">
          <w:t>pharmacometric</w:t>
        </w:r>
        <w:r w:rsidR="006F17B7">
          <w:t xml:space="preserve"> model to each imputed data set</w:t>
        </w:r>
      </w:ins>
    </w:p>
    <w:p w14:paraId="2F26B66D" w14:textId="1EC78D7F" w:rsidR="00A87EBC" w:rsidRDefault="00370583" w:rsidP="0022411E">
      <w:pPr>
        <w:rPr>
          <w:lang w:val="en-US"/>
        </w:rPr>
      </w:pPr>
      <w:r>
        <w:rPr>
          <w:lang w:val="en-US"/>
        </w:rPr>
        <w:t xml:space="preserve">After having generated </w:t>
      </w:r>
      <w:r w:rsidR="00C93580">
        <w:rPr>
          <w:i/>
          <w:iCs/>
          <w:lang w:val="en-US"/>
        </w:rPr>
        <w:t>M</w:t>
      </w:r>
      <w:r>
        <w:rPr>
          <w:lang w:val="en-US"/>
        </w:rPr>
        <w:t xml:space="preserve"> complete datasets, </w:t>
      </w:r>
      <w:r w:rsidR="00A427B2" w:rsidRPr="00A427B2">
        <w:rPr>
          <w:lang w:val="en-US"/>
        </w:rPr>
        <w:t xml:space="preserve">the </w:t>
      </w:r>
      <w:r w:rsidR="00A427B2">
        <w:rPr>
          <w:lang w:val="en-US"/>
        </w:rPr>
        <w:t xml:space="preserve">substantive </w:t>
      </w:r>
      <w:r w:rsidR="00D63480">
        <w:rPr>
          <w:lang w:val="en-US"/>
        </w:rPr>
        <w:t>pharmacometrics</w:t>
      </w:r>
      <w:r w:rsidR="00A427B2" w:rsidRPr="00A427B2">
        <w:rPr>
          <w:lang w:val="en-US"/>
        </w:rPr>
        <w:t xml:space="preserve"> analysis of</w:t>
      </w:r>
      <w:r w:rsidR="00D63480">
        <w:rPr>
          <w:lang w:val="en-US"/>
        </w:rPr>
        <w:t xml:space="preserve"> </w:t>
      </w:r>
      <w:r w:rsidR="00A427B2" w:rsidRPr="00A427B2">
        <w:rPr>
          <w:lang w:val="en-US"/>
        </w:rPr>
        <w:t xml:space="preserve">interest is </w:t>
      </w:r>
      <w:r w:rsidR="00305741">
        <w:rPr>
          <w:lang w:val="en-US"/>
        </w:rPr>
        <w:t xml:space="preserve">carried out for </w:t>
      </w:r>
      <w:r w:rsidR="00C93580">
        <w:rPr>
          <w:lang w:val="en-US"/>
        </w:rPr>
        <w:t>each</w:t>
      </w:r>
      <w:r w:rsidR="00A427B2" w:rsidRPr="00A427B2">
        <w:rPr>
          <w:lang w:val="en-US"/>
        </w:rPr>
        <w:t xml:space="preserve"> complete data set</w:t>
      </w:r>
      <w:r w:rsidR="00D14D99">
        <w:rPr>
          <w:lang w:val="en-US"/>
        </w:rPr>
        <w:t xml:space="preserve"> individually</w:t>
      </w:r>
      <w:r w:rsidR="00A427B2" w:rsidRPr="00A427B2">
        <w:rPr>
          <w:lang w:val="en-US"/>
        </w:rPr>
        <w:t xml:space="preserve">. </w:t>
      </w:r>
      <w:r w:rsidR="0096636A">
        <w:rPr>
          <w:lang w:val="en-US"/>
        </w:rPr>
        <w:t>Such</w:t>
      </w:r>
      <w:r w:rsidR="00F92905">
        <w:rPr>
          <w:lang w:val="en-US"/>
        </w:rPr>
        <w:t xml:space="preserve"> an</w:t>
      </w:r>
      <w:r w:rsidR="00A427B2" w:rsidRPr="00A427B2">
        <w:rPr>
          <w:lang w:val="en-US"/>
        </w:rPr>
        <w:t xml:space="preserve"> analysis </w:t>
      </w:r>
      <w:r w:rsidR="00C427A3">
        <w:rPr>
          <w:lang w:val="en-US"/>
        </w:rPr>
        <w:t>is</w:t>
      </w:r>
      <w:r w:rsidR="00A427B2" w:rsidRPr="00A427B2">
        <w:rPr>
          <w:lang w:val="en-US"/>
        </w:rPr>
        <w:t xml:space="preserve"> the </w:t>
      </w:r>
      <w:r w:rsidR="0032176A">
        <w:rPr>
          <w:lang w:val="en-US"/>
        </w:rPr>
        <w:t>same</w:t>
      </w:r>
      <w:r w:rsidR="00A53BE4">
        <w:rPr>
          <w:lang w:val="en-US"/>
        </w:rPr>
        <w:t xml:space="preserve"> as</w:t>
      </w:r>
      <w:r w:rsidR="00D63480">
        <w:rPr>
          <w:lang w:val="en-US"/>
        </w:rPr>
        <w:t xml:space="preserve"> </w:t>
      </w:r>
      <w:r w:rsidR="00C427A3">
        <w:rPr>
          <w:lang w:val="en-US"/>
        </w:rPr>
        <w:t>what</w:t>
      </w:r>
      <w:r w:rsidR="00A427B2" w:rsidRPr="00A427B2">
        <w:rPr>
          <w:lang w:val="en-US"/>
        </w:rPr>
        <w:t xml:space="preserve"> would be </w:t>
      </w:r>
      <w:r w:rsidR="006A6199">
        <w:rPr>
          <w:lang w:val="en-US"/>
        </w:rPr>
        <w:t>done</w:t>
      </w:r>
      <w:r w:rsidR="00A427B2" w:rsidRPr="00A427B2">
        <w:rPr>
          <w:lang w:val="en-US"/>
        </w:rPr>
        <w:t xml:space="preserve"> </w:t>
      </w:r>
      <w:r w:rsidR="009E2CC6">
        <w:rPr>
          <w:lang w:val="en-US"/>
        </w:rPr>
        <w:t xml:space="preserve">without </w:t>
      </w:r>
      <w:r w:rsidR="00C427A3">
        <w:rPr>
          <w:lang w:val="en-US"/>
        </w:rPr>
        <w:t>any missing values</w:t>
      </w:r>
      <w:r w:rsidR="00A427B2" w:rsidRPr="00A427B2">
        <w:rPr>
          <w:lang w:val="en-US"/>
        </w:rPr>
        <w:t>.</w:t>
      </w:r>
      <w:r w:rsidR="00D63480">
        <w:rPr>
          <w:lang w:val="en-US"/>
        </w:rPr>
        <w:t xml:space="preserve"> </w:t>
      </w:r>
      <w:r w:rsidR="00A427B2" w:rsidRPr="00A427B2">
        <w:rPr>
          <w:lang w:val="en-US"/>
        </w:rPr>
        <w:t xml:space="preserve">Thus, if </w:t>
      </w:r>
      <w:r w:rsidR="00A82006">
        <w:rPr>
          <w:lang w:val="en-US"/>
        </w:rPr>
        <w:t>the analysis model is a</w:t>
      </w:r>
      <w:r w:rsidR="0099402F">
        <w:rPr>
          <w:lang w:val="en-US"/>
        </w:rPr>
        <w:t xml:space="preserve"> </w:t>
      </w:r>
      <w:r w:rsidR="00954C97">
        <w:rPr>
          <w:lang w:val="en-US"/>
        </w:rPr>
        <w:t>popPK</w:t>
      </w:r>
      <w:r w:rsidR="00A427B2" w:rsidRPr="00A427B2">
        <w:rPr>
          <w:lang w:val="en-US"/>
        </w:rPr>
        <w:t xml:space="preserve"> model,</w:t>
      </w:r>
      <w:r w:rsidR="00944CCF">
        <w:rPr>
          <w:lang w:val="en-US"/>
        </w:rPr>
        <w:t xml:space="preserve"> there will </w:t>
      </w:r>
      <w:r w:rsidR="00201D67">
        <w:rPr>
          <w:lang w:val="en-US"/>
        </w:rPr>
        <w:t xml:space="preserve">be </w:t>
      </w:r>
      <w:r w:rsidR="00C93580">
        <w:rPr>
          <w:i/>
          <w:iCs/>
          <w:lang w:val="en-US"/>
        </w:rPr>
        <w:t>M</w:t>
      </w:r>
      <w:r w:rsidR="00201D67">
        <w:rPr>
          <w:lang w:val="en-US"/>
        </w:rPr>
        <w:t xml:space="preserve"> popPK models fitted simultaneously</w:t>
      </w:r>
      <w:r w:rsidR="00A427B2" w:rsidRPr="00A427B2">
        <w:rPr>
          <w:lang w:val="en-US"/>
        </w:rPr>
        <w:t>.</w:t>
      </w:r>
      <w:r w:rsidR="003147F6">
        <w:rPr>
          <w:lang w:val="en-US"/>
        </w:rPr>
        <w:t xml:space="preserve"> </w:t>
      </w:r>
      <w:r w:rsidR="00A427B2" w:rsidRPr="00A427B2">
        <w:rPr>
          <w:lang w:val="en-US"/>
        </w:rPr>
        <w:t xml:space="preserve">The </w:t>
      </w:r>
      <w:r w:rsidR="009F2C02">
        <w:rPr>
          <w:lang w:val="en-US"/>
        </w:rPr>
        <w:t>population p</w:t>
      </w:r>
      <w:r w:rsidR="00E27B89">
        <w:rPr>
          <w:lang w:val="en-US"/>
        </w:rPr>
        <w:t>arameter</w:t>
      </w:r>
      <w:r w:rsidR="000B72F2">
        <w:rPr>
          <w:lang w:val="en-US"/>
        </w:rPr>
        <w:t>s</w:t>
      </w:r>
      <w:r w:rsidR="00E27B89">
        <w:rPr>
          <w:lang w:val="en-US"/>
        </w:rPr>
        <w:t xml:space="preserve"> of interest (e.g.</w:t>
      </w:r>
      <w:r w:rsidR="002F2EB3">
        <w:rPr>
          <w:lang w:val="en-US"/>
        </w:rPr>
        <w:t>,</w:t>
      </w:r>
      <w:r w:rsidR="00E27B89">
        <w:rPr>
          <w:lang w:val="en-US"/>
        </w:rPr>
        <w:t xml:space="preserve"> clearance</w:t>
      </w:r>
      <w:r w:rsidR="000B72F2">
        <w:rPr>
          <w:lang w:val="en-US"/>
        </w:rPr>
        <w:t>, volume of distribution</w:t>
      </w:r>
      <w:r w:rsidR="00E27B89">
        <w:rPr>
          <w:lang w:val="en-US"/>
        </w:rPr>
        <w:t xml:space="preserve">) and </w:t>
      </w:r>
      <w:r w:rsidR="009467EE">
        <w:rPr>
          <w:lang w:val="en-US"/>
        </w:rPr>
        <w:t>their standard errors</w:t>
      </w:r>
      <w:r w:rsidR="00A427B2" w:rsidRPr="00A427B2">
        <w:rPr>
          <w:lang w:val="en-US"/>
        </w:rPr>
        <w:t xml:space="preserve"> are</w:t>
      </w:r>
      <w:r w:rsidR="00217D4D">
        <w:rPr>
          <w:lang w:val="en-US"/>
        </w:rPr>
        <w:t xml:space="preserve"> then</w:t>
      </w:r>
      <w:r w:rsidR="00A427B2" w:rsidRPr="00A427B2">
        <w:rPr>
          <w:lang w:val="en-US"/>
        </w:rPr>
        <w:t xml:space="preserve"> extracted </w:t>
      </w:r>
      <w:r w:rsidR="00151508">
        <w:rPr>
          <w:lang w:val="en-US"/>
        </w:rPr>
        <w:t xml:space="preserve">from the results of each </w:t>
      </w:r>
      <w:r w:rsidR="002F7AC1">
        <w:rPr>
          <w:lang w:val="en-US"/>
        </w:rPr>
        <w:t>popPK analys</w:t>
      </w:r>
      <w:r w:rsidR="00C93580">
        <w:rPr>
          <w:lang w:val="en-US"/>
        </w:rPr>
        <w:t>i</w:t>
      </w:r>
      <w:r w:rsidR="002F7AC1">
        <w:rPr>
          <w:lang w:val="en-US"/>
        </w:rPr>
        <w:t>s</w:t>
      </w:r>
      <w:r w:rsidR="00A427B2" w:rsidRPr="00A427B2">
        <w:rPr>
          <w:lang w:val="en-US"/>
        </w:rPr>
        <w:t>.</w:t>
      </w:r>
    </w:p>
    <w:p w14:paraId="79B2167D" w14:textId="2B5A1B3B" w:rsidR="005C523A" w:rsidRPr="009E1274" w:rsidRDefault="00D205D3" w:rsidP="005D22C3">
      <w:pPr>
        <w:pStyle w:val="Heading2"/>
      </w:pPr>
      <w:r>
        <w:t xml:space="preserve">Step </w:t>
      </w:r>
      <w:del w:id="149" w:author="My Luong Vuong" w:date="2025-01-28T22:20:00Z">
        <w:r w:rsidR="003E7E0A" w:rsidDel="00D417A0">
          <w:delText>4</w:delText>
        </w:r>
      </w:del>
      <w:ins w:id="150" w:author="My Luong Vuong" w:date="2025-01-28T22:20:00Z">
        <w:r w:rsidR="00D417A0">
          <w:t>5</w:t>
        </w:r>
      </w:ins>
      <w:r>
        <w:t xml:space="preserve">: </w:t>
      </w:r>
      <w:del w:id="151" w:author="My Luong Vuong" w:date="2025-01-28T22:20:00Z">
        <w:r w:rsidDel="00404ECD">
          <w:delText>C</w:delText>
        </w:r>
        <w:r w:rsidR="00E83440" w:rsidRPr="009E1274" w:rsidDel="00404ECD">
          <w:delText>ombining</w:delText>
        </w:r>
        <w:r w:rsidDel="00404ECD">
          <w:delText xml:space="preserve"> </w:delText>
        </w:r>
      </w:del>
      <w:ins w:id="152" w:author="My Luong Vuong" w:date="2025-01-28T22:20:00Z">
        <w:r w:rsidR="00404ECD">
          <w:t>C</w:t>
        </w:r>
        <w:r w:rsidR="00404ECD" w:rsidRPr="009E1274">
          <w:t>ombin</w:t>
        </w:r>
        <w:r w:rsidR="00404ECD">
          <w:t xml:space="preserve">e </w:t>
        </w:r>
      </w:ins>
      <w:r>
        <w:t>parameter</w:t>
      </w:r>
      <w:r w:rsidR="00E83440" w:rsidRPr="009E1274">
        <w:t xml:space="preserve"> estimates</w:t>
      </w:r>
      <w:ins w:id="153" w:author="My Luong Vuong" w:date="2025-01-28T22:20:00Z">
        <w:r w:rsidR="00A416BD">
          <w:t xml:space="preserve"> using Rubin’s rule</w:t>
        </w:r>
      </w:ins>
    </w:p>
    <w:p w14:paraId="0850BCA0" w14:textId="273F3878" w:rsidR="00B055D4" w:rsidRPr="00B055D4" w:rsidRDefault="00213C70" w:rsidP="0022411E">
      <w:pPr>
        <w:rPr>
          <w:lang w:val="en-US"/>
        </w:rPr>
      </w:pPr>
      <w:r w:rsidRPr="00213C70">
        <w:rPr>
          <w:lang w:val="en-US"/>
        </w:rPr>
        <w:t xml:space="preserve">Once the </w:t>
      </w:r>
      <w:r w:rsidR="008D0A78">
        <w:rPr>
          <w:lang w:val="en-US"/>
        </w:rPr>
        <w:t>population parameters of interest</w:t>
      </w:r>
      <w:r w:rsidR="00A5697B">
        <w:rPr>
          <w:lang w:val="en-US"/>
        </w:rPr>
        <w:t xml:space="preserve"> (including both fixed-effect and random-effect</w:t>
      </w:r>
      <w:r w:rsidR="007D05C4">
        <w:rPr>
          <w:lang w:val="en-US"/>
        </w:rPr>
        <w:t xml:space="preserve"> parameters</w:t>
      </w:r>
      <w:r w:rsidR="00A5697B">
        <w:rPr>
          <w:lang w:val="en-US"/>
        </w:rPr>
        <w:t>)</w:t>
      </w:r>
      <w:r w:rsidR="008D0A78">
        <w:rPr>
          <w:lang w:val="en-US"/>
        </w:rPr>
        <w:t xml:space="preserve"> a</w:t>
      </w:r>
      <w:r w:rsidR="00166C4D">
        <w:rPr>
          <w:lang w:val="en-US"/>
        </w:rPr>
        <w:t>s well as their standard errors</w:t>
      </w:r>
      <w:r w:rsidRPr="00213C70">
        <w:rPr>
          <w:lang w:val="en-US"/>
        </w:rPr>
        <w:t xml:space="preserve"> have been estimated in the </w:t>
      </w:r>
      <w:r w:rsidR="002F2EB3" w:rsidRPr="00A4332B">
        <w:rPr>
          <w:i/>
          <w:iCs/>
          <w:lang w:val="en-US"/>
        </w:rPr>
        <w:t>M</w:t>
      </w:r>
      <w:r w:rsidR="00AA2E32" w:rsidRPr="00A4332B">
        <w:rPr>
          <w:lang w:val="en-US"/>
        </w:rPr>
        <w:t xml:space="preserve"> </w:t>
      </w:r>
      <w:r w:rsidRPr="00213C70">
        <w:rPr>
          <w:lang w:val="en-US"/>
        </w:rPr>
        <w:t xml:space="preserve">imputed data sets, they </w:t>
      </w:r>
      <w:r w:rsidR="0049020F">
        <w:rPr>
          <w:lang w:val="en-US"/>
        </w:rPr>
        <w:t>will be</w:t>
      </w:r>
      <w:r w:rsidRPr="00213C70">
        <w:rPr>
          <w:lang w:val="en-US"/>
        </w:rPr>
        <w:t xml:space="preserve"> combined using Rubin’s rules.</w:t>
      </w:r>
      <w:r w:rsidR="00EF3640">
        <w:rPr>
          <w:lang w:val="en-US"/>
        </w:rPr>
        <w:fldChar w:fldCharType="begin"/>
      </w:r>
      <w:r w:rsidR="004866FE">
        <w:rPr>
          <w:lang w:val="en-US"/>
        </w:rPr>
        <w:instrText xml:space="preserve"> ADDIN EN.CITE &lt;EndNote&gt;&lt;Cite&gt;&lt;Author&gt;Rubin&lt;/Author&gt;&lt;Year&gt;1987&lt;/Year&gt;&lt;RecNum&gt;27&lt;/RecNum&gt;&lt;DisplayText&gt;&lt;style face="superscript"&gt;46&lt;/style&gt;&lt;/DisplayText&gt;&lt;record&gt;&lt;rec-number&gt;27&lt;/rec-number&gt;&lt;foreign-keys&gt;&lt;key app="EN" db-id="ss92raaewt9rt0e55p6pe9ah5fa2r9tvxxwp" timestamp="1704878878"&gt;27&lt;/key&gt;&lt;/foreign-keys&gt;&lt;ref-type name="Book"&gt;6&lt;/ref-type&gt;&lt;contributors&gt;&lt;authors&gt;&lt;author&gt;Rubin, D.B.&lt;/author&gt;&lt;/authors&gt;&lt;/contributors&gt;&lt;titles&gt;&lt;title&gt;Multiple Imputation for Nonresponse in Surveys&lt;/title&gt;&lt;/titles&gt;&lt;dates&gt;&lt;year&gt;1987&lt;/year&gt;&lt;/dates&gt;&lt;pub-location&gt;New York&lt;/pub-location&gt;&lt;publisher&gt;John Wiley &amp;amp; Sons&lt;/publisher&gt;&lt;isbn&gt;9780470316696&lt;/isbn&gt;&lt;urls&gt;&lt;/urls&gt;&lt;electronic-resource-num&gt;10.1002/9780470316696&lt;/electronic-resource-num&gt;&lt;/record&gt;&lt;/Cite&gt;&lt;/EndNote&gt;</w:instrText>
      </w:r>
      <w:r w:rsidR="00EF3640">
        <w:rPr>
          <w:lang w:val="en-US"/>
        </w:rPr>
        <w:fldChar w:fldCharType="separate"/>
      </w:r>
      <w:r w:rsidR="004866FE" w:rsidRPr="004866FE">
        <w:rPr>
          <w:noProof/>
          <w:vertAlign w:val="superscript"/>
          <w:lang w:val="en-US"/>
        </w:rPr>
        <w:t>46</w:t>
      </w:r>
      <w:r w:rsidR="00EF3640">
        <w:rPr>
          <w:lang w:val="en-US"/>
        </w:rPr>
        <w:fldChar w:fldCharType="end"/>
      </w:r>
      <w:r w:rsidRPr="00213C70">
        <w:rPr>
          <w:lang w:val="en-US"/>
        </w:rPr>
        <w:t xml:space="preserve"> Let</w:t>
      </w:r>
      <w:r w:rsidR="00E9223C">
        <w:rPr>
          <w:lang w:val="en-US"/>
        </w:rPr>
        <w:t xml:space="preserve"> </w:t>
      </w:r>
      <m:oMath>
        <m:sSup>
          <m:sSupPr>
            <m:ctrlPr>
              <w:rPr>
                <w:rFonts w:ascii="Cambria Math" w:hAnsi="Cambria Math" w:cs="Times New Roman"/>
                <w:i/>
                <w:lang w:val="en-US"/>
              </w:rPr>
            </m:ctrlPr>
          </m:sSupPr>
          <m:e>
            <m:r>
              <m:rPr>
                <m:nor/>
              </m:rPr>
              <w:rPr>
                <w:rFonts w:cs="Times New Roman"/>
                <w:i/>
                <w:lang w:val="en-US"/>
              </w:rPr>
              <m:t>θ</m:t>
            </m:r>
          </m:e>
          <m:sup>
            <m:r>
              <m:rPr>
                <m:nor/>
              </m:rPr>
              <w:rPr>
                <w:rFonts w:cs="Times New Roman"/>
                <w:i/>
                <w:lang w:val="en-US"/>
              </w:rPr>
              <m:t>(i)</m:t>
            </m:r>
          </m:sup>
        </m:sSup>
      </m:oMath>
      <w:r w:rsidRPr="00213C70" w:rsidDel="009C5D10">
        <w:rPr>
          <w:lang w:val="en-US"/>
        </w:rPr>
        <w:t xml:space="preserve"> </w:t>
      </w:r>
      <w:r w:rsidR="00AA2E32" w:rsidRPr="00AA2E32">
        <w:rPr>
          <w:lang w:val="en-US"/>
        </w:rPr>
        <w:t xml:space="preserve">denote the estimated </w:t>
      </w:r>
      <w:r w:rsidR="003C61E9">
        <w:rPr>
          <w:lang w:val="en-US"/>
        </w:rPr>
        <w:t>parameter</w:t>
      </w:r>
      <w:r w:rsidR="00AA2E32" w:rsidRPr="00AA2E32">
        <w:rPr>
          <w:lang w:val="en-US"/>
        </w:rPr>
        <w:t xml:space="preserve"> of interest (e</w:t>
      </w:r>
      <w:r w:rsidR="00617674">
        <w:rPr>
          <w:lang w:val="en-US"/>
        </w:rPr>
        <w:t>.</w:t>
      </w:r>
      <w:r w:rsidR="00AA2E32" w:rsidRPr="00AA2E32">
        <w:rPr>
          <w:lang w:val="en-US"/>
        </w:rPr>
        <w:t>g</w:t>
      </w:r>
      <w:r w:rsidR="00617674">
        <w:rPr>
          <w:lang w:val="en-US"/>
        </w:rPr>
        <w:t>.</w:t>
      </w:r>
      <w:r w:rsidR="002F2EB3">
        <w:rPr>
          <w:lang w:val="en-US"/>
        </w:rPr>
        <w:t>,</w:t>
      </w:r>
      <w:r w:rsidR="00AA2E32" w:rsidRPr="00AA2E32">
        <w:rPr>
          <w:lang w:val="en-US"/>
        </w:rPr>
        <w:t xml:space="preserve"> </w:t>
      </w:r>
      <w:r w:rsidR="00617674">
        <w:rPr>
          <w:lang w:val="en-US"/>
        </w:rPr>
        <w:t>clearance</w:t>
      </w:r>
      <w:r w:rsidR="00AA2E32" w:rsidRPr="00AA2E32">
        <w:rPr>
          <w:lang w:val="en-US"/>
        </w:rPr>
        <w:t xml:space="preserve">) obtained from the analysis in the </w:t>
      </w:r>
      <w:r w:rsidR="00F4582B">
        <w:rPr>
          <w:i/>
          <w:iCs/>
          <w:lang w:val="en-US"/>
        </w:rPr>
        <w:t>i</w:t>
      </w:r>
      <w:r w:rsidR="00AA2E32" w:rsidRPr="0022411E">
        <w:rPr>
          <w:vertAlign w:val="superscript"/>
          <w:lang w:val="en-US"/>
        </w:rPr>
        <w:t>th</w:t>
      </w:r>
      <w:r w:rsidR="00AA2E32" w:rsidRPr="00AA2E32">
        <w:rPr>
          <w:lang w:val="en-US"/>
        </w:rPr>
        <w:t xml:space="preserve"> imputed data</w:t>
      </w:r>
      <w:r w:rsidR="00AA2E32">
        <w:rPr>
          <w:lang w:val="en-US"/>
        </w:rPr>
        <w:t xml:space="preserve"> </w:t>
      </w:r>
      <w:r w:rsidR="00AA2E32" w:rsidRPr="00AA2E32">
        <w:rPr>
          <w:lang w:val="en-US"/>
        </w:rPr>
        <w:t>set (</w:t>
      </w:r>
      <w:r w:rsidR="00130BC9">
        <w:rPr>
          <w:i/>
          <w:iCs/>
          <w:lang w:val="en-US"/>
        </w:rPr>
        <w:t>i</w:t>
      </w:r>
      <w:r w:rsidR="00A72ED1">
        <w:rPr>
          <w:lang w:val="en-US"/>
        </w:rPr>
        <w:t> </w:t>
      </w:r>
      <w:r w:rsidR="00E45E8B">
        <w:rPr>
          <w:lang w:val="en-US"/>
        </w:rPr>
        <w:t>=</w:t>
      </w:r>
      <w:r w:rsidR="00A72ED1">
        <w:rPr>
          <w:lang w:val="en-US"/>
        </w:rPr>
        <w:t> </w:t>
      </w:r>
      <w:r w:rsidR="00AA2E32" w:rsidRPr="00AA2E32">
        <w:rPr>
          <w:lang w:val="en-US"/>
        </w:rPr>
        <w:t>1,</w:t>
      </w:r>
      <w:r w:rsidR="00A72ED1">
        <w:rPr>
          <w:lang w:val="en-US"/>
        </w:rPr>
        <w:t xml:space="preserve"> </w:t>
      </w:r>
      <w:r w:rsidR="000270AE">
        <w:rPr>
          <w:lang w:val="en-US"/>
        </w:rPr>
        <w:t>..</w:t>
      </w:r>
      <w:r w:rsidR="00AA2E32" w:rsidRPr="00AA2E32">
        <w:rPr>
          <w:lang w:val="en-US"/>
        </w:rPr>
        <w:t xml:space="preserve">., </w:t>
      </w:r>
      <w:r w:rsidR="00B24FAC">
        <w:rPr>
          <w:i/>
          <w:iCs/>
          <w:lang w:val="en-US"/>
        </w:rPr>
        <w:t>M</w:t>
      </w:r>
      <w:r w:rsidR="00AA2E32" w:rsidRPr="00AA2E32">
        <w:rPr>
          <w:lang w:val="en-US"/>
        </w:rPr>
        <w:t xml:space="preserve">). </w:t>
      </w:r>
      <w:r w:rsidR="00AA2E32" w:rsidRPr="00AA2E32">
        <w:rPr>
          <w:lang w:val="en-US"/>
        </w:rPr>
        <w:lastRenderedPageBreak/>
        <w:t xml:space="preserve">The pooled </w:t>
      </w:r>
      <w:r w:rsidR="00A968A5">
        <w:rPr>
          <w:lang w:val="en-US"/>
        </w:rPr>
        <w:t xml:space="preserve">clearance estimate </w:t>
      </w:r>
      <w:r w:rsidR="004C0656">
        <w:rPr>
          <w:lang w:val="en-US"/>
        </w:rPr>
        <w:t xml:space="preserve">of the </w:t>
      </w:r>
      <w:r w:rsidR="006F3AB6">
        <w:rPr>
          <w:i/>
          <w:lang w:val="en-US"/>
        </w:rPr>
        <w:t>M</w:t>
      </w:r>
      <w:r w:rsidR="006F3AB6">
        <w:rPr>
          <w:lang w:val="en-US"/>
        </w:rPr>
        <w:t xml:space="preserve"> </w:t>
      </w:r>
      <w:r w:rsidR="004C0656">
        <w:rPr>
          <w:lang w:val="en-US"/>
        </w:rPr>
        <w:t xml:space="preserve">imputed datasets is </w:t>
      </w:r>
      <m:oMath>
        <m:r>
          <m:rPr>
            <m:nor/>
          </m:rPr>
          <w:rPr>
            <w:rFonts w:cs="Times New Roman"/>
            <w:i/>
            <w:lang w:val="en-US"/>
          </w:rPr>
          <m:t>θ</m:t>
        </m:r>
        <m:r>
          <m:rPr>
            <m:nor/>
          </m:rPr>
          <w:rPr>
            <w:rFonts w:cs="Times New Roman"/>
            <w:lang w:val="en-US"/>
          </w:rPr>
          <m:t xml:space="preserve"> = </m:t>
        </m:r>
        <m:f>
          <m:fPr>
            <m:ctrlPr>
              <w:rPr>
                <w:rFonts w:ascii="Cambria Math" w:hAnsi="Cambria Math" w:cs="Times New Roman"/>
                <w:i/>
                <w:lang w:val="en-US"/>
              </w:rPr>
            </m:ctrlPr>
          </m:fPr>
          <m:num>
            <m:r>
              <m:rPr>
                <m:nor/>
              </m:rPr>
              <w:rPr>
                <w:rFonts w:cs="Times New Roman"/>
                <w:lang w:val="en-US"/>
              </w:rPr>
              <m:t>1</m:t>
            </m:r>
          </m:num>
          <m:den>
            <m:r>
              <m:rPr>
                <m:nor/>
              </m:rPr>
              <w:rPr>
                <w:rFonts w:cs="Times New Roman"/>
                <w:i/>
                <w:iCs/>
                <w:lang w:val="en-US"/>
              </w:rPr>
              <m:t>M</m:t>
            </m:r>
          </m:den>
        </m:f>
        <m:nary>
          <m:naryPr>
            <m:chr m:val="∑"/>
            <m:limLoc m:val="subSup"/>
            <m:ctrlPr>
              <w:rPr>
                <w:rFonts w:ascii="Cambria Math" w:hAnsi="Cambria Math" w:cs="Times New Roman"/>
                <w:i/>
                <w:lang w:val="en-US"/>
              </w:rPr>
            </m:ctrlPr>
          </m:naryPr>
          <m:sub>
            <m:r>
              <m:rPr>
                <m:nor/>
              </m:rPr>
              <w:rPr>
                <w:rFonts w:cs="Times New Roman"/>
                <w:i/>
                <w:iCs/>
                <w:lang w:val="en-US"/>
              </w:rPr>
              <m:t>i</m:t>
            </m:r>
            <m:r>
              <m:rPr>
                <m:nor/>
              </m:rPr>
              <w:rPr>
                <w:rFonts w:cs="Times New Roman"/>
                <w:lang w:val="en-US"/>
              </w:rPr>
              <m:t>=1</m:t>
            </m:r>
          </m:sub>
          <m:sup>
            <m:r>
              <m:rPr>
                <m:nor/>
              </m:rPr>
              <w:rPr>
                <w:rFonts w:cs="Times New Roman"/>
                <w:i/>
                <w:iCs/>
                <w:lang w:val="en-US"/>
              </w:rPr>
              <m:t>M</m:t>
            </m:r>
          </m:sup>
          <m:e>
            <m:sSup>
              <m:sSupPr>
                <m:ctrlPr>
                  <w:rPr>
                    <w:rFonts w:ascii="Cambria Math" w:hAnsi="Cambria Math" w:cs="Times New Roman"/>
                    <w:i/>
                    <w:lang w:val="en-US"/>
                  </w:rPr>
                </m:ctrlPr>
              </m:sSupPr>
              <m:e>
                <m:r>
                  <m:rPr>
                    <m:nor/>
                  </m:rPr>
                  <w:rPr>
                    <w:rFonts w:cs="Times New Roman"/>
                    <w:i/>
                    <w:lang w:val="en-US"/>
                  </w:rPr>
                  <m:t>θ</m:t>
                </m:r>
              </m:e>
              <m:sup>
                <m:r>
                  <m:rPr>
                    <m:nor/>
                  </m:rPr>
                  <w:rPr>
                    <w:rFonts w:cs="Times New Roman"/>
                    <w:i/>
                    <w:lang w:val="en-US"/>
                  </w:rPr>
                  <m:t>(i)</m:t>
                </m:r>
              </m:sup>
            </m:sSup>
          </m:e>
        </m:nary>
      </m:oMath>
      <w:r w:rsidR="00AA2E32" w:rsidRPr="00AA2E32">
        <w:rPr>
          <w:lang w:val="en-US"/>
        </w:rPr>
        <w:t xml:space="preserve">. The MI estimate of the </w:t>
      </w:r>
      <w:r w:rsidR="00631483">
        <w:rPr>
          <w:lang w:val="en-US"/>
        </w:rPr>
        <w:t>population parameter</w:t>
      </w:r>
      <w:r w:rsidR="00AA2E32">
        <w:rPr>
          <w:lang w:val="en-US"/>
        </w:rPr>
        <w:t xml:space="preserve"> </w:t>
      </w:r>
      <w:r w:rsidR="00AA2E32" w:rsidRPr="00AA2E32">
        <w:rPr>
          <w:lang w:val="en-US"/>
        </w:rPr>
        <w:t xml:space="preserve">is simply the average value of the estimated </w:t>
      </w:r>
      <w:r w:rsidR="008C428B">
        <w:rPr>
          <w:lang w:val="en-US"/>
        </w:rPr>
        <w:t>population parameter</w:t>
      </w:r>
      <w:r w:rsidR="00AA2E32" w:rsidRPr="00AA2E32">
        <w:rPr>
          <w:lang w:val="en-US"/>
        </w:rPr>
        <w:t xml:space="preserve"> across the</w:t>
      </w:r>
      <w:r w:rsidR="00AA2E32">
        <w:rPr>
          <w:lang w:val="en-US"/>
        </w:rPr>
        <w:t xml:space="preserve"> </w:t>
      </w:r>
      <w:r w:rsidR="00D4203B">
        <w:rPr>
          <w:i/>
          <w:lang w:val="en-US"/>
        </w:rPr>
        <w:t>M-imputed</w:t>
      </w:r>
      <w:r w:rsidR="00AA2E32" w:rsidRPr="00AA2E32">
        <w:rPr>
          <w:lang w:val="en-US"/>
        </w:rPr>
        <w:t xml:space="preserve"> data sets.</w:t>
      </w:r>
      <w:r w:rsidR="00D04892">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D04892">
        <w:rPr>
          <w:lang w:val="en-US"/>
        </w:rPr>
        <w:fldChar w:fldCharType="separate"/>
      </w:r>
      <w:r w:rsidR="004866FE" w:rsidRPr="004866FE">
        <w:rPr>
          <w:noProof/>
          <w:vertAlign w:val="superscript"/>
          <w:lang w:val="en-US"/>
        </w:rPr>
        <w:t>21</w:t>
      </w:r>
      <w:r w:rsidR="00D04892">
        <w:rPr>
          <w:lang w:val="en-US"/>
        </w:rPr>
        <w:fldChar w:fldCharType="end"/>
      </w:r>
      <w:r w:rsidR="00AA2E32" w:rsidRPr="00AA2E32" w:rsidDel="009C5D10">
        <w:rPr>
          <w:lang w:val="en-US"/>
        </w:rPr>
        <w:t xml:space="preserve"> </w:t>
      </w:r>
      <w:r w:rsidR="00271874">
        <w:rPr>
          <w:lang w:val="en-US"/>
        </w:rPr>
        <w:t xml:space="preserve">  </w:t>
      </w:r>
    </w:p>
    <w:p w14:paraId="61ABE7F1" w14:textId="4B68FF0C" w:rsidR="003A3DD4" w:rsidRDefault="00C048BE">
      <w:pPr>
        <w:rPr>
          <w:lang w:val="en-US"/>
        </w:rPr>
      </w:pPr>
      <w:r>
        <w:rPr>
          <w:lang w:val="en-US"/>
        </w:rPr>
        <w:t>Calculating</w:t>
      </w:r>
      <w:r w:rsidR="00B055D4" w:rsidRPr="00B055D4">
        <w:rPr>
          <w:lang w:val="en-US"/>
        </w:rPr>
        <w:t xml:space="preserve"> the variance of the estimated </w:t>
      </w:r>
      <w:r w:rsidR="00846069" w:rsidRPr="00846069">
        <w:rPr>
          <w:lang w:val="en-US"/>
        </w:rPr>
        <w:t xml:space="preserve">population parameter </w:t>
      </w:r>
      <w:r w:rsidR="00B055D4" w:rsidRPr="00B055D4">
        <w:rPr>
          <w:lang w:val="en-US"/>
        </w:rPr>
        <w:t>is more</w:t>
      </w:r>
      <w:r w:rsidR="001B7E11">
        <w:rPr>
          <w:lang w:val="en-US"/>
        </w:rPr>
        <w:t xml:space="preserve"> </w:t>
      </w:r>
      <w:r w:rsidR="004A0445">
        <w:rPr>
          <w:lang w:val="en-US"/>
        </w:rPr>
        <w:t>complicated.</w:t>
      </w:r>
      <w:r w:rsidR="00B055D4" w:rsidRPr="00B055D4">
        <w:rPr>
          <w:lang w:val="en-US"/>
        </w:rPr>
        <w:t xml:space="preserve"> </w:t>
      </w:r>
      <w:r w:rsidR="004A0445">
        <w:rPr>
          <w:lang w:val="en-US"/>
        </w:rPr>
        <w:t>This</w:t>
      </w:r>
      <w:r w:rsidR="00B055D4" w:rsidRPr="00B055D4">
        <w:rPr>
          <w:lang w:val="en-US"/>
        </w:rPr>
        <w:t xml:space="preserve"> </w:t>
      </w:r>
      <w:r w:rsidR="00ED3BD9">
        <w:rPr>
          <w:lang w:val="en-US"/>
        </w:rPr>
        <w:t>involves</w:t>
      </w:r>
      <w:r w:rsidR="001B7E11">
        <w:rPr>
          <w:lang w:val="en-US"/>
        </w:rPr>
        <w:t xml:space="preserve"> </w:t>
      </w:r>
      <w:r w:rsidR="004E1E26">
        <w:rPr>
          <w:lang w:val="en-US"/>
        </w:rPr>
        <w:t>computing</w:t>
      </w:r>
      <w:r w:rsidR="00CE2D5E">
        <w:rPr>
          <w:lang w:val="en-US"/>
        </w:rPr>
        <w:t xml:space="preserve"> two</w:t>
      </w:r>
      <w:r w:rsidR="004E1E26">
        <w:rPr>
          <w:lang w:val="en-US"/>
        </w:rPr>
        <w:t xml:space="preserve"> components, which </w:t>
      </w:r>
      <w:r w:rsidR="004C3BC4">
        <w:rPr>
          <w:lang w:val="en-US"/>
        </w:rPr>
        <w:t xml:space="preserve">account </w:t>
      </w:r>
      <w:r w:rsidR="004E1E26">
        <w:rPr>
          <w:lang w:val="en-US"/>
        </w:rPr>
        <w:t>for</w:t>
      </w:r>
      <w:r w:rsidR="00B055D4" w:rsidRPr="00B055D4">
        <w:rPr>
          <w:lang w:val="en-US"/>
        </w:rPr>
        <w:t xml:space="preserve"> the uncertainty </w:t>
      </w:r>
      <w:r w:rsidR="002E0A96">
        <w:rPr>
          <w:lang w:val="en-US"/>
        </w:rPr>
        <w:t>of</w:t>
      </w:r>
      <w:r w:rsidR="00B055D4" w:rsidRPr="00B055D4">
        <w:rPr>
          <w:lang w:val="en-US"/>
        </w:rPr>
        <w:t xml:space="preserve"> the estimated </w:t>
      </w:r>
      <w:r w:rsidR="00684714">
        <w:rPr>
          <w:lang w:val="en-US"/>
        </w:rPr>
        <w:t>population parameter</w:t>
      </w:r>
      <w:r w:rsidR="00AF7EFF">
        <w:rPr>
          <w:lang w:val="en-US"/>
        </w:rPr>
        <w:t xml:space="preserve"> </w:t>
      </w:r>
      <w:r w:rsidR="00B206BD">
        <w:rPr>
          <w:lang w:val="en-US"/>
        </w:rPr>
        <w:t>per imputation</w:t>
      </w:r>
      <w:r w:rsidR="00B055D4" w:rsidRPr="00B055D4">
        <w:rPr>
          <w:lang w:val="en-US"/>
        </w:rPr>
        <w:t xml:space="preserve"> and the variation </w:t>
      </w:r>
      <w:r w:rsidR="000860CA">
        <w:rPr>
          <w:lang w:val="en-US"/>
        </w:rPr>
        <w:t xml:space="preserve">of such parameter </w:t>
      </w:r>
      <w:r w:rsidR="000860CA" w:rsidRPr="00B055D4">
        <w:rPr>
          <w:lang w:val="en-US"/>
        </w:rPr>
        <w:t>between</w:t>
      </w:r>
      <w:r w:rsidR="000860CA">
        <w:rPr>
          <w:lang w:val="en-US"/>
        </w:rPr>
        <w:t xml:space="preserve"> </w:t>
      </w:r>
      <w:r w:rsidR="004C3BC4">
        <w:rPr>
          <w:lang w:val="en-US"/>
        </w:rPr>
        <w:t>imputations</w:t>
      </w:r>
      <w:r w:rsidR="00B055D4" w:rsidRPr="00B055D4">
        <w:rPr>
          <w:lang w:val="en-US"/>
        </w:rPr>
        <w:t>.</w:t>
      </w:r>
      <w:r w:rsidR="007D5023">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7D5023">
        <w:rPr>
          <w:lang w:val="en-US"/>
        </w:rPr>
        <w:fldChar w:fldCharType="separate"/>
      </w:r>
      <w:r w:rsidR="004866FE" w:rsidRPr="004866FE">
        <w:rPr>
          <w:noProof/>
          <w:vertAlign w:val="superscript"/>
          <w:lang w:val="en-US"/>
        </w:rPr>
        <w:t>21</w:t>
      </w:r>
      <w:r w:rsidR="007D5023">
        <w:rPr>
          <w:lang w:val="en-US"/>
        </w:rPr>
        <w:fldChar w:fldCharType="end"/>
      </w:r>
      <w:r w:rsidR="00E655AB">
        <w:rPr>
          <w:lang w:val="en-US"/>
        </w:rPr>
        <w:t xml:space="preserve"> </w:t>
      </w:r>
      <w:r w:rsidR="00B055D4" w:rsidRPr="00B055D4">
        <w:rPr>
          <w:lang w:val="en-US"/>
        </w:rPr>
        <w:t>Let</w:t>
      </w:r>
      <w:r w:rsidR="00973E31">
        <w:rPr>
          <w:lang w:val="en-US"/>
        </w:rPr>
        <w:t xml:space="preserve"> </w:t>
      </w:r>
      <m:oMath>
        <m:sSup>
          <m:sSupPr>
            <m:ctrlPr>
              <w:rPr>
                <w:rFonts w:ascii="Cambria Math" w:hAnsi="Cambria Math" w:cs="Times New Roman"/>
                <w:i/>
                <w:lang w:val="en-US"/>
              </w:rPr>
            </m:ctrlPr>
          </m:sSupPr>
          <m:e>
            <m:r>
              <m:rPr>
                <m:nor/>
              </m:rPr>
              <w:rPr>
                <w:rFonts w:ascii="Cambria Math" w:cs="Times New Roman"/>
                <w:i/>
                <w:lang w:val="en-US"/>
              </w:rPr>
              <m:t>W</m:t>
            </m:r>
          </m:e>
          <m:sup>
            <m:r>
              <m:rPr>
                <m:nor/>
              </m:rPr>
              <w:rPr>
                <w:rFonts w:cs="Times New Roman"/>
                <w:i/>
                <w:iCs/>
                <w:lang w:val="en-US"/>
              </w:rPr>
              <m:t>(i)</m:t>
            </m:r>
          </m:sup>
        </m:sSup>
      </m:oMath>
      <w:r w:rsidR="00E33636">
        <w:rPr>
          <w:rFonts w:eastAsiaTheme="minorEastAsia"/>
          <w:lang w:val="en-US"/>
        </w:rPr>
        <w:t xml:space="preserve"> </w:t>
      </w:r>
      <w:r w:rsidR="00B055D4" w:rsidRPr="00B055D4">
        <w:rPr>
          <w:lang w:val="en-US"/>
        </w:rPr>
        <w:t xml:space="preserve">denote the </w:t>
      </w:r>
      <w:r w:rsidR="00AB0408">
        <w:rPr>
          <w:lang w:val="en-US"/>
        </w:rPr>
        <w:t xml:space="preserve">estimated </w:t>
      </w:r>
      <w:r w:rsidR="00FE78FB" w:rsidRPr="00FE78FB">
        <w:rPr>
          <w:lang w:val="en-US"/>
        </w:rPr>
        <w:t>variance</w:t>
      </w:r>
      <w:r w:rsidR="00B055D4" w:rsidRPr="00B055D4">
        <w:rPr>
          <w:lang w:val="en-US"/>
        </w:rPr>
        <w:t xml:space="preserve"> </w:t>
      </w:r>
      <w:r w:rsidR="00B0530E">
        <w:rPr>
          <w:lang w:val="en-US"/>
        </w:rPr>
        <w:t xml:space="preserve">of </w:t>
      </w:r>
      <m:oMath>
        <m:sSup>
          <m:sSupPr>
            <m:ctrlPr>
              <w:rPr>
                <w:rFonts w:ascii="Cambria Math" w:hAnsi="Cambria Math" w:cs="Times New Roman"/>
                <w:i/>
                <w:lang w:val="en-US"/>
              </w:rPr>
            </m:ctrlPr>
          </m:sSupPr>
          <m:e>
            <m:r>
              <m:rPr>
                <m:nor/>
              </m:rPr>
              <w:rPr>
                <w:rFonts w:cs="Times New Roman"/>
                <w:i/>
                <w:lang w:val="en-US"/>
              </w:rPr>
              <m:t>θ</m:t>
            </m:r>
          </m:e>
          <m:sup>
            <m:r>
              <m:rPr>
                <m:nor/>
              </m:rPr>
              <w:rPr>
                <w:rFonts w:cs="Times New Roman"/>
                <w:i/>
                <w:lang w:val="en-US"/>
              </w:rPr>
              <m:t>(i)</m:t>
            </m:r>
          </m:sup>
        </m:sSup>
      </m:oMath>
      <w:r w:rsidR="009A1A52">
        <w:rPr>
          <w:rFonts w:eastAsiaTheme="minorEastAsia"/>
          <w:lang w:val="en-US"/>
        </w:rPr>
        <w:t xml:space="preserve">, </w:t>
      </w:r>
      <w:r w:rsidR="00C427A3">
        <w:rPr>
          <w:rFonts w:eastAsiaTheme="minorEastAsia"/>
          <w:lang w:val="en-US"/>
        </w:rPr>
        <w:t xml:space="preserve">then </w:t>
      </w:r>
      <w:r w:rsidR="0049475A">
        <w:rPr>
          <w:rFonts w:eastAsiaTheme="minorEastAsia"/>
          <w:lang w:val="en-US"/>
        </w:rPr>
        <w:t xml:space="preserve">the </w:t>
      </w:r>
      <w:r w:rsidR="0049475A" w:rsidRPr="0049475A">
        <w:rPr>
          <w:rFonts w:eastAsiaTheme="minorEastAsia"/>
          <w:lang w:val="en-US"/>
        </w:rPr>
        <w:t>within-imputation variance</w:t>
      </w:r>
      <w:r w:rsidR="002E1F5B">
        <w:rPr>
          <w:rFonts w:eastAsiaTheme="minorEastAsia"/>
          <w:lang w:val="en-US"/>
        </w:rPr>
        <w:t xml:space="preserve"> of </w:t>
      </w:r>
      <m:oMath>
        <m:r>
          <m:rPr>
            <m:nor/>
          </m:rPr>
          <w:rPr>
            <w:rFonts w:cs="Times New Roman"/>
            <w:i/>
            <w:iCs/>
            <w:lang w:val="en-US"/>
          </w:rPr>
          <m:t>θ</m:t>
        </m:r>
      </m:oMath>
      <w:r w:rsidR="002E1F5B">
        <w:rPr>
          <w:rFonts w:eastAsiaTheme="minorEastAsia"/>
          <w:lang w:val="en-US"/>
        </w:rPr>
        <w:t xml:space="preserve"> is defined as </w:t>
      </w:r>
      <m:oMath>
        <m:r>
          <m:rPr>
            <m:nor/>
          </m:rPr>
          <w:rPr>
            <w:rFonts w:cs="Times New Roman"/>
            <w:i/>
            <w:iCs/>
            <w:lang w:val="en-US"/>
          </w:rPr>
          <m:t>W</m:t>
        </m:r>
        <m:r>
          <m:rPr>
            <m:nor/>
          </m:rPr>
          <w:rPr>
            <w:rFonts w:cs="Times New Roman"/>
            <w:lang w:val="en-US"/>
          </w:rPr>
          <m:t>=</m:t>
        </m:r>
        <m:f>
          <m:fPr>
            <m:ctrlPr>
              <w:rPr>
                <w:rFonts w:ascii="Cambria Math" w:hAnsi="Cambria Math" w:cs="Times New Roman"/>
                <w:i/>
                <w:lang w:val="en-US"/>
              </w:rPr>
            </m:ctrlPr>
          </m:fPr>
          <m:num>
            <m:r>
              <m:rPr>
                <m:nor/>
              </m:rPr>
              <w:rPr>
                <w:rFonts w:cs="Times New Roman"/>
                <w:lang w:val="en-US"/>
              </w:rPr>
              <m:t>1</m:t>
            </m:r>
          </m:num>
          <m:den>
            <m:r>
              <m:rPr>
                <m:nor/>
              </m:rPr>
              <w:rPr>
                <w:rFonts w:cs="Times New Roman"/>
                <w:i/>
                <w:iCs/>
                <w:lang w:val="en-US"/>
              </w:rPr>
              <m:t>M</m:t>
            </m:r>
          </m:den>
        </m:f>
        <m:nary>
          <m:naryPr>
            <m:chr m:val="∑"/>
            <m:limLoc m:val="subSup"/>
            <m:ctrlPr>
              <w:rPr>
                <w:rFonts w:ascii="Cambria Math" w:hAnsi="Cambria Math" w:cs="Times New Roman"/>
                <w:i/>
                <w:lang w:val="en-US"/>
              </w:rPr>
            </m:ctrlPr>
          </m:naryPr>
          <m:sub>
            <m:r>
              <m:rPr>
                <m:nor/>
              </m:rPr>
              <w:rPr>
                <w:rFonts w:cs="Times New Roman"/>
                <w:lang w:val="en-US"/>
              </w:rPr>
              <m:t>i=1</m:t>
            </m:r>
          </m:sub>
          <m:sup>
            <m:r>
              <m:rPr>
                <m:nor/>
              </m:rPr>
              <w:rPr>
                <w:rFonts w:cs="Times New Roman"/>
                <w:i/>
                <w:iCs/>
                <w:lang w:val="en-US"/>
              </w:rPr>
              <m:t>M</m:t>
            </m:r>
          </m:sup>
          <m:e>
            <m:sSup>
              <m:sSupPr>
                <m:ctrlPr>
                  <w:rPr>
                    <w:rFonts w:ascii="Cambria Math" w:hAnsi="Cambria Math" w:cs="Times New Roman"/>
                    <w:i/>
                    <w:lang w:val="en-US"/>
                  </w:rPr>
                </m:ctrlPr>
              </m:sSupPr>
              <m:e>
                <m:r>
                  <m:rPr>
                    <m:nor/>
                  </m:rPr>
                  <w:rPr>
                    <w:rFonts w:cs="Times New Roman"/>
                    <w:i/>
                    <w:lang w:val="en-US"/>
                  </w:rPr>
                  <m:t>W</m:t>
                </m:r>
              </m:e>
              <m:sup>
                <m:r>
                  <m:rPr>
                    <m:nor/>
                  </m:rPr>
                  <w:rPr>
                    <w:rFonts w:cs="Times New Roman"/>
                    <w:i/>
                    <w:lang w:val="en-US"/>
                  </w:rPr>
                  <m:t>(i)</m:t>
                </m:r>
              </m:sup>
            </m:sSup>
          </m:e>
        </m:nary>
      </m:oMath>
      <w:r w:rsidR="00B055D4" w:rsidRPr="00B055D4">
        <w:rPr>
          <w:lang w:val="en-US"/>
        </w:rPr>
        <w:t xml:space="preserve">. This is the </w:t>
      </w:r>
      <w:r w:rsidR="0014037F">
        <w:rPr>
          <w:lang w:val="en-US"/>
        </w:rPr>
        <w:t>averag</w:t>
      </w:r>
      <w:r w:rsidR="00E703E1">
        <w:rPr>
          <w:lang w:val="en-US"/>
        </w:rPr>
        <w:t>e</w:t>
      </w:r>
      <w:r w:rsidR="00B632A9">
        <w:rPr>
          <w:lang w:val="en-US"/>
        </w:rPr>
        <w:t xml:space="preserve"> of the</w:t>
      </w:r>
      <w:r w:rsidR="00E703E1">
        <w:rPr>
          <w:lang w:val="en-US"/>
        </w:rPr>
        <w:t xml:space="preserve"> </w:t>
      </w:r>
      <w:r w:rsidR="00B055D4" w:rsidRPr="00B055D4">
        <w:rPr>
          <w:lang w:val="en-US"/>
        </w:rPr>
        <w:t xml:space="preserve">estimated variance of the </w:t>
      </w:r>
      <w:r w:rsidR="00B632A9">
        <w:rPr>
          <w:lang w:val="en-US"/>
        </w:rPr>
        <w:t>population parameter estimate</w:t>
      </w:r>
      <w:r w:rsidR="00B055D4" w:rsidRPr="00B055D4">
        <w:rPr>
          <w:lang w:val="en-US"/>
        </w:rPr>
        <w:t xml:space="preserve"> </w:t>
      </w:r>
      <w:r w:rsidR="00F35434">
        <w:rPr>
          <w:lang w:val="en-US"/>
        </w:rPr>
        <w:t>throughout</w:t>
      </w:r>
      <w:r w:rsidR="00B055D4" w:rsidRPr="00B055D4">
        <w:rPr>
          <w:lang w:val="en-US"/>
        </w:rPr>
        <w:t xml:space="preserve"> the </w:t>
      </w:r>
      <w:r w:rsidR="002672F2" w:rsidRPr="009A7B30">
        <w:rPr>
          <w:i/>
          <w:iCs/>
          <w:lang w:val="en-US"/>
        </w:rPr>
        <w:t>M</w:t>
      </w:r>
      <w:r w:rsidR="002672F2">
        <w:rPr>
          <w:lang w:val="en-US"/>
        </w:rPr>
        <w:t xml:space="preserve"> </w:t>
      </w:r>
      <w:r w:rsidR="00B055D4" w:rsidRPr="00B055D4">
        <w:rPr>
          <w:lang w:val="en-US"/>
        </w:rPr>
        <w:t xml:space="preserve">imputed data sets. </w:t>
      </w:r>
      <w:r w:rsidR="00463515">
        <w:rPr>
          <w:lang w:val="en-US"/>
        </w:rPr>
        <w:t xml:space="preserve">On the other hand, </w:t>
      </w:r>
      <w:r w:rsidR="00FC5DC1">
        <w:rPr>
          <w:lang w:val="en-US"/>
        </w:rPr>
        <w:t>t</w:t>
      </w:r>
      <w:r w:rsidR="00FC5DC1" w:rsidRPr="00FC5DC1">
        <w:rPr>
          <w:lang w:val="en-US"/>
        </w:rPr>
        <w:t xml:space="preserve">he between-imputation variance of </w:t>
      </w:r>
      <m:oMath>
        <m:r>
          <m:rPr>
            <m:nor/>
          </m:rPr>
          <w:rPr>
            <w:rFonts w:cs="Times New Roman"/>
            <w:i/>
            <w:iCs/>
            <w:lang w:val="en-US"/>
          </w:rPr>
          <m:t>θ</m:t>
        </m:r>
      </m:oMath>
      <w:r w:rsidR="00151006">
        <w:rPr>
          <w:rFonts w:eastAsiaTheme="minorEastAsia"/>
          <w:lang w:val="en-US"/>
        </w:rPr>
        <w:t xml:space="preserve">, denoted by </w:t>
      </w:r>
      <w:r w:rsidR="00151006" w:rsidRPr="009A7B30">
        <w:rPr>
          <w:rFonts w:eastAsiaTheme="minorEastAsia"/>
          <w:i/>
          <w:iCs/>
          <w:lang w:val="en-US"/>
        </w:rPr>
        <w:t>B</w:t>
      </w:r>
      <w:r w:rsidR="00151006">
        <w:rPr>
          <w:rFonts w:eastAsiaTheme="minorEastAsia"/>
          <w:lang w:val="en-US"/>
        </w:rPr>
        <w:t xml:space="preserve">, is calculated as </w:t>
      </w:r>
      <m:oMath>
        <m:r>
          <m:rPr>
            <m:nor/>
          </m:rPr>
          <w:rPr>
            <w:rFonts w:cs="Times New Roman"/>
            <w:i/>
            <w:lang w:val="en-US"/>
          </w:rPr>
          <m:t>B</m:t>
        </m:r>
        <m:r>
          <m:rPr>
            <m:nor/>
          </m:rPr>
          <w:rPr>
            <w:rFonts w:cs="Times New Roman"/>
            <w:lang w:val="en-US"/>
          </w:rPr>
          <m:t>=</m:t>
        </m:r>
        <m:f>
          <m:fPr>
            <m:ctrlPr>
              <w:rPr>
                <w:rFonts w:ascii="Cambria Math" w:hAnsi="Cambria Math" w:cs="Times New Roman"/>
                <w:i/>
                <w:lang w:val="en-US"/>
              </w:rPr>
            </m:ctrlPr>
          </m:fPr>
          <m:num>
            <m:r>
              <m:rPr>
                <m:nor/>
              </m:rPr>
              <w:rPr>
                <w:rFonts w:cs="Times New Roman"/>
                <w:lang w:val="en-US"/>
              </w:rPr>
              <m:t>1</m:t>
            </m:r>
          </m:num>
          <m:den>
            <m:r>
              <m:rPr>
                <m:nor/>
              </m:rPr>
              <w:rPr>
                <w:rFonts w:cs="Times New Roman"/>
                <w:i/>
                <w:iCs/>
                <w:lang w:val="en-US"/>
              </w:rPr>
              <m:t>M-1</m:t>
            </m:r>
          </m:den>
        </m:f>
        <m:nary>
          <m:naryPr>
            <m:chr m:val="∑"/>
            <m:limLoc m:val="subSup"/>
            <m:ctrlPr>
              <w:rPr>
                <w:rFonts w:ascii="Cambria Math" w:hAnsi="Cambria Math" w:cs="Times New Roman"/>
                <w:i/>
                <w:lang w:val="en-US"/>
              </w:rPr>
            </m:ctrlPr>
          </m:naryPr>
          <m:sub>
            <m:r>
              <m:rPr>
                <m:nor/>
              </m:rPr>
              <w:rPr>
                <w:rFonts w:cs="Times New Roman"/>
                <w:i/>
                <w:iCs/>
                <w:lang w:val="en-US"/>
              </w:rPr>
              <m:t>i</m:t>
            </m:r>
            <m:r>
              <m:rPr>
                <m:nor/>
              </m:rPr>
              <w:rPr>
                <w:rFonts w:cs="Times New Roman"/>
                <w:lang w:val="en-US"/>
              </w:rPr>
              <m:t>=1</m:t>
            </m:r>
          </m:sub>
          <m:sup>
            <m:r>
              <m:rPr>
                <m:nor/>
              </m:rPr>
              <w:rPr>
                <w:rFonts w:ascii="Cambria Math" w:cs="Times New Roman"/>
                <w:i/>
                <w:iCs/>
                <w:lang w:val="en-US"/>
              </w:rPr>
              <m:t>M</m:t>
            </m:r>
          </m:sup>
          <m:e>
            <m:sSup>
              <m:sSupPr>
                <m:ctrlPr>
                  <w:rPr>
                    <w:rFonts w:ascii="Cambria Math" w:hAnsi="Cambria Math" w:cs="Times New Roman"/>
                    <w:i/>
                    <w:lang w:val="en-US"/>
                  </w:rPr>
                </m:ctrlPr>
              </m:sSupPr>
              <m:e>
                <m:sSup>
                  <m:sSupPr>
                    <m:ctrlPr>
                      <w:rPr>
                        <w:rFonts w:ascii="Cambria Math" w:hAnsi="Cambria Math" w:cs="Times New Roman"/>
                        <w:i/>
                        <w:lang w:val="en-US"/>
                      </w:rPr>
                    </m:ctrlPr>
                  </m:sSupPr>
                  <m:e>
                    <m:r>
                      <m:rPr>
                        <m:nor/>
                      </m:rPr>
                      <w:rPr>
                        <w:rFonts w:cs="Times New Roman"/>
                        <w:i/>
                        <w:lang w:val="en-US"/>
                      </w:rPr>
                      <m:t>(θ</m:t>
                    </m:r>
                  </m:e>
                  <m:sup>
                    <m:r>
                      <m:rPr>
                        <m:nor/>
                      </m:rPr>
                      <w:rPr>
                        <w:rFonts w:cs="Times New Roman"/>
                        <w:i/>
                        <w:lang w:val="en-US"/>
                      </w:rPr>
                      <m:t>(i)</m:t>
                    </m:r>
                  </m:sup>
                </m:sSup>
                <m:r>
                  <m:rPr>
                    <m:nor/>
                  </m:rPr>
                  <w:rPr>
                    <w:rFonts w:cs="Times New Roman"/>
                    <w:i/>
                    <w:lang w:val="en-US"/>
                  </w:rPr>
                  <m:t>-θ</m:t>
                </m:r>
                <m:r>
                  <m:rPr>
                    <m:nor/>
                  </m:rPr>
                  <w:rPr>
                    <w:rFonts w:cs="Times New Roman"/>
                    <w:lang w:val="en-US"/>
                  </w:rPr>
                  <m:t>)</m:t>
                </m:r>
              </m:e>
              <m:sup>
                <m:r>
                  <m:rPr>
                    <m:nor/>
                  </m:rPr>
                  <w:rPr>
                    <w:rFonts w:cs="Times New Roman"/>
                    <w:lang w:val="en-US"/>
                  </w:rPr>
                  <m:t>2</m:t>
                </m:r>
              </m:sup>
            </m:sSup>
          </m:e>
        </m:nary>
      </m:oMath>
      <w:r w:rsidR="00B055D4" w:rsidRPr="00B055D4">
        <w:rPr>
          <w:lang w:val="en-US"/>
        </w:rPr>
        <w:t>.</w:t>
      </w:r>
      <w:r w:rsidR="00C50A3C">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C50A3C">
        <w:rPr>
          <w:lang w:val="en-US"/>
        </w:rPr>
        <w:fldChar w:fldCharType="separate"/>
      </w:r>
      <w:r w:rsidR="004866FE" w:rsidRPr="004866FE">
        <w:rPr>
          <w:noProof/>
          <w:vertAlign w:val="superscript"/>
          <w:lang w:val="en-US"/>
        </w:rPr>
        <w:t>21</w:t>
      </w:r>
      <w:r w:rsidR="00C50A3C">
        <w:rPr>
          <w:lang w:val="en-US"/>
        </w:rPr>
        <w:fldChar w:fldCharType="end"/>
      </w:r>
      <w:r w:rsidR="00B055D4" w:rsidRPr="00B055D4">
        <w:rPr>
          <w:lang w:val="en-US"/>
        </w:rPr>
        <w:t xml:space="preserve"> </w:t>
      </w:r>
      <w:r w:rsidR="00F541AC" w:rsidRPr="009A7B30">
        <w:rPr>
          <w:i/>
          <w:iCs/>
          <w:lang w:val="en-US"/>
        </w:rPr>
        <w:t>B</w:t>
      </w:r>
      <w:r w:rsidR="001B7E11">
        <w:rPr>
          <w:lang w:val="en-US"/>
        </w:rPr>
        <w:t xml:space="preserve"> </w:t>
      </w:r>
      <w:r w:rsidR="007A1973">
        <w:rPr>
          <w:lang w:val="en-US"/>
        </w:rPr>
        <w:t>represents</w:t>
      </w:r>
      <w:r w:rsidR="00B055D4" w:rsidRPr="00B055D4">
        <w:rPr>
          <w:lang w:val="en-US"/>
        </w:rPr>
        <w:t xml:space="preserve"> the degree to which the </w:t>
      </w:r>
      <w:r w:rsidR="0039411D">
        <w:rPr>
          <w:lang w:val="en-US"/>
        </w:rPr>
        <w:t>population parameter estimate</w:t>
      </w:r>
      <w:r w:rsidR="00B055D4" w:rsidRPr="00B055D4">
        <w:rPr>
          <w:lang w:val="en-US"/>
        </w:rPr>
        <w:t xml:space="preserve"> varies</w:t>
      </w:r>
      <w:r w:rsidR="001B7E11">
        <w:rPr>
          <w:lang w:val="en-US"/>
        </w:rPr>
        <w:t xml:space="preserve"> </w:t>
      </w:r>
      <w:r w:rsidR="00B055D4" w:rsidRPr="00B055D4">
        <w:rPr>
          <w:lang w:val="en-US"/>
        </w:rPr>
        <w:t xml:space="preserve">across the </w:t>
      </w:r>
      <w:r w:rsidR="00396AE5" w:rsidRPr="009A7B30">
        <w:rPr>
          <w:i/>
          <w:iCs/>
          <w:lang w:val="en-US"/>
        </w:rPr>
        <w:t>M</w:t>
      </w:r>
      <w:r w:rsidR="00396AE5" w:rsidRPr="00B055D4">
        <w:rPr>
          <w:lang w:val="en-US"/>
        </w:rPr>
        <w:t xml:space="preserve"> </w:t>
      </w:r>
      <w:r w:rsidR="00B055D4" w:rsidRPr="00B055D4">
        <w:rPr>
          <w:lang w:val="en-US"/>
        </w:rPr>
        <w:t>imputed data sets.</w:t>
      </w:r>
      <w:r w:rsidR="007E049A">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7E049A">
        <w:rPr>
          <w:lang w:val="en-US"/>
        </w:rPr>
        <w:fldChar w:fldCharType="separate"/>
      </w:r>
      <w:r w:rsidR="004866FE" w:rsidRPr="004866FE">
        <w:rPr>
          <w:noProof/>
          <w:vertAlign w:val="superscript"/>
          <w:lang w:val="en-US"/>
        </w:rPr>
        <w:t>21</w:t>
      </w:r>
      <w:r w:rsidR="007E049A">
        <w:rPr>
          <w:lang w:val="en-US"/>
        </w:rPr>
        <w:fldChar w:fldCharType="end"/>
      </w:r>
      <w:r w:rsidR="00CB698F">
        <w:rPr>
          <w:lang w:val="en-US"/>
        </w:rPr>
        <w:t xml:space="preserve"> </w:t>
      </w:r>
      <w:r w:rsidR="009B24B6" w:rsidRPr="009A7B30">
        <w:rPr>
          <w:i/>
          <w:iCs/>
          <w:lang w:val="en-US"/>
        </w:rPr>
        <w:t>W</w:t>
      </w:r>
      <w:r w:rsidR="009B24B6">
        <w:rPr>
          <w:lang w:val="en-US"/>
        </w:rPr>
        <w:t xml:space="preserve"> and </w:t>
      </w:r>
      <w:r w:rsidR="009B24B6" w:rsidRPr="009A7B30">
        <w:rPr>
          <w:i/>
          <w:iCs/>
          <w:lang w:val="en-US"/>
        </w:rPr>
        <w:t>B</w:t>
      </w:r>
      <w:r w:rsidR="009B24B6">
        <w:rPr>
          <w:lang w:val="en-US"/>
        </w:rPr>
        <w:t xml:space="preserve"> </w:t>
      </w:r>
      <w:r w:rsidR="0067120B">
        <w:rPr>
          <w:lang w:val="en-US"/>
        </w:rPr>
        <w:t>can be combined using Rubin’s rule to calculate the estimated variance of</w:t>
      </w:r>
      <w:r w:rsidR="00B54D65">
        <w:rPr>
          <w:lang w:val="en-US"/>
        </w:rPr>
        <w:t xml:space="preserve"> </w:t>
      </w:r>
      <m:oMath>
        <m:r>
          <m:rPr>
            <m:nor/>
          </m:rPr>
          <w:rPr>
            <w:rFonts w:cs="Times New Roman"/>
            <w:i/>
            <w:iCs/>
            <w:lang w:val="en-US"/>
          </w:rPr>
          <m:t>θ</m:t>
        </m:r>
      </m:oMath>
      <w:r w:rsidR="0067120B">
        <w:rPr>
          <w:lang w:val="en-US"/>
        </w:rPr>
        <w:t xml:space="preserve"> </w:t>
      </w:r>
      <w:r w:rsidR="00B54D65">
        <w:rPr>
          <w:lang w:val="en-US"/>
        </w:rPr>
        <w:t>as</w:t>
      </w:r>
      <w:r w:rsidR="00EF2814">
        <w:rPr>
          <w:lang w:val="en-US"/>
        </w:rPr>
        <w:t xml:space="preserve"> </w:t>
      </w:r>
      <m:oMath>
        <m:r>
          <m:rPr>
            <m:nor/>
          </m:rPr>
          <w:rPr>
            <w:rFonts w:ascii="Cambria Math" w:cs="Times New Roman"/>
            <w:lang w:val="en-US"/>
          </w:rPr>
          <m:t>var(</m:t>
        </m:r>
        <m:r>
          <w:rPr>
            <w:rFonts w:ascii="Cambria Math" w:hAnsi="Cambria Math" w:cs="Times New Roman"/>
            <w:lang w:val="en-US"/>
          </w:rPr>
          <m:t>θ</m:t>
        </m:r>
        <m:r>
          <m:rPr>
            <m:nor/>
          </m:rPr>
          <w:rPr>
            <w:rFonts w:ascii="Cambria Math" w:cs="Times New Roman"/>
            <w:lang w:val="en-US"/>
          </w:rPr>
          <m:t xml:space="preserve">) </m:t>
        </m:r>
        <m:r>
          <m:rPr>
            <m:nor/>
          </m:rPr>
          <w:rPr>
            <w:rFonts w:cs="Times New Roman"/>
            <w:lang w:val="en-US"/>
          </w:rPr>
          <m:t>=</m:t>
        </m:r>
        <m:r>
          <m:rPr>
            <m:nor/>
          </m:rPr>
          <w:rPr>
            <w:rFonts w:ascii="Cambria Math" w:cs="Times New Roman"/>
            <w:lang w:val="en-US"/>
          </w:rPr>
          <m:t xml:space="preserve"> </m:t>
        </m:r>
        <m:r>
          <m:rPr>
            <m:nor/>
          </m:rPr>
          <w:rPr>
            <w:rFonts w:ascii="Cambria Math" w:hAnsi="Cambria Math" w:cs="Times New Roman"/>
            <w:i/>
            <w:lang w:val="en-US"/>
          </w:rPr>
          <m:t xml:space="preserve">W </m:t>
        </m:r>
        <m:r>
          <m:rPr>
            <m:nor/>
          </m:rPr>
          <w:rPr>
            <w:rFonts w:ascii="Cambria Math" w:hAnsi="Cambria Math" w:cs="Times New Roman"/>
            <w:iCs/>
            <w:lang w:val="en-US"/>
          </w:rPr>
          <m:t>+</m:t>
        </m:r>
        <m:d>
          <m:dPr>
            <m:begChr m:val="⌈"/>
            <m:endChr m:val="⌉"/>
            <m:ctrlPr>
              <w:rPr>
                <w:rFonts w:ascii="Cambria Math" w:hAnsi="Cambria Math" w:cs="Times New Roman"/>
                <w:i/>
                <w:lang w:val="en-US"/>
              </w:rPr>
            </m:ctrlPr>
          </m:dPr>
          <m:e>
            <m:r>
              <w:rPr>
                <w:rFonts w:ascii="Cambria Math" w:hAnsi="Cambria Math" w:cs="Times New Roman"/>
                <w:lang w:val="en-US"/>
              </w:rPr>
              <m:t>1+</m:t>
            </m:r>
            <m:sSup>
              <m:sSupPr>
                <m:ctrlPr>
                  <w:rPr>
                    <w:rFonts w:ascii="Cambria Math" w:hAnsi="Cambria Math" w:cs="Times New Roman"/>
                    <w:i/>
                    <w:lang w:val="en-US"/>
                  </w:rPr>
                </m:ctrlPr>
              </m:sSupPr>
              <m:e>
                <m:r>
                  <w:rPr>
                    <w:rFonts w:ascii="Cambria Math" w:hAnsi="Cambria Math" w:cs="Times New Roman"/>
                    <w:lang w:val="en-US"/>
                  </w:rPr>
                  <m:t>M</m:t>
                </m:r>
              </m:e>
              <m:sup>
                <m:r>
                  <w:rPr>
                    <w:rFonts w:ascii="Cambria Math" w:hAnsi="Cambria Math" w:cs="Times New Roman"/>
                    <w:lang w:val="en-US"/>
                  </w:rPr>
                  <m:t>-1</m:t>
                </m:r>
              </m:sup>
            </m:sSup>
          </m:e>
        </m:d>
        <m:r>
          <m:rPr>
            <m:nor/>
          </m:rPr>
          <w:rPr>
            <w:rFonts w:ascii="Cambria Math" w:hAnsi="Cambria Math" w:cs="Times New Roman"/>
            <w:i/>
            <w:lang w:val="en-US"/>
          </w:rPr>
          <m:t xml:space="preserve">B </m:t>
        </m:r>
      </m:oMath>
      <w:r w:rsidR="00B055D4" w:rsidRPr="00B055D4">
        <w:rPr>
          <w:lang w:val="en-US"/>
        </w:rPr>
        <w:t>.</w:t>
      </w:r>
      <w:r w:rsidR="00ED1DC7">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ED1DC7">
        <w:rPr>
          <w:lang w:val="en-US"/>
        </w:rPr>
        <w:fldChar w:fldCharType="separate"/>
      </w:r>
      <w:r w:rsidR="00C127C8" w:rsidRPr="00C127C8">
        <w:rPr>
          <w:noProof/>
          <w:vertAlign w:val="superscript"/>
          <w:lang w:val="en-US"/>
        </w:rPr>
        <w:t>8</w:t>
      </w:r>
      <w:r w:rsidR="00ED1DC7">
        <w:rPr>
          <w:lang w:val="en-US"/>
        </w:rPr>
        <w:fldChar w:fldCharType="end"/>
      </w:r>
      <w:r w:rsidR="00B055D4" w:rsidRPr="00B055D4">
        <w:rPr>
          <w:lang w:val="en-US"/>
        </w:rPr>
        <w:t xml:space="preserve"> </w:t>
      </w:r>
      <w:r w:rsidR="00D47E4F" w:rsidRPr="00D47E4F">
        <w:rPr>
          <w:lang w:val="en-US"/>
        </w:rPr>
        <w:t>This quantity reflects both the average variability within and between imputations in</w:t>
      </w:r>
      <w:r w:rsidR="007107FA">
        <w:rPr>
          <w:lang w:val="en-US"/>
        </w:rPr>
        <w:t xml:space="preserve"> </w:t>
      </w:r>
      <m:oMath>
        <m:r>
          <w:rPr>
            <w:rFonts w:ascii="Cambria Math" w:hAnsi="Cambria Math" w:cs="Times New Roman"/>
            <w:lang w:val="en-US"/>
          </w:rPr>
          <m:t>θ</m:t>
        </m:r>
      </m:oMath>
      <w:r w:rsidR="00B055D4" w:rsidRPr="00B055D4">
        <w:rPr>
          <w:lang w:val="en-US"/>
        </w:rPr>
        <w:t>.</w:t>
      </w:r>
    </w:p>
    <w:p w14:paraId="0EE3C3B5" w14:textId="3423360E" w:rsidR="00195B0C" w:rsidRDefault="000B603E" w:rsidP="00204440">
      <w:pPr>
        <w:rPr>
          <w:lang w:val="en-US"/>
        </w:rPr>
      </w:pPr>
      <w:r>
        <w:rPr>
          <w:lang w:val="en-US"/>
        </w:rPr>
        <w:t xml:space="preserve">After </w:t>
      </w:r>
      <w:r w:rsidR="00A632E2">
        <w:rPr>
          <w:lang w:val="en-US"/>
        </w:rPr>
        <w:t xml:space="preserve">obtaining </w:t>
      </w:r>
      <w:r w:rsidR="00BF3A58">
        <w:rPr>
          <w:lang w:val="en-US"/>
        </w:rPr>
        <w:t>the</w:t>
      </w:r>
      <w:r>
        <w:rPr>
          <w:lang w:val="en-US"/>
        </w:rPr>
        <w:t xml:space="preserve"> </w:t>
      </w:r>
      <w:r w:rsidR="007B4830">
        <w:rPr>
          <w:lang w:val="en-US"/>
        </w:rPr>
        <w:t xml:space="preserve">estimated </w:t>
      </w:r>
      <m:oMath>
        <m:r>
          <m:rPr>
            <m:nor/>
          </m:rPr>
          <w:rPr>
            <w:rFonts w:cs="Times New Roman"/>
            <w:i/>
            <w:iCs/>
            <w:lang w:val="en-US"/>
          </w:rPr>
          <m:t>θ</m:t>
        </m:r>
      </m:oMath>
      <w:r w:rsidR="00A77CF7">
        <w:rPr>
          <w:rFonts w:eastAsiaTheme="minorEastAsia"/>
          <w:lang w:val="en-US"/>
        </w:rPr>
        <w:t xml:space="preserve"> and </w:t>
      </w:r>
      <m:oMath>
        <m:r>
          <m:rPr>
            <m:nor/>
          </m:rPr>
          <w:rPr>
            <w:rFonts w:ascii="Cambria Math" w:cs="Times New Roman"/>
            <w:lang w:val="en-US"/>
          </w:rPr>
          <m:t>var(</m:t>
        </m:r>
        <m:r>
          <w:rPr>
            <w:rFonts w:ascii="Cambria Math" w:hAnsi="Cambria Math" w:cs="Times New Roman"/>
            <w:lang w:val="en-US"/>
          </w:rPr>
          <m:t>θ</m:t>
        </m:r>
        <m:r>
          <m:rPr>
            <m:nor/>
          </m:rPr>
          <w:rPr>
            <w:rFonts w:ascii="Cambria Math" w:cs="Times New Roman"/>
            <w:lang w:val="en-US"/>
          </w:rPr>
          <m:t>)</m:t>
        </m:r>
        <m:r>
          <w:rPr>
            <w:rFonts w:ascii="Cambria Math" w:eastAsiaTheme="minorEastAsia" w:hAnsi="Cambria Math"/>
            <w:lang w:val="en-US"/>
          </w:rPr>
          <m:t>,</m:t>
        </m:r>
      </m:oMath>
      <w:r>
        <w:rPr>
          <w:lang w:val="en-US"/>
        </w:rPr>
        <w:t xml:space="preserve"> </w:t>
      </w:r>
      <w:r w:rsidR="00B106CF">
        <w:rPr>
          <w:lang w:val="en-US"/>
        </w:rPr>
        <w:t xml:space="preserve">one can </w:t>
      </w:r>
      <w:r w:rsidR="0011399C">
        <w:rPr>
          <w:lang w:val="en-US"/>
        </w:rPr>
        <w:t>make</w:t>
      </w:r>
      <w:r w:rsidR="00B106CF">
        <w:rPr>
          <w:lang w:val="en-US"/>
        </w:rPr>
        <w:t xml:space="preserve"> </w:t>
      </w:r>
      <w:r w:rsidR="0011399C">
        <w:rPr>
          <w:lang w:val="en-US"/>
        </w:rPr>
        <w:t>inferences</w:t>
      </w:r>
      <w:r w:rsidR="00B106CF">
        <w:rPr>
          <w:lang w:val="en-US"/>
        </w:rPr>
        <w:t xml:space="preserve"> about the population parameter</w:t>
      </w:r>
      <w:r w:rsidR="00BC1EB0">
        <w:rPr>
          <w:lang w:val="en-US"/>
        </w:rPr>
        <w:t xml:space="preserve"> by </w:t>
      </w:r>
      <w:r w:rsidR="00963FDE">
        <w:rPr>
          <w:lang w:val="en-US"/>
        </w:rPr>
        <w:t>calculating</w:t>
      </w:r>
      <w:r w:rsidR="00BC1EB0">
        <w:rPr>
          <w:lang w:val="en-US"/>
        </w:rPr>
        <w:t xml:space="preserve"> its</w:t>
      </w:r>
      <w:r w:rsidR="00963FDE">
        <w:rPr>
          <w:lang w:val="en-US"/>
        </w:rPr>
        <w:t xml:space="preserve"> 95% </w:t>
      </w:r>
      <w:r w:rsidR="00BC1EB0">
        <w:rPr>
          <w:lang w:val="en-US"/>
        </w:rPr>
        <w:t>confidence interval</w:t>
      </w:r>
      <w:r w:rsidR="00D63EF8">
        <w:rPr>
          <w:lang w:val="en-US"/>
        </w:rPr>
        <w:t xml:space="preserve"> (CI).</w:t>
      </w:r>
      <w:r w:rsidR="00D70474">
        <w:rPr>
          <w:lang w:val="en-US"/>
        </w:rPr>
        <w:t xml:space="preserve"> </w:t>
      </w:r>
      <w:r w:rsidR="003340AA">
        <w:rPr>
          <w:lang w:val="en-US"/>
        </w:rPr>
        <w:t xml:space="preserve">This 95% CI </w:t>
      </w:r>
      <w:r w:rsidR="00E82407">
        <w:rPr>
          <w:lang w:val="en-US"/>
        </w:rPr>
        <w:t xml:space="preserve">is computed based on </w:t>
      </w:r>
      <w:r w:rsidR="00D1258D">
        <w:rPr>
          <w:lang w:val="en-US"/>
        </w:rPr>
        <w:t xml:space="preserve">the </w:t>
      </w:r>
      <w:r w:rsidR="00014614">
        <w:rPr>
          <w:lang w:val="en-US"/>
        </w:rPr>
        <w:t xml:space="preserve">Student’s </w:t>
      </w:r>
      <w:r w:rsidR="00D1258D">
        <w:rPr>
          <w:lang w:val="en-US"/>
        </w:rPr>
        <w:t xml:space="preserve">t-distribution of </w:t>
      </w:r>
      <m:oMath>
        <m:r>
          <m:rPr>
            <m:nor/>
          </m:rPr>
          <w:rPr>
            <w:rFonts w:cs="Times New Roman"/>
            <w:i/>
            <w:iCs/>
            <w:lang w:val="en-US"/>
          </w:rPr>
          <m:t>θ</m:t>
        </m:r>
      </m:oMath>
      <w:r w:rsidR="00014614">
        <w:rPr>
          <w:rFonts w:eastAsiaTheme="minorEastAsia"/>
          <w:lang w:val="en-US"/>
        </w:rPr>
        <w:t xml:space="preserve"> with </w:t>
      </w:r>
      <m:oMath>
        <m:r>
          <m:rPr>
            <m:nor/>
          </m:rPr>
          <w:rPr>
            <w:rFonts w:eastAsiaTheme="minorEastAsia" w:cs="Times New Roman"/>
            <w:lang w:val="en-US"/>
          </w:rPr>
          <m:t>ϑ</m:t>
        </m:r>
      </m:oMath>
      <w:r w:rsidR="005F429A">
        <w:rPr>
          <w:rFonts w:eastAsiaTheme="minorEastAsia"/>
          <w:lang w:val="en-US"/>
        </w:rPr>
        <w:t xml:space="preserve"> degree</w:t>
      </w:r>
      <w:r w:rsidR="00383BAA">
        <w:rPr>
          <w:rFonts w:eastAsiaTheme="minorEastAsia"/>
          <w:lang w:val="en-US"/>
        </w:rPr>
        <w:t>s</w:t>
      </w:r>
      <w:r w:rsidR="005F429A">
        <w:rPr>
          <w:rFonts w:eastAsiaTheme="minorEastAsia"/>
          <w:lang w:val="en-US"/>
        </w:rPr>
        <w:t xml:space="preserve"> </w:t>
      </w:r>
      <w:r w:rsidR="00383BAA">
        <w:rPr>
          <w:rFonts w:eastAsiaTheme="minorEastAsia"/>
          <w:lang w:val="en-US"/>
        </w:rPr>
        <w:t>of freedom</w:t>
      </w:r>
      <w:r w:rsidR="00195B0C">
        <w:rPr>
          <w:rFonts w:eastAsiaTheme="minorEastAsia"/>
          <w:lang w:val="en-US"/>
        </w:rPr>
        <w:t>, which can be derived based on the formula below</w:t>
      </w:r>
      <w:r w:rsidR="003340AA">
        <w:rPr>
          <w:lang w:val="en-US"/>
        </w:rPr>
        <w:t>.</w:t>
      </w:r>
      <w:r w:rsidR="00DF52F1">
        <w:rPr>
          <w:lang w:val="en-US"/>
        </w:rPr>
        <w:fldChar w:fldCharType="begin"/>
      </w:r>
      <w:r w:rsidR="004866FE">
        <w:rPr>
          <w:lang w:val="en-US"/>
        </w:rPr>
        <w:instrText xml:space="preserve"> ADDIN EN.CITE &lt;EndNote&gt;&lt;Cite&gt;&lt;Author&gt;Harel&lt;/Author&gt;&lt;Year&gt;2017&lt;/Year&gt;&lt;RecNum&gt;23&lt;/RecNum&gt;&lt;DisplayText&gt;&lt;style face="superscript"&gt;47&lt;/style&gt;&lt;/DisplayText&gt;&lt;record&gt;&lt;rec-number&gt;23&lt;/rec-number&gt;&lt;foreign-keys&gt;&lt;key app="EN" db-id="ss92raaewt9rt0e55p6pe9ah5fa2r9tvxxwp" timestamp="1704466093"&gt;23&lt;/key&gt;&lt;/foreign-keys&gt;&lt;ref-type name="Journal Article"&gt;17&lt;/ref-type&gt;&lt;contributors&gt;&lt;authors&gt;&lt;author&gt;Harel, Ofer&lt;/author&gt;&lt;author&gt;Mitchell, Emily M&lt;/author&gt;&lt;author&gt;Perkins, Neil J&lt;/author&gt;&lt;author&gt;Cole, Stephen R&lt;/author&gt;&lt;author&gt;Tchetgen Tchetgen, Eric J&lt;/author&gt;&lt;author&gt;Sun, BaoLuo&lt;/author&gt;&lt;author&gt;Schisterman, Enrique F&lt;/author&gt;&lt;/authors&gt;&lt;/contributors&gt;&lt;titles&gt;&lt;title&gt;Multiple Imputation for Incomplete Data in Epidemiologic Studies&lt;/title&gt;&lt;secondary-title&gt;American Journal of Epidemiology&lt;/secondary-title&gt;&lt;/titles&gt;&lt;periodical&gt;&lt;full-title&gt;American Journal of Epidemiology&lt;/full-title&gt;&lt;/periodical&gt;&lt;pages&gt;576-584&lt;/pages&gt;&lt;volume&gt;187&lt;/volume&gt;&lt;number&gt;3&lt;/number&gt;&lt;dates&gt;&lt;year&gt;2017&lt;/year&gt;&lt;/dates&gt;&lt;isbn&gt;0002-9262&lt;/isbn&gt;&lt;urls&gt;&lt;related-urls&gt;&lt;url&gt;https://doi.org/10.1093/aje/kwx349&lt;/url&gt;&lt;/related-urls&gt;&lt;/urls&gt;&lt;electronic-resource-num&gt;10.1093/aje/kwx349&lt;/electronic-resource-num&gt;&lt;access-date&gt;1/5/2024&lt;/access-date&gt;&lt;/record&gt;&lt;/Cite&gt;&lt;/EndNote&gt;</w:instrText>
      </w:r>
      <w:r w:rsidR="00DF52F1">
        <w:rPr>
          <w:lang w:val="en-US"/>
        </w:rPr>
        <w:fldChar w:fldCharType="separate"/>
      </w:r>
      <w:r w:rsidR="004866FE" w:rsidRPr="004866FE">
        <w:rPr>
          <w:noProof/>
          <w:vertAlign w:val="superscript"/>
          <w:lang w:val="en-US"/>
        </w:rPr>
        <w:t>47</w:t>
      </w:r>
      <w:r w:rsidR="00DF52F1">
        <w:rPr>
          <w:lang w:val="en-US"/>
        </w:rPr>
        <w:fldChar w:fldCharType="end"/>
      </w:r>
    </w:p>
    <w:p w14:paraId="3ECF07D1" w14:textId="7DCCF3E1" w:rsidR="001332FA" w:rsidRPr="002074BB" w:rsidRDefault="002074BB" w:rsidP="00A60E38">
      <w:pPr>
        <w:jc w:val="center"/>
        <w:rPr>
          <w:rFonts w:cs="Times New Roman"/>
          <w:lang w:val="en-US"/>
        </w:rPr>
      </w:pPr>
      <m:oMathPara>
        <m:oMath>
          <m:r>
            <m:rPr>
              <m:nor/>
            </m:rPr>
            <w:rPr>
              <w:rFonts w:cs="Times New Roman"/>
              <w:lang w:val="en-US"/>
            </w:rPr>
            <m:t>ϑ=</m:t>
          </m:r>
          <m:f>
            <m:fPr>
              <m:ctrlPr>
                <w:rPr>
                  <w:rFonts w:ascii="Cambria Math" w:hAnsi="Cambria Math" w:cs="Times New Roman"/>
                  <w:i/>
                  <w:lang w:val="en-US"/>
                </w:rPr>
              </m:ctrlPr>
            </m:fPr>
            <m:num>
              <m:r>
                <m:rPr>
                  <m:nor/>
                </m:rPr>
                <w:rPr>
                  <w:rFonts w:cs="Times New Roman"/>
                  <w:lang w:val="en-US"/>
                </w:rPr>
                <m:t>1</m:t>
              </m:r>
            </m:num>
            <m:den>
              <m:d>
                <m:dPr>
                  <m:ctrlPr>
                    <w:rPr>
                      <w:rFonts w:ascii="Cambria Math" w:hAnsi="Cambria Math" w:cs="Times New Roman"/>
                      <w:i/>
                      <w:lang w:val="en-US"/>
                    </w:rPr>
                  </m:ctrlPr>
                </m:dPr>
                <m:e>
                  <m:r>
                    <m:rPr>
                      <m:nor/>
                    </m:rPr>
                    <w:rPr>
                      <w:rFonts w:cs="Times New Roman"/>
                      <w:i/>
                      <w:iCs/>
                      <w:lang w:val="en-US"/>
                    </w:rPr>
                    <m:t>M-1</m:t>
                  </m:r>
                </m:e>
              </m:d>
            </m:den>
          </m:f>
          <m:sSup>
            <m:sSupPr>
              <m:ctrlPr>
                <w:rPr>
                  <w:rFonts w:ascii="Cambria Math" w:hAnsi="Cambria Math" w:cs="Times New Roman"/>
                  <w:i/>
                  <w:lang w:val="en-US"/>
                </w:rPr>
              </m:ctrlPr>
            </m:sSupPr>
            <m:e>
              <m:d>
                <m:dPr>
                  <m:begChr m:val="["/>
                  <m:endChr m:val="]"/>
                  <m:ctrlPr>
                    <w:rPr>
                      <w:rFonts w:ascii="Cambria Math" w:hAnsi="Cambria Math" w:cs="Times New Roman"/>
                      <w:i/>
                      <w:lang w:val="en-US"/>
                    </w:rPr>
                  </m:ctrlPr>
                </m:dPr>
                <m:e>
                  <m:f>
                    <m:fPr>
                      <m:ctrlPr>
                        <w:rPr>
                          <w:rFonts w:ascii="Cambria Math" w:hAnsi="Cambria Math" w:cs="Times New Roman"/>
                          <w:iCs/>
                          <w:lang w:val="en-US"/>
                        </w:rPr>
                      </m:ctrlPr>
                    </m:fPr>
                    <m:num>
                      <m:d>
                        <m:dPr>
                          <m:ctrlPr>
                            <w:rPr>
                              <w:rFonts w:ascii="Cambria Math" w:hAnsi="Cambria Math" w:cs="Times New Roman"/>
                              <w:i/>
                              <w:lang w:val="en-US"/>
                            </w:rPr>
                          </m:ctrlPr>
                        </m:dPr>
                        <m:e>
                          <m:r>
                            <m:rPr>
                              <m:nor/>
                            </m:rPr>
                            <w:rPr>
                              <w:rFonts w:cs="Times New Roman"/>
                              <w:iCs/>
                              <w:lang w:val="en-US"/>
                            </w:rPr>
                            <m:t>1</m:t>
                          </m:r>
                          <m:r>
                            <m:rPr>
                              <m:nor/>
                            </m:rPr>
                            <w:rPr>
                              <w:rFonts w:cs="Times New Roman"/>
                              <w:i/>
                              <w:lang w:val="en-US"/>
                            </w:rPr>
                            <m:t>+</m:t>
                          </m:r>
                          <m:sSup>
                            <m:sSupPr>
                              <m:ctrlPr>
                                <w:rPr>
                                  <w:rFonts w:ascii="Cambria Math" w:hAnsi="Cambria Math" w:cs="Times New Roman"/>
                                  <w:i/>
                                  <w:lang w:val="en-US"/>
                                </w:rPr>
                              </m:ctrlPr>
                            </m:sSupPr>
                            <m:e>
                              <m:r>
                                <m:rPr>
                                  <m:nor/>
                                </m:rPr>
                                <w:rPr>
                                  <w:rFonts w:cs="Times New Roman"/>
                                  <w:i/>
                                  <w:lang w:val="en-US"/>
                                </w:rPr>
                                <m:t>M</m:t>
                              </m:r>
                            </m:e>
                            <m:sup>
                              <m:r>
                                <m:rPr>
                                  <m:nor/>
                                </m:rPr>
                                <w:rPr>
                                  <w:rFonts w:cs="Times New Roman"/>
                                  <w:i/>
                                  <w:lang w:val="en-US"/>
                                </w:rPr>
                                <m:t>-1</m:t>
                              </m:r>
                            </m:sup>
                          </m:sSup>
                        </m:e>
                      </m:d>
                      <m:r>
                        <m:rPr>
                          <m:nor/>
                        </m:rPr>
                        <w:rPr>
                          <w:rFonts w:cs="Times New Roman"/>
                          <w:i/>
                          <w:lang w:val="en-US"/>
                        </w:rPr>
                        <m:t>B</m:t>
                      </m:r>
                    </m:num>
                    <m:den>
                      <m:r>
                        <m:rPr>
                          <m:nor/>
                        </m:rPr>
                        <w:rPr>
                          <w:rFonts w:cs="Times New Roman"/>
                          <w:i/>
                          <w:lang w:val="en-US"/>
                        </w:rPr>
                        <m:t>var(θ)</m:t>
                      </m:r>
                    </m:den>
                  </m:f>
                </m:e>
              </m:d>
            </m:e>
            <m:sup>
              <m:r>
                <m:rPr>
                  <m:nor/>
                </m:rPr>
                <w:rPr>
                  <w:rFonts w:cs="Times New Roman"/>
                  <w:lang w:val="en-US"/>
                </w:rPr>
                <m:t>2</m:t>
              </m:r>
            </m:sup>
          </m:sSup>
        </m:oMath>
      </m:oMathPara>
    </w:p>
    <w:p w14:paraId="6773BC54" w14:textId="4460C443" w:rsidR="005D22C3" w:rsidRDefault="00DF23F9" w:rsidP="00204440">
      <w:pPr>
        <w:rPr>
          <w:lang w:val="en-US"/>
        </w:rPr>
      </w:pPr>
      <w:r>
        <w:rPr>
          <w:lang w:val="en-US"/>
        </w:rPr>
        <w:t>It is important to note that R</w:t>
      </w:r>
      <w:r w:rsidR="003609BC">
        <w:rPr>
          <w:lang w:val="en-US"/>
        </w:rPr>
        <w:t>ubin</w:t>
      </w:r>
      <w:r w:rsidR="0098354E">
        <w:rPr>
          <w:lang w:val="en-US"/>
        </w:rPr>
        <w:t>’s rule</w:t>
      </w:r>
      <w:r w:rsidR="00AF45D3">
        <w:rPr>
          <w:lang w:val="en-US"/>
        </w:rPr>
        <w:t xml:space="preserve"> is</w:t>
      </w:r>
      <w:r w:rsidR="00A850E3">
        <w:rPr>
          <w:lang w:val="en-US"/>
        </w:rPr>
        <w:t xml:space="preserve"> </w:t>
      </w:r>
      <w:r w:rsidR="00626BE6">
        <w:rPr>
          <w:lang w:val="en-US"/>
        </w:rPr>
        <w:t xml:space="preserve">only </w:t>
      </w:r>
      <w:r w:rsidR="00CB1636">
        <w:rPr>
          <w:lang w:val="en-US"/>
        </w:rPr>
        <w:t>valid</w:t>
      </w:r>
      <w:r w:rsidR="00F300E3">
        <w:rPr>
          <w:lang w:val="en-US"/>
        </w:rPr>
        <w:t xml:space="preserve"> for </w:t>
      </w:r>
      <w:r w:rsidR="00846526">
        <w:rPr>
          <w:lang w:val="en-US"/>
        </w:rPr>
        <w:t>parameter</w:t>
      </w:r>
      <w:r w:rsidR="00B71C24">
        <w:rPr>
          <w:lang w:val="en-US"/>
        </w:rPr>
        <w:t xml:space="preserve">s </w:t>
      </w:r>
      <w:r w:rsidR="000B3ADA">
        <w:rPr>
          <w:lang w:val="en-US"/>
        </w:rPr>
        <w:t>that are approximately normally distributed.</w:t>
      </w:r>
      <w:r w:rsidR="008C5B28">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8C5B28">
        <w:rPr>
          <w:lang w:val="en-US"/>
        </w:rPr>
        <w:fldChar w:fldCharType="separate"/>
      </w:r>
      <w:r w:rsidR="004866FE" w:rsidRPr="004866FE">
        <w:rPr>
          <w:noProof/>
          <w:vertAlign w:val="superscript"/>
          <w:lang w:val="en-US"/>
        </w:rPr>
        <w:t>21</w:t>
      </w:r>
      <w:r w:rsidR="008C5B28">
        <w:rPr>
          <w:lang w:val="en-US"/>
        </w:rPr>
        <w:fldChar w:fldCharType="end"/>
      </w:r>
      <w:r w:rsidR="00C94D13">
        <w:rPr>
          <w:lang w:val="en-US"/>
        </w:rPr>
        <w:t xml:space="preserve"> Examples of such parameters</w:t>
      </w:r>
      <w:r w:rsidR="00547751">
        <w:rPr>
          <w:lang w:val="en-US"/>
        </w:rPr>
        <w:t xml:space="preserve"> in pharmacometrics </w:t>
      </w:r>
      <w:r w:rsidR="00D50A13">
        <w:rPr>
          <w:lang w:val="en-US"/>
        </w:rPr>
        <w:t xml:space="preserve">are </w:t>
      </w:r>
      <w:del w:id="154" w:author="My Luong Vuong" w:date="2025-02-23T16:31:00Z">
        <w:r w:rsidR="00D50A13" w:rsidDel="00FF43EF">
          <w:rPr>
            <w:lang w:val="en-US"/>
          </w:rPr>
          <w:delText>fix</w:delText>
        </w:r>
        <w:r w:rsidR="007566EA" w:rsidDel="00FF43EF">
          <w:rPr>
            <w:lang w:val="en-US"/>
          </w:rPr>
          <w:delText>ed</w:delText>
        </w:r>
        <w:r w:rsidR="00D50A13" w:rsidDel="00FF43EF">
          <w:rPr>
            <w:lang w:val="en-US"/>
          </w:rPr>
          <w:delText>-effect</w:delText>
        </w:r>
      </w:del>
      <w:ins w:id="155" w:author="My Luong Vuong" w:date="2025-02-23T16:31:00Z">
        <w:r w:rsidR="00FF43EF">
          <w:rPr>
            <w:lang w:val="en-US"/>
          </w:rPr>
          <w:t>typical</w:t>
        </w:r>
        <w:r w:rsidR="00F707CD">
          <w:rPr>
            <w:lang w:val="en-US"/>
          </w:rPr>
          <w:t xml:space="preserve"> PK</w:t>
        </w:r>
      </w:ins>
      <w:r w:rsidR="00D50A13">
        <w:rPr>
          <w:lang w:val="en-US"/>
        </w:rPr>
        <w:t xml:space="preserve"> </w:t>
      </w:r>
      <w:r w:rsidR="007566EA">
        <w:rPr>
          <w:lang w:val="en-US"/>
        </w:rPr>
        <w:t xml:space="preserve">parameters </w:t>
      </w:r>
      <w:r w:rsidR="002C7186">
        <w:rPr>
          <w:lang w:val="en-US"/>
        </w:rPr>
        <w:t xml:space="preserve">such as </w:t>
      </w:r>
      <w:r w:rsidR="004324BC">
        <w:rPr>
          <w:lang w:val="en-US"/>
        </w:rPr>
        <w:t>clearance</w:t>
      </w:r>
      <w:r w:rsidR="008A0CAD">
        <w:rPr>
          <w:lang w:val="en-US"/>
        </w:rPr>
        <w:t xml:space="preserve"> or volume of </w:t>
      </w:r>
      <w:r w:rsidR="00001AEB">
        <w:rPr>
          <w:lang w:val="en-US"/>
        </w:rPr>
        <w:t xml:space="preserve">distribution. </w:t>
      </w:r>
      <w:r w:rsidR="003209D8">
        <w:rPr>
          <w:lang w:val="en-US"/>
        </w:rPr>
        <w:t>For</w:t>
      </w:r>
      <w:r w:rsidR="008E0F2F">
        <w:rPr>
          <w:lang w:val="en-US"/>
        </w:rPr>
        <w:t xml:space="preserve"> non-normally distributed</w:t>
      </w:r>
      <w:r w:rsidR="003209D8">
        <w:rPr>
          <w:lang w:val="en-US"/>
        </w:rPr>
        <w:t xml:space="preserve"> </w:t>
      </w:r>
      <w:r w:rsidR="00D742FC">
        <w:rPr>
          <w:lang w:val="en-US"/>
        </w:rPr>
        <w:t>random-effect parameters</w:t>
      </w:r>
      <w:r w:rsidR="00304048">
        <w:rPr>
          <w:lang w:val="en-US"/>
        </w:rPr>
        <w:t xml:space="preserve">, </w:t>
      </w:r>
      <w:r w:rsidR="00CB333C">
        <w:rPr>
          <w:lang w:val="en-US"/>
        </w:rPr>
        <w:t xml:space="preserve">such as </w:t>
      </w:r>
      <w:r w:rsidR="00BC6E32">
        <w:rPr>
          <w:lang w:val="en-US"/>
        </w:rPr>
        <w:t>inter-individual variability (</w:t>
      </w:r>
      <m:oMath>
        <m:r>
          <m:rPr>
            <m:nor/>
          </m:rPr>
          <w:rPr>
            <w:rFonts w:cs="Times New Roman"/>
            <w:lang w:val="en-US"/>
          </w:rPr>
          <m:t>ω</m:t>
        </m:r>
      </m:oMath>
      <w:r w:rsidR="00B87965" w:rsidRPr="00B87965">
        <w:rPr>
          <w:rFonts w:eastAsiaTheme="minorEastAsia"/>
          <w:vertAlign w:val="superscript"/>
          <w:lang w:val="en-US"/>
        </w:rPr>
        <w:t>2</w:t>
      </w:r>
      <w:r w:rsidR="008B2D63">
        <w:rPr>
          <w:lang w:val="en-US"/>
        </w:rPr>
        <w:t xml:space="preserve">), </w:t>
      </w:r>
      <w:r w:rsidR="00D90F9D">
        <w:rPr>
          <w:lang w:val="en-US"/>
        </w:rPr>
        <w:t xml:space="preserve">or residual </w:t>
      </w:r>
      <w:r w:rsidR="00D90F9D">
        <w:rPr>
          <w:lang w:val="en-US"/>
        </w:rPr>
        <w:lastRenderedPageBreak/>
        <w:t xml:space="preserve">variability </w:t>
      </w:r>
      <w:r w:rsidR="003574C1">
        <w:rPr>
          <w:lang w:val="en-US"/>
        </w:rPr>
        <w:t>(</w:t>
      </w:r>
      <m:oMath>
        <m:r>
          <m:rPr>
            <m:nor/>
          </m:rPr>
          <w:rPr>
            <w:rFonts w:cs="Times New Roman"/>
            <w:lang w:val="en-US"/>
          </w:rPr>
          <m:t>σ</m:t>
        </m:r>
      </m:oMath>
      <w:r w:rsidR="00FB7017" w:rsidRPr="00FB7017">
        <w:rPr>
          <w:rFonts w:eastAsiaTheme="minorEastAsia"/>
          <w:vertAlign w:val="superscript"/>
          <w:lang w:val="en-US"/>
        </w:rPr>
        <w:t>2</w:t>
      </w:r>
      <w:r w:rsidR="003574C1">
        <w:rPr>
          <w:lang w:val="en-US"/>
        </w:rPr>
        <w:t xml:space="preserve">), </w:t>
      </w:r>
      <w:del w:id="156" w:author="My Luong Vuong" w:date="2025-01-28T11:59:00Z">
        <w:r w:rsidR="003574C1" w:rsidDel="002D56C0">
          <w:rPr>
            <w:lang w:val="en-US"/>
          </w:rPr>
          <w:delText xml:space="preserve">some </w:delText>
        </w:r>
      </w:del>
      <w:ins w:id="157" w:author="My Luong Vuong" w:date="2025-01-28T11:59:00Z">
        <w:r w:rsidR="002D56C0">
          <w:rPr>
            <w:lang w:val="en-US"/>
          </w:rPr>
          <w:t xml:space="preserve">a </w:t>
        </w:r>
      </w:ins>
      <w:r w:rsidR="003574C1">
        <w:rPr>
          <w:lang w:val="en-US"/>
        </w:rPr>
        <w:t>transformation</w:t>
      </w:r>
      <w:ins w:id="158" w:author="Erwin Dreesen" w:date="2025-02-16T12:25:00Z">
        <w:r w:rsidR="006D3964">
          <w:rPr>
            <w:lang w:val="en-US"/>
          </w:rPr>
          <w:t xml:space="preserve"> to</w:t>
        </w:r>
        <w:r w:rsidR="00DF05AF">
          <w:rPr>
            <w:lang w:val="en-US"/>
          </w:rPr>
          <w:t xml:space="preserve"> a normal distribution, for instance using</w:t>
        </w:r>
      </w:ins>
      <w:ins w:id="159" w:author="My Luong Vuong" w:date="2025-01-28T11:59:00Z">
        <w:r w:rsidR="005661CC">
          <w:rPr>
            <w:lang w:val="en-US"/>
          </w:rPr>
          <w:t xml:space="preserve"> </w:t>
        </w:r>
        <w:del w:id="160" w:author="Erwin Dreesen" w:date="2025-02-16T12:25:00Z">
          <w:r w:rsidR="005661CC" w:rsidRPr="005661CC" w:rsidDel="00DF05AF">
            <w:delText xml:space="preserve">like </w:delText>
          </w:r>
        </w:del>
        <w:r w:rsidR="005661CC" w:rsidRPr="005661CC">
          <w:t>log transformation</w:t>
        </w:r>
      </w:ins>
      <w:ins w:id="161" w:author="Erwin Dreesen" w:date="2025-02-16T12:25:00Z">
        <w:r w:rsidR="00DF05AF">
          <w:t>,</w:t>
        </w:r>
      </w:ins>
      <w:r w:rsidR="003574C1">
        <w:rPr>
          <w:lang w:val="en-US"/>
        </w:rPr>
        <w:t xml:space="preserve"> is required before Rubin’s rule can be applied.</w:t>
      </w:r>
      <w:r w:rsidR="0070267E">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70267E">
        <w:rPr>
          <w:lang w:val="en-US"/>
        </w:rPr>
        <w:fldChar w:fldCharType="separate"/>
      </w:r>
      <w:r w:rsidR="004866FE" w:rsidRPr="004866FE">
        <w:rPr>
          <w:noProof/>
          <w:vertAlign w:val="superscript"/>
          <w:lang w:val="en-US"/>
        </w:rPr>
        <w:t>21</w:t>
      </w:r>
      <w:r w:rsidR="0070267E">
        <w:rPr>
          <w:lang w:val="en-US"/>
        </w:rPr>
        <w:fldChar w:fldCharType="end"/>
      </w:r>
    </w:p>
    <w:p w14:paraId="75D8DF42" w14:textId="1D90339A" w:rsidR="007D2AC8" w:rsidRPr="000C330B" w:rsidRDefault="007D2AC8" w:rsidP="005D22C3">
      <w:pPr>
        <w:pStyle w:val="Heading2"/>
        <w:rPr>
          <w:b/>
        </w:rPr>
      </w:pPr>
      <w:r w:rsidRPr="000C330B">
        <w:t xml:space="preserve">Multilevel </w:t>
      </w:r>
      <w:r w:rsidR="00D66D6B" w:rsidRPr="000C330B">
        <w:t>multiple imputation</w:t>
      </w:r>
    </w:p>
    <w:p w14:paraId="734C9A12" w14:textId="294D43B4" w:rsidR="00F63F6C" w:rsidRDefault="007C6303" w:rsidP="00204440">
      <w:pPr>
        <w:rPr>
          <w:lang w:val="en-US"/>
        </w:rPr>
      </w:pPr>
      <w:r w:rsidRPr="0087594C">
        <w:rPr>
          <w:lang w:val="en-US"/>
        </w:rPr>
        <w:t>In pharmacometrics, missing covariates are often of a longitudinal and</w:t>
      </w:r>
      <w:r w:rsidR="00C72763">
        <w:rPr>
          <w:lang w:val="en-US"/>
        </w:rPr>
        <w:t xml:space="preserve"> </w:t>
      </w:r>
      <w:r w:rsidR="00884A51">
        <w:rPr>
          <w:lang w:val="en-US"/>
        </w:rPr>
        <w:t>hierarchical</w:t>
      </w:r>
      <w:r w:rsidRPr="0087594C">
        <w:rPr>
          <w:lang w:val="en-US"/>
        </w:rPr>
        <w:t xml:space="preserve"> </w:t>
      </w:r>
      <w:r w:rsidR="00C72763">
        <w:rPr>
          <w:lang w:val="en-US"/>
        </w:rPr>
        <w:t>(</w:t>
      </w:r>
      <w:r w:rsidRPr="0087594C">
        <w:rPr>
          <w:lang w:val="en-US"/>
        </w:rPr>
        <w:t>multilevel</w:t>
      </w:r>
      <w:r w:rsidR="00C72763">
        <w:rPr>
          <w:lang w:val="en-US"/>
        </w:rPr>
        <w:t>)</w:t>
      </w:r>
      <w:r w:rsidRPr="0087594C">
        <w:rPr>
          <w:lang w:val="en-US"/>
        </w:rPr>
        <w:t xml:space="preserve"> nature</w:t>
      </w:r>
      <w:r w:rsidR="00101D3D">
        <w:rPr>
          <w:lang w:val="en-US"/>
        </w:rPr>
        <w:t xml:space="preserve">. </w:t>
      </w:r>
      <w:r w:rsidR="00C74E6E">
        <w:rPr>
          <w:lang w:val="en-US"/>
        </w:rPr>
        <w:t xml:space="preserve">Specifically, </w:t>
      </w:r>
      <w:r w:rsidR="000746DC">
        <w:rPr>
          <w:lang w:val="en-US"/>
        </w:rPr>
        <w:t xml:space="preserve">these covariates </w:t>
      </w:r>
      <w:r w:rsidR="00CF4F7B">
        <w:rPr>
          <w:lang w:val="en-US"/>
        </w:rPr>
        <w:t xml:space="preserve">are </w:t>
      </w:r>
      <w:r w:rsidR="001C4B35">
        <w:rPr>
          <w:lang w:val="en-US"/>
        </w:rPr>
        <w:t>clustered into groups</w:t>
      </w:r>
      <w:r w:rsidR="000A4D3F">
        <w:rPr>
          <w:lang w:val="en-US"/>
        </w:rPr>
        <w:t xml:space="preserve"> due to repeated </w:t>
      </w:r>
      <w:r w:rsidR="00436F11">
        <w:rPr>
          <w:lang w:val="en-US"/>
        </w:rPr>
        <w:t xml:space="preserve">measurements within each group. </w:t>
      </w:r>
      <w:r w:rsidR="005A31C9">
        <w:rPr>
          <w:lang w:val="en-US"/>
        </w:rPr>
        <w:t>For instance,</w:t>
      </w:r>
      <w:r w:rsidR="00CD5DBA" w:rsidRPr="00CD5DBA">
        <w:rPr>
          <w:lang w:val="en-US"/>
        </w:rPr>
        <w:t xml:space="preserve"> </w:t>
      </w:r>
      <w:r w:rsidR="00583E44">
        <w:rPr>
          <w:lang w:val="en-US"/>
        </w:rPr>
        <w:t xml:space="preserve">SCr </w:t>
      </w:r>
      <w:r w:rsidR="00EF48BB">
        <w:rPr>
          <w:lang w:val="en-US"/>
        </w:rPr>
        <w:t xml:space="preserve">was measured </w:t>
      </w:r>
      <w:r w:rsidR="00231957">
        <w:rPr>
          <w:lang w:val="en-US"/>
        </w:rPr>
        <w:t>repeatedly over time</w:t>
      </w:r>
      <w:r w:rsidR="00EF48BB">
        <w:rPr>
          <w:lang w:val="en-US"/>
        </w:rPr>
        <w:t xml:space="preserve"> </w:t>
      </w:r>
      <w:r w:rsidR="00583E44">
        <w:rPr>
          <w:lang w:val="en-US"/>
        </w:rPr>
        <w:t>within</w:t>
      </w:r>
      <w:r w:rsidR="001679DE">
        <w:rPr>
          <w:lang w:val="en-US"/>
        </w:rPr>
        <w:t xml:space="preserve"> the same</w:t>
      </w:r>
      <w:r w:rsidR="00583E44">
        <w:rPr>
          <w:lang w:val="en-US"/>
        </w:rPr>
        <w:t xml:space="preserve"> patients</w:t>
      </w:r>
      <w:r>
        <w:rPr>
          <w:lang w:val="en-US"/>
        </w:rPr>
        <w:t>.</w:t>
      </w:r>
      <w:r w:rsidR="00BE28ED">
        <w:rPr>
          <w:lang w:val="en-US"/>
        </w:rPr>
        <w:t xml:space="preserve"> </w:t>
      </w:r>
      <w:r w:rsidR="00BE28ED" w:rsidRPr="00BE28ED">
        <w:rPr>
          <w:lang w:val="en-US"/>
        </w:rPr>
        <w:t xml:space="preserve">These data </w:t>
      </w:r>
      <w:r w:rsidR="00BE28ED">
        <w:rPr>
          <w:lang w:val="en-US"/>
        </w:rPr>
        <w:t>are</w:t>
      </w:r>
      <w:r w:rsidR="00BE28ED" w:rsidRPr="00BE28ED">
        <w:rPr>
          <w:lang w:val="en-US"/>
        </w:rPr>
        <w:t xml:space="preserve"> clustered (or correlated) because assessments of </w:t>
      </w:r>
      <w:r w:rsidR="00287BDE">
        <w:rPr>
          <w:lang w:val="en-US"/>
        </w:rPr>
        <w:t>SCr within the same patient</w:t>
      </w:r>
      <w:r w:rsidR="00BE28ED" w:rsidRPr="00BE28ED">
        <w:rPr>
          <w:lang w:val="en-US"/>
        </w:rPr>
        <w:t xml:space="preserve"> are more </w:t>
      </w:r>
      <w:r w:rsidR="004E7309">
        <w:rPr>
          <w:lang w:val="en-US"/>
        </w:rPr>
        <w:t>similar</w:t>
      </w:r>
      <w:r w:rsidR="004E7309" w:rsidRPr="00BE28ED">
        <w:rPr>
          <w:lang w:val="en-US"/>
        </w:rPr>
        <w:t xml:space="preserve"> </w:t>
      </w:r>
      <w:r w:rsidR="00BE28ED" w:rsidRPr="00BE28ED">
        <w:rPr>
          <w:lang w:val="en-US"/>
        </w:rPr>
        <w:t xml:space="preserve">to each other than assessments of </w:t>
      </w:r>
      <w:r w:rsidR="00200209">
        <w:rPr>
          <w:lang w:val="en-US"/>
        </w:rPr>
        <w:t>SCr</w:t>
      </w:r>
      <w:r w:rsidR="00BE28ED" w:rsidRPr="00BE28ED">
        <w:rPr>
          <w:lang w:val="en-US"/>
        </w:rPr>
        <w:t xml:space="preserve"> between different </w:t>
      </w:r>
      <w:r w:rsidR="005A1936">
        <w:rPr>
          <w:lang w:val="en-US"/>
        </w:rPr>
        <w:t>patients.</w:t>
      </w:r>
      <w:r w:rsidR="00243412">
        <w:rPr>
          <w:lang w:val="en-US"/>
        </w:rPr>
        <w:fldChar w:fldCharType="begin"/>
      </w:r>
      <w:r w:rsidR="004866FE">
        <w:rPr>
          <w:lang w:val="en-US"/>
        </w:rPr>
        <w:instrText xml:space="preserve"> ADDIN EN.CITE &lt;EndNote&gt;&lt;Cite&gt;&lt;Author&gt;Heymans&lt;/Author&gt;&lt;Year&gt;2019&lt;/Year&gt;&lt;RecNum&gt;35&lt;/RecNum&gt;&lt;DisplayText&gt;&lt;style face="superscript"&gt;7, 23&lt;/style&gt;&lt;/DisplayText&gt;&lt;record&gt;&lt;rec-number&gt;35&lt;/rec-number&gt;&lt;foreign-keys&gt;&lt;key app="EN" db-id="ss92raaewt9rt0e55p6pe9ah5fa2r9tvxxwp" timestamp="1706196523"&gt;35&lt;/key&gt;&lt;/foreign-keys&gt;&lt;ref-type name="Electronic Book"&gt;44&lt;/ref-type&gt;&lt;contributors&gt;&lt;authors&gt;&lt;author&gt;Martijn W Heymans &lt;/author&gt;&lt;author&gt;Iris Eekhout&lt;/author&gt;&lt;/authors&gt;&lt;/contributors&gt;&lt;titles&gt;&lt;title&gt;Applied Missing Data Analysis With SPSS and (R)Studio&lt;/title&gt;&lt;/titles&gt;&lt;dates&gt;&lt;year&gt;2019&lt;/year&gt;&lt;/dates&gt;&lt;pub-location&gt;Amsterdam&lt;/pub-location&gt;&lt;urls&gt;&lt;related-urls&gt;&lt;url&gt;https://bookdown.org/mwheymans/bookmi/&lt;/url&gt;&lt;/related-urls&gt;&lt;/urls&gt;&lt;/record&gt;&lt;/Cite&gt;&lt;Cite&gt;&lt;Author&gt;Verbeke&lt;/Author&gt;&lt;Year&gt;2000&lt;/Year&gt;&lt;RecNum&gt;39&lt;/RecNum&gt;&lt;record&gt;&lt;rec-number&gt;39&lt;/rec-number&gt;&lt;foreign-keys&gt;&lt;key app="EN" db-id="ss92raaewt9rt0e55p6pe9ah5fa2r9tvxxwp" timestamp="1706612133"&gt;39&lt;/key&gt;&lt;/foreign-keys&gt;&lt;ref-type name="Book"&gt;6&lt;/ref-type&gt;&lt;contributors&gt;&lt;authors&gt;&lt;author&gt;Geert Verbeke&lt;/author&gt;&lt;author&gt;Geert Molenberghs&lt;/author&gt;&lt;/authors&gt;&lt;/contributors&gt;&lt;titles&gt;&lt;title&gt;Linear Mixed Models for Longitudinal Data&lt;/title&gt;&lt;secondary-title&gt;Springer Series in Statistics&lt;/secondary-title&gt;&lt;/titles&gt;&lt;pages&gt;XXII, 570&lt;/pages&gt;&lt;dates&gt;&lt;year&gt;2000&lt;/year&gt;&lt;/dates&gt;&lt;pub-location&gt;New York&lt;/pub-location&gt;&lt;publisher&gt;Springer New York&lt;/publisher&gt;&lt;isbn&gt;978-1-4419-0299-3&lt;/isbn&gt;&lt;urls&gt;&lt;/urls&gt;&lt;electronic-resource-num&gt;https://doi.org/10.1007/978-1-4419-0300-6&lt;/electronic-resource-num&gt;&lt;/record&gt;&lt;/Cite&gt;&lt;/EndNote&gt;</w:instrText>
      </w:r>
      <w:r w:rsidR="00243412">
        <w:rPr>
          <w:lang w:val="en-US"/>
        </w:rPr>
        <w:fldChar w:fldCharType="separate"/>
      </w:r>
      <w:r w:rsidR="004866FE" w:rsidRPr="004866FE">
        <w:rPr>
          <w:noProof/>
          <w:vertAlign w:val="superscript"/>
          <w:lang w:val="en-US"/>
        </w:rPr>
        <w:t>7, 23</w:t>
      </w:r>
      <w:r w:rsidR="00243412">
        <w:rPr>
          <w:lang w:val="en-US"/>
        </w:rPr>
        <w:fldChar w:fldCharType="end"/>
      </w:r>
      <w:r w:rsidR="00A52AF7">
        <w:rPr>
          <w:lang w:val="en-US"/>
        </w:rPr>
        <w:t xml:space="preserve"> </w:t>
      </w:r>
      <w:r w:rsidR="00817891">
        <w:rPr>
          <w:lang w:val="en-US"/>
        </w:rPr>
        <w:t>I</w:t>
      </w:r>
      <w:r w:rsidR="006C79C4">
        <w:rPr>
          <w:lang w:val="en-US"/>
        </w:rPr>
        <w:t xml:space="preserve">n this </w:t>
      </w:r>
      <w:r w:rsidR="005F77D2">
        <w:rPr>
          <w:lang w:val="en-US"/>
        </w:rPr>
        <w:t>context</w:t>
      </w:r>
      <w:r w:rsidR="006C79C4">
        <w:rPr>
          <w:lang w:val="en-US"/>
        </w:rPr>
        <w:t>,</w:t>
      </w:r>
      <w:r w:rsidR="00BD30D6">
        <w:rPr>
          <w:lang w:val="en-US"/>
        </w:rPr>
        <w:t xml:space="preserve"> </w:t>
      </w:r>
      <w:r w:rsidR="00D04C0C">
        <w:rPr>
          <w:lang w:val="en-US"/>
        </w:rPr>
        <w:t xml:space="preserve">the </w:t>
      </w:r>
      <w:r w:rsidR="0059594B">
        <w:rPr>
          <w:lang w:val="en-US"/>
        </w:rPr>
        <w:t xml:space="preserve">appropriate </w:t>
      </w:r>
      <w:r w:rsidR="00D04C0C">
        <w:rPr>
          <w:lang w:val="en-US"/>
        </w:rPr>
        <w:t>conditional</w:t>
      </w:r>
      <w:r w:rsidR="00A663D4">
        <w:rPr>
          <w:lang w:val="en-US"/>
        </w:rPr>
        <w:t xml:space="preserve"> imputation</w:t>
      </w:r>
      <w:r w:rsidR="00D04C0C">
        <w:rPr>
          <w:lang w:val="en-US"/>
        </w:rPr>
        <w:t xml:space="preserve"> </w:t>
      </w:r>
      <w:r w:rsidR="00B805D8">
        <w:rPr>
          <w:lang w:val="en-US"/>
        </w:rPr>
        <w:t>model</w:t>
      </w:r>
      <w:r w:rsidR="00A663D4">
        <w:rPr>
          <w:lang w:val="en-US"/>
        </w:rPr>
        <w:t xml:space="preserve"> </w:t>
      </w:r>
      <w:r w:rsidR="00517257">
        <w:rPr>
          <w:lang w:val="en-US"/>
        </w:rPr>
        <w:t>for</w:t>
      </w:r>
      <w:r w:rsidR="00A663D4">
        <w:rPr>
          <w:lang w:val="en-US"/>
        </w:rPr>
        <w:t xml:space="preserve"> SCr when </w:t>
      </w:r>
      <w:r w:rsidR="0059594B">
        <w:rPr>
          <w:lang w:val="en-US"/>
        </w:rPr>
        <w:t>employing</w:t>
      </w:r>
      <w:r w:rsidR="00A45970">
        <w:rPr>
          <w:lang w:val="en-US"/>
        </w:rPr>
        <w:t xml:space="preserve"> the</w:t>
      </w:r>
      <w:r w:rsidR="00A663D4">
        <w:rPr>
          <w:lang w:val="en-US"/>
        </w:rPr>
        <w:t xml:space="preserve"> FCS</w:t>
      </w:r>
      <w:r w:rsidR="00A45970">
        <w:rPr>
          <w:lang w:val="en-US"/>
        </w:rPr>
        <w:t xml:space="preserve"> strategy</w:t>
      </w:r>
      <w:r w:rsidR="00B805D8">
        <w:rPr>
          <w:lang w:val="en-US"/>
        </w:rPr>
        <w:t xml:space="preserve"> </w:t>
      </w:r>
      <w:r w:rsidR="003178B8">
        <w:rPr>
          <w:lang w:val="en-US"/>
        </w:rPr>
        <w:t>is</w:t>
      </w:r>
      <w:r w:rsidR="00132319">
        <w:rPr>
          <w:lang w:val="en-US"/>
        </w:rPr>
        <w:t xml:space="preserve"> a</w:t>
      </w:r>
      <w:r w:rsidR="006C79C4">
        <w:rPr>
          <w:lang w:val="en-US"/>
        </w:rPr>
        <w:t xml:space="preserve"> mix</w:t>
      </w:r>
      <w:r w:rsidR="002801A3">
        <w:rPr>
          <w:lang w:val="en-US"/>
        </w:rPr>
        <w:t>ed</w:t>
      </w:r>
      <w:r w:rsidR="006C79C4">
        <w:rPr>
          <w:lang w:val="en-US"/>
        </w:rPr>
        <w:t>-effects model</w:t>
      </w:r>
      <w:r w:rsidR="00BE3648">
        <w:rPr>
          <w:lang w:val="en-US"/>
        </w:rPr>
        <w:t xml:space="preserve">, with </w:t>
      </w:r>
      <w:r w:rsidR="002D2880">
        <w:rPr>
          <w:lang w:val="en-US"/>
        </w:rPr>
        <w:t>the cluster variable</w:t>
      </w:r>
      <w:r w:rsidR="004615DE">
        <w:rPr>
          <w:lang w:val="en-US"/>
        </w:rPr>
        <w:t xml:space="preserve"> </w:t>
      </w:r>
      <w:r w:rsidR="00860A96">
        <w:rPr>
          <w:lang w:val="en-US"/>
        </w:rPr>
        <w:t>being the</w:t>
      </w:r>
      <w:r w:rsidR="004615DE">
        <w:rPr>
          <w:lang w:val="en-US"/>
        </w:rPr>
        <w:t xml:space="preserve"> patient identifier</w:t>
      </w:r>
      <w:r w:rsidR="002D2880">
        <w:rPr>
          <w:lang w:val="en-US"/>
        </w:rPr>
        <w:t xml:space="preserve">. </w:t>
      </w:r>
      <w:r w:rsidR="00577059">
        <w:rPr>
          <w:lang w:val="en-US"/>
        </w:rPr>
        <w:t xml:space="preserve">In addition, </w:t>
      </w:r>
      <w:r w:rsidR="00B43541">
        <w:rPr>
          <w:lang w:val="en-US"/>
        </w:rPr>
        <w:t>predictors that</w:t>
      </w:r>
      <w:r w:rsidR="00B43541" w:rsidRPr="00B43541">
        <w:rPr>
          <w:lang w:val="en-US"/>
        </w:rPr>
        <w:t xml:space="preserve"> vary within a cluster</w:t>
      </w:r>
      <w:r w:rsidR="005B0860">
        <w:rPr>
          <w:lang w:val="en-US"/>
        </w:rPr>
        <w:t xml:space="preserve"> </w:t>
      </w:r>
      <w:r w:rsidR="00CD5C3D">
        <w:rPr>
          <w:lang w:val="en-US"/>
        </w:rPr>
        <w:t>are</w:t>
      </w:r>
      <w:r w:rsidR="00D87119">
        <w:rPr>
          <w:lang w:val="en-US"/>
        </w:rPr>
        <w:t xml:space="preserve"> called the level 1 predictors</w:t>
      </w:r>
      <w:r w:rsidR="00832850">
        <w:rPr>
          <w:lang w:val="en-US"/>
        </w:rPr>
        <w:t xml:space="preserve">, while predictors that are constant within </w:t>
      </w:r>
      <w:r w:rsidR="008A66CC">
        <w:rPr>
          <w:lang w:val="en-US"/>
        </w:rPr>
        <w:t xml:space="preserve">the </w:t>
      </w:r>
      <w:r w:rsidR="009B13A8">
        <w:rPr>
          <w:lang w:val="en-US"/>
        </w:rPr>
        <w:t>cluster</w:t>
      </w:r>
      <w:r w:rsidR="00CD5C3D">
        <w:rPr>
          <w:lang w:val="en-US"/>
        </w:rPr>
        <w:t xml:space="preserve"> are called the level 2 predictors.</w:t>
      </w:r>
      <w:r w:rsidR="00C86F78">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C86F78">
        <w:rPr>
          <w:lang w:val="en-US"/>
        </w:rPr>
        <w:fldChar w:fldCharType="separate"/>
      </w:r>
      <w:r w:rsidR="00C127C8" w:rsidRPr="00C127C8">
        <w:rPr>
          <w:noProof/>
          <w:vertAlign w:val="superscript"/>
          <w:lang w:val="en-US"/>
        </w:rPr>
        <w:t>8</w:t>
      </w:r>
      <w:r w:rsidR="00C86F78">
        <w:rPr>
          <w:lang w:val="en-US"/>
        </w:rPr>
        <w:fldChar w:fldCharType="end"/>
      </w:r>
      <w:r w:rsidR="00CD5C3D">
        <w:rPr>
          <w:lang w:val="en-US"/>
        </w:rPr>
        <w:t xml:space="preserve"> In the SCr example,</w:t>
      </w:r>
      <w:r w:rsidR="0052504F">
        <w:rPr>
          <w:lang w:val="en-US"/>
        </w:rPr>
        <w:t xml:space="preserve"> a</w:t>
      </w:r>
      <w:r w:rsidR="00CD5C3D">
        <w:rPr>
          <w:lang w:val="en-US"/>
        </w:rPr>
        <w:t xml:space="preserve"> level 1 predictor can be </w:t>
      </w:r>
      <w:r w:rsidR="0052504F">
        <w:rPr>
          <w:lang w:val="en-US"/>
        </w:rPr>
        <w:t>albumin concentration which varies within patients</w:t>
      </w:r>
      <w:r w:rsidR="00311843">
        <w:rPr>
          <w:lang w:val="en-US"/>
        </w:rPr>
        <w:t xml:space="preserve">, and body weight </w:t>
      </w:r>
      <w:r w:rsidR="00B34C0B">
        <w:rPr>
          <w:lang w:val="en-US"/>
        </w:rPr>
        <w:t xml:space="preserve">can be a level 2 </w:t>
      </w:r>
      <w:r w:rsidR="004E3353">
        <w:rPr>
          <w:lang w:val="en-US"/>
        </w:rPr>
        <w:t>predictor</w:t>
      </w:r>
      <w:r w:rsidR="00B34C0B">
        <w:rPr>
          <w:lang w:val="en-US"/>
        </w:rPr>
        <w:t>.</w:t>
      </w:r>
      <w:r w:rsidR="004E3353">
        <w:rPr>
          <w:lang w:val="en-US"/>
        </w:rPr>
        <w:t xml:space="preserve"> </w:t>
      </w:r>
    </w:p>
    <w:p w14:paraId="464DC2DB" w14:textId="3956871D" w:rsidR="00C27B27" w:rsidRDefault="00F373EC" w:rsidP="00204440">
      <w:pPr>
        <w:rPr>
          <w:lang w:val="en-US"/>
        </w:rPr>
      </w:pPr>
      <w:r>
        <w:rPr>
          <w:lang w:val="en-US"/>
        </w:rPr>
        <w:t>Performing MI in this context is more challenging than in s</w:t>
      </w:r>
      <w:r w:rsidR="004016CC">
        <w:rPr>
          <w:lang w:val="en-US"/>
        </w:rPr>
        <w:t>ingle-level contexts described before</w:t>
      </w:r>
      <w:r w:rsidR="00C60614">
        <w:rPr>
          <w:lang w:val="en-US"/>
        </w:rPr>
        <w:t xml:space="preserve"> for two main reasons. Firstly,</w:t>
      </w:r>
      <w:r w:rsidR="004016CC">
        <w:rPr>
          <w:lang w:val="en-US"/>
        </w:rPr>
        <w:t xml:space="preserve"> </w:t>
      </w:r>
      <w:r w:rsidR="00020ABF">
        <w:rPr>
          <w:lang w:val="en-US"/>
        </w:rPr>
        <w:t>not only</w:t>
      </w:r>
      <w:r w:rsidR="00822EF8">
        <w:rPr>
          <w:lang w:val="en-US"/>
        </w:rPr>
        <w:t xml:space="preserve"> the variable of interest</w:t>
      </w:r>
      <w:r w:rsidR="00020ABF">
        <w:rPr>
          <w:lang w:val="en-US"/>
        </w:rPr>
        <w:t xml:space="preserve"> </w:t>
      </w:r>
      <w:r w:rsidR="00822EF8">
        <w:rPr>
          <w:lang w:val="en-US"/>
        </w:rPr>
        <w:t>(</w:t>
      </w:r>
      <w:r w:rsidR="005B2780">
        <w:rPr>
          <w:lang w:val="en-US"/>
        </w:rPr>
        <w:t>SCr</w:t>
      </w:r>
      <w:r w:rsidR="00822EF8">
        <w:rPr>
          <w:lang w:val="en-US"/>
        </w:rPr>
        <w:t>)</w:t>
      </w:r>
      <w:r w:rsidR="005B2780">
        <w:rPr>
          <w:lang w:val="en-US"/>
        </w:rPr>
        <w:t xml:space="preserve"> but </w:t>
      </w:r>
      <w:r w:rsidR="00641F60">
        <w:rPr>
          <w:lang w:val="en-US"/>
        </w:rPr>
        <w:t xml:space="preserve">also </w:t>
      </w:r>
      <w:r w:rsidR="005B2780">
        <w:rPr>
          <w:lang w:val="en-US"/>
        </w:rPr>
        <w:t>variables of different levels can be missing,</w:t>
      </w:r>
      <w:r w:rsidR="006251A8">
        <w:rPr>
          <w:lang w:val="en-US"/>
        </w:rPr>
        <w:t xml:space="preserve"> </w:t>
      </w:r>
      <w:r w:rsidR="006B2AA5">
        <w:rPr>
          <w:lang w:val="en-US"/>
        </w:rPr>
        <w:t>which ha</w:t>
      </w:r>
      <w:r w:rsidR="003D4574">
        <w:rPr>
          <w:lang w:val="en-US"/>
        </w:rPr>
        <w:t>s</w:t>
      </w:r>
      <w:r w:rsidR="006B2AA5">
        <w:rPr>
          <w:lang w:val="en-US"/>
        </w:rPr>
        <w:t xml:space="preserve"> different implications </w:t>
      </w:r>
      <w:r w:rsidR="00C54D99">
        <w:rPr>
          <w:lang w:val="en-US"/>
        </w:rPr>
        <w:t xml:space="preserve">for </w:t>
      </w:r>
      <w:r w:rsidR="006B2AA5">
        <w:rPr>
          <w:lang w:val="en-US"/>
        </w:rPr>
        <w:t>the imputation process.</w:t>
      </w:r>
      <w:r w:rsidR="00F94FA7">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F94FA7">
        <w:rPr>
          <w:lang w:val="en-US"/>
        </w:rPr>
        <w:fldChar w:fldCharType="separate"/>
      </w:r>
      <w:r w:rsidR="00C127C8" w:rsidRPr="00C127C8">
        <w:rPr>
          <w:noProof/>
          <w:vertAlign w:val="superscript"/>
          <w:lang w:val="en-US"/>
        </w:rPr>
        <w:t>8</w:t>
      </w:r>
      <w:r w:rsidR="00F94FA7">
        <w:rPr>
          <w:lang w:val="en-US"/>
        </w:rPr>
        <w:fldChar w:fldCharType="end"/>
      </w:r>
      <w:r w:rsidR="00A02D5D">
        <w:rPr>
          <w:lang w:val="en-US"/>
        </w:rPr>
        <w:t xml:space="preserve"> </w:t>
      </w:r>
      <w:r w:rsidR="009F37DC">
        <w:rPr>
          <w:lang w:val="en-US"/>
        </w:rPr>
        <w:t>Secondly</w:t>
      </w:r>
      <w:r w:rsidR="001D23ED">
        <w:rPr>
          <w:lang w:val="en-US"/>
        </w:rPr>
        <w:t>,</w:t>
      </w:r>
      <w:r w:rsidR="009F37DC">
        <w:rPr>
          <w:lang w:val="en-US"/>
        </w:rPr>
        <w:t xml:space="preserve"> </w:t>
      </w:r>
      <w:r w:rsidR="00862094">
        <w:rPr>
          <w:lang w:val="en-US"/>
        </w:rPr>
        <w:t>missing covariate</w:t>
      </w:r>
      <w:r w:rsidR="00641F60">
        <w:rPr>
          <w:lang w:val="en-US"/>
        </w:rPr>
        <w:t>s</w:t>
      </w:r>
      <w:r w:rsidR="00862094">
        <w:rPr>
          <w:lang w:val="en-US"/>
        </w:rPr>
        <w:t xml:space="preserve"> within each </w:t>
      </w:r>
      <w:r w:rsidR="00C47216">
        <w:rPr>
          <w:lang w:val="en-US"/>
        </w:rPr>
        <w:t>cluster can either</w:t>
      </w:r>
      <w:r w:rsidR="00D8559E">
        <w:rPr>
          <w:lang w:val="en-US"/>
        </w:rPr>
        <w:t xml:space="preserve"> be partly (i.e., </w:t>
      </w:r>
      <w:r w:rsidR="001C54E8">
        <w:rPr>
          <w:lang w:val="en-US"/>
        </w:rPr>
        <w:t>s</w:t>
      </w:r>
      <w:r w:rsidR="001C54E8" w:rsidRPr="001C54E8">
        <w:rPr>
          <w:lang w:val="en-US"/>
        </w:rPr>
        <w:t>poradically</w:t>
      </w:r>
      <w:r w:rsidR="001C54E8">
        <w:rPr>
          <w:lang w:val="en-US"/>
        </w:rPr>
        <w:t xml:space="preserve">) </w:t>
      </w:r>
      <w:r w:rsidR="000A4F57">
        <w:rPr>
          <w:lang w:val="en-US"/>
        </w:rPr>
        <w:t xml:space="preserve">or completely (i.e., </w:t>
      </w:r>
      <w:r w:rsidR="000A4F57" w:rsidRPr="000A4F57">
        <w:rPr>
          <w:lang w:val="en-US"/>
        </w:rPr>
        <w:t>systematically</w:t>
      </w:r>
      <w:r w:rsidR="000A4F57">
        <w:rPr>
          <w:lang w:val="en-US"/>
        </w:rPr>
        <w:t>)</w:t>
      </w:r>
      <w:r w:rsidR="00641F60">
        <w:rPr>
          <w:lang w:val="en-US"/>
        </w:rPr>
        <w:t xml:space="preserve"> missing</w:t>
      </w:r>
      <w:r w:rsidR="000A4F57">
        <w:rPr>
          <w:lang w:val="en-US"/>
        </w:rPr>
        <w:t xml:space="preserve">, which also </w:t>
      </w:r>
      <w:r w:rsidR="00B23F21">
        <w:rPr>
          <w:lang w:val="en-US"/>
        </w:rPr>
        <w:t>affects the choice of the imputation model</w:t>
      </w:r>
      <w:r w:rsidR="00BA7E62">
        <w:rPr>
          <w:lang w:val="en-US"/>
        </w:rPr>
        <w:t>.</w:t>
      </w:r>
      <w:r w:rsidR="00C54D98">
        <w:rPr>
          <w:lang w:val="en-US"/>
        </w:rPr>
        <w:fldChar w:fldCharType="begin"/>
      </w:r>
      <w:r w:rsidR="004866FE">
        <w:rPr>
          <w:lang w:val="en-US"/>
        </w:rPr>
        <w:instrText xml:space="preserve"> ADDIN EN.CITE &lt;EndNote&gt;&lt;Cite&gt;&lt;Author&gt;Audigier&lt;/Author&gt;&lt;Year&gt;2018&lt;/Year&gt;&lt;RecNum&gt;77&lt;/RecNum&gt;&lt;DisplayText&gt;&lt;style face="superscript"&gt;48&lt;/style&gt;&lt;/DisplayText&gt;&lt;record&gt;&lt;rec-number&gt;77&lt;/rec-number&gt;&lt;foreign-keys&gt;&lt;key app="EN" db-id="ss92raaewt9rt0e55p6pe9ah5fa2r9tvxxwp" timestamp="1728917924"&gt;77&lt;/key&gt;&lt;/foreign-keys&gt;&lt;ref-type name="Journal Article"&gt;17&lt;/ref-type&gt;&lt;contributors&gt;&lt;authors&gt;&lt;author&gt;Audigier, Vincent&lt;/author&gt;&lt;author&gt;White, Ian R.&lt;/author&gt;&lt;author&gt;Jolani, Shahab&lt;/author&gt;&lt;author&gt;Debray, Thomas P. A.&lt;/author&gt;&lt;author&gt;Quartagno, Matteo&lt;/author&gt;&lt;author&gt;Carpenter, James&lt;/author&gt;&lt;author&gt;van Buuren, Stef&lt;/author&gt;&lt;author&gt;Resche-Rigon, Matthieu&lt;/author&gt;&lt;/authors&gt;&lt;/contributors&gt;&lt;titles&gt;&lt;title&gt;Multiple Imputation for Multilevel Data with Continuous and Binary Variables&lt;/title&gt;&lt;secondary-title&gt;Statistical Science&lt;/secondary-title&gt;&lt;/titles&gt;&lt;periodical&gt;&lt;full-title&gt;Statistical Science&lt;/full-title&gt;&lt;/periodical&gt;&lt;pages&gt;160-183, 24&lt;/pages&gt;&lt;volume&gt;33&lt;/volume&gt;&lt;number&gt;2&lt;/number&gt;&lt;dates&gt;&lt;year&gt;2018&lt;/year&gt;&lt;/dates&gt;&lt;urls&gt;&lt;related-urls&gt;&lt;url&gt;https://doi.org/10.1214/18-STS646&lt;/url&gt;&lt;/related-urls&gt;&lt;/urls&gt;&lt;/record&gt;&lt;/Cite&gt;&lt;/EndNote&gt;</w:instrText>
      </w:r>
      <w:r w:rsidR="00C54D98">
        <w:rPr>
          <w:lang w:val="en-US"/>
        </w:rPr>
        <w:fldChar w:fldCharType="separate"/>
      </w:r>
      <w:r w:rsidR="004866FE" w:rsidRPr="004866FE">
        <w:rPr>
          <w:noProof/>
          <w:vertAlign w:val="superscript"/>
          <w:lang w:val="en-US"/>
        </w:rPr>
        <w:t>48</w:t>
      </w:r>
      <w:r w:rsidR="00C54D98">
        <w:rPr>
          <w:lang w:val="en-US"/>
        </w:rPr>
        <w:fldChar w:fldCharType="end"/>
      </w:r>
      <w:r w:rsidR="003867BA">
        <w:rPr>
          <w:lang w:val="en-US"/>
        </w:rPr>
        <w:t xml:space="preserve"> </w:t>
      </w:r>
      <w:r w:rsidR="0047789A">
        <w:rPr>
          <w:lang w:val="en-US"/>
        </w:rPr>
        <w:t>Additionally</w:t>
      </w:r>
      <w:r w:rsidR="003867BA">
        <w:rPr>
          <w:lang w:val="en-US"/>
        </w:rPr>
        <w:t xml:space="preserve">, the complexity </w:t>
      </w:r>
      <w:r w:rsidR="00FE5555">
        <w:rPr>
          <w:lang w:val="en-US"/>
        </w:rPr>
        <w:t xml:space="preserve">of a multilevel imputation task is </w:t>
      </w:r>
      <w:r w:rsidR="00656C30">
        <w:rPr>
          <w:lang w:val="en-US"/>
        </w:rPr>
        <w:t>elevated</w:t>
      </w:r>
      <w:r w:rsidR="00FE5555">
        <w:rPr>
          <w:lang w:val="en-US"/>
        </w:rPr>
        <w:t xml:space="preserve"> </w:t>
      </w:r>
      <w:r w:rsidR="001D32AD">
        <w:rPr>
          <w:lang w:val="en-US"/>
        </w:rPr>
        <w:t>by</w:t>
      </w:r>
      <w:r w:rsidR="00656C30">
        <w:rPr>
          <w:lang w:val="en-US"/>
        </w:rPr>
        <w:t xml:space="preserve"> other</w:t>
      </w:r>
      <w:r w:rsidR="001D32AD">
        <w:rPr>
          <w:lang w:val="en-US"/>
        </w:rPr>
        <w:t xml:space="preserve"> factors such as </w:t>
      </w:r>
      <w:r w:rsidR="006D26F6">
        <w:rPr>
          <w:lang w:val="en-US"/>
        </w:rPr>
        <w:t>whether</w:t>
      </w:r>
      <w:r w:rsidR="008352D1">
        <w:rPr>
          <w:lang w:val="en-US"/>
        </w:rPr>
        <w:t xml:space="preserve"> or not</w:t>
      </w:r>
      <w:r w:rsidR="006D26F6">
        <w:rPr>
          <w:lang w:val="en-US"/>
        </w:rPr>
        <w:t xml:space="preserve"> error variance differs across clusters </w:t>
      </w:r>
      <w:r w:rsidR="008352D1">
        <w:rPr>
          <w:lang w:val="en-US"/>
        </w:rPr>
        <w:t>(heteroscedasticity</w:t>
      </w:r>
      <w:r w:rsidR="00BA7E62">
        <w:rPr>
          <w:lang w:val="en-US"/>
        </w:rPr>
        <w:t xml:space="preserve"> </w:t>
      </w:r>
      <w:r w:rsidR="008352D1">
        <w:rPr>
          <w:lang w:val="en-US"/>
        </w:rPr>
        <w:t>vs homoscedasticity).</w:t>
      </w:r>
      <w:r w:rsidR="00C54D98">
        <w:rPr>
          <w:lang w:val="en-US"/>
        </w:rPr>
        <w:fldChar w:fldCharType="begin"/>
      </w:r>
      <w:r w:rsidR="004866FE">
        <w:rPr>
          <w:lang w:val="en-US"/>
        </w:rPr>
        <w:instrText xml:space="preserve"> ADDIN EN.CITE &lt;EndNote&gt;&lt;Cite&gt;&lt;Author&gt;Audigier&lt;/Author&gt;&lt;Year&gt;2018&lt;/Year&gt;&lt;RecNum&gt;77&lt;/RecNum&gt;&lt;DisplayText&gt;&lt;style face="superscript"&gt;48&lt;/style&gt;&lt;/DisplayText&gt;&lt;record&gt;&lt;rec-number&gt;77&lt;/rec-number&gt;&lt;foreign-keys&gt;&lt;key app="EN" db-id="ss92raaewt9rt0e55p6pe9ah5fa2r9tvxxwp" timestamp="1728917924"&gt;77&lt;/key&gt;&lt;/foreign-keys&gt;&lt;ref-type name="Journal Article"&gt;17&lt;/ref-type&gt;&lt;contributors&gt;&lt;authors&gt;&lt;author&gt;Audigier, Vincent&lt;/author&gt;&lt;author&gt;White, Ian R.&lt;/author&gt;&lt;author&gt;Jolani, Shahab&lt;/author&gt;&lt;author&gt;Debray, Thomas P. A.&lt;/author&gt;&lt;author&gt;Quartagno, Matteo&lt;/author&gt;&lt;author&gt;Carpenter, James&lt;/author&gt;&lt;author&gt;van Buuren, Stef&lt;/author&gt;&lt;author&gt;Resche-Rigon, Matthieu&lt;/author&gt;&lt;/authors&gt;&lt;/contributors&gt;&lt;titles&gt;&lt;title&gt;Multiple Imputation for Multilevel Data with Continuous and Binary Variables&lt;/title&gt;&lt;secondary-title&gt;Statistical Science&lt;/secondary-title&gt;&lt;/titles&gt;&lt;periodical&gt;&lt;full-title&gt;Statistical Science&lt;/full-title&gt;&lt;/periodical&gt;&lt;pages&gt;160-183, 24&lt;/pages&gt;&lt;volume&gt;33&lt;/volume&gt;&lt;number&gt;2&lt;/number&gt;&lt;dates&gt;&lt;year&gt;2018&lt;/year&gt;&lt;/dates&gt;&lt;urls&gt;&lt;related-urls&gt;&lt;url&gt;https://doi.org/10.1214/18-STS646&lt;/url&gt;&lt;/related-urls&gt;&lt;/urls&gt;&lt;/record&gt;&lt;/Cite&gt;&lt;/EndNote&gt;</w:instrText>
      </w:r>
      <w:r w:rsidR="00C54D98">
        <w:rPr>
          <w:lang w:val="en-US"/>
        </w:rPr>
        <w:fldChar w:fldCharType="separate"/>
      </w:r>
      <w:r w:rsidR="004866FE" w:rsidRPr="004866FE">
        <w:rPr>
          <w:noProof/>
          <w:vertAlign w:val="superscript"/>
          <w:lang w:val="en-US"/>
        </w:rPr>
        <w:t>48</w:t>
      </w:r>
      <w:r w:rsidR="00C54D98">
        <w:rPr>
          <w:lang w:val="en-US"/>
        </w:rPr>
        <w:fldChar w:fldCharType="end"/>
      </w:r>
      <w:r w:rsidR="009942E6">
        <w:rPr>
          <w:lang w:val="en-US"/>
        </w:rPr>
        <w:t xml:space="preserve"> T</w:t>
      </w:r>
      <w:r w:rsidR="000C0844">
        <w:rPr>
          <w:lang w:val="en-US"/>
        </w:rPr>
        <w:t xml:space="preserve">here is currently </w:t>
      </w:r>
      <w:r w:rsidR="00717F25">
        <w:rPr>
          <w:lang w:val="en-US"/>
        </w:rPr>
        <w:t>no one method that can address all the issues of such a task, and MI employing mixed-effects models is still </w:t>
      </w:r>
      <w:r w:rsidR="007C6303" w:rsidRPr="003C3F9B">
        <w:rPr>
          <w:lang w:val="en-US"/>
        </w:rPr>
        <w:t>under development.</w:t>
      </w:r>
      <w:r w:rsidR="007C6303">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7C6303">
        <w:rPr>
          <w:lang w:val="en-US"/>
        </w:rPr>
        <w:fldChar w:fldCharType="separate"/>
      </w:r>
      <w:r w:rsidR="00C127C8" w:rsidRPr="00C127C8">
        <w:rPr>
          <w:noProof/>
          <w:vertAlign w:val="superscript"/>
          <w:lang w:val="en-US"/>
        </w:rPr>
        <w:t>8</w:t>
      </w:r>
      <w:r w:rsidR="007C6303">
        <w:rPr>
          <w:lang w:val="en-US"/>
        </w:rPr>
        <w:fldChar w:fldCharType="end"/>
      </w:r>
      <w:r w:rsidR="007C6303">
        <w:rPr>
          <w:lang w:val="en-US"/>
        </w:rPr>
        <w:t xml:space="preserve"> </w:t>
      </w:r>
    </w:p>
    <w:p w14:paraId="3EBB622F" w14:textId="40527E44" w:rsidR="00D66D6B" w:rsidRPr="003A3DD4" w:rsidRDefault="007C6303" w:rsidP="00204440">
      <w:pPr>
        <w:rPr>
          <w:lang w:val="en-US"/>
        </w:rPr>
      </w:pPr>
      <w:r>
        <w:rPr>
          <w:lang w:val="en-US"/>
        </w:rPr>
        <w:lastRenderedPageBreak/>
        <w:t xml:space="preserve">Nevertheless, it has been shown that ignoring the clustering and imputing the data by a single-level method can be hazardous, as it </w:t>
      </w:r>
      <w:r w:rsidR="008C7F82">
        <w:rPr>
          <w:lang w:val="en-US"/>
        </w:rPr>
        <w:t xml:space="preserve">can </w:t>
      </w:r>
      <w:r>
        <w:rPr>
          <w:lang w:val="en-US"/>
        </w:rPr>
        <w:t xml:space="preserve">bias </w:t>
      </w:r>
      <w:r w:rsidR="00227DF3">
        <w:rPr>
          <w:lang w:val="en-US"/>
        </w:rPr>
        <w:t xml:space="preserve">the </w:t>
      </w:r>
      <w:r>
        <w:rPr>
          <w:lang w:val="en-US"/>
        </w:rPr>
        <w:t>model’s parameter estimates.</w:t>
      </w:r>
      <w:r>
        <w:rPr>
          <w:lang w:val="en-US"/>
        </w:rPr>
        <w:fldChar w:fldCharType="begin"/>
      </w:r>
      <w:r w:rsidR="004866FE">
        <w:rPr>
          <w:lang w:val="en-US"/>
        </w:rPr>
        <w:instrText xml:space="preserve"> ADDIN EN.CITE &lt;EndNote&gt;&lt;Cite&gt;&lt;Author&gt;Grund&lt;/Author&gt;&lt;Year&gt;2017&lt;/Year&gt;&lt;RecNum&gt;18&lt;/RecNum&gt;&lt;DisplayText&gt;&lt;style face="superscript"&gt;49&lt;/style&gt;&lt;/DisplayText&gt;&lt;record&gt;&lt;rec-number&gt;18&lt;/rec-number&gt;&lt;foreign-keys&gt;&lt;key app="EN" db-id="ss92raaewt9rt0e55p6pe9ah5fa2r9tvxxwp" timestamp="1704274256"&gt;18&lt;/key&gt;&lt;/foreign-keys&gt;&lt;ref-type name="Journal Article"&gt;17&lt;/ref-type&gt;&lt;contributors&gt;&lt;authors&gt;&lt;author&gt;Grund, Simon&lt;/author&gt;&lt;author&gt;Lüdtke, Oliver&lt;/author&gt;&lt;author&gt;Robitzsch, Alexander&lt;/author&gt;&lt;/authors&gt;&lt;/contributors&gt;&lt;titles&gt;&lt;title&gt;Multiple Imputation of Missing Data for Multilevel Models: Simulations and Recommendations&lt;/title&gt;&lt;secondary-title&gt;Organizational Research Methods&lt;/secondary-title&gt;&lt;/titles&gt;&lt;periodical&gt;&lt;full-title&gt;Organizational Research Methods&lt;/full-title&gt;&lt;/periodical&gt;&lt;pages&gt;111-149&lt;/pages&gt;&lt;volume&gt;21&lt;/volume&gt;&lt;number&gt;1&lt;/number&gt;&lt;dates&gt;&lt;year&gt;2017&lt;/year&gt;&lt;pub-dates&gt;&lt;date&gt;2018/01/01&lt;/date&gt;&lt;/pub-dates&gt;&lt;/dates&gt;&lt;publisher&gt;SAGE Publications Inc&lt;/publisher&gt;&lt;isbn&gt;1094-4281&lt;/isbn&gt;&lt;urls&gt;&lt;related-urls&gt;&lt;url&gt;https://doi.org/10.1177/1094428117703686&lt;/url&gt;&lt;/related-urls&gt;&lt;/urls&gt;&lt;electronic-resource-num&gt;10.1177/1094428117703686&lt;/electronic-resource-num&gt;&lt;access-date&gt;2024/01/03&lt;/access-date&gt;&lt;/record&gt;&lt;/Cite&gt;&lt;/EndNote&gt;</w:instrText>
      </w:r>
      <w:r>
        <w:rPr>
          <w:lang w:val="en-US"/>
        </w:rPr>
        <w:fldChar w:fldCharType="separate"/>
      </w:r>
      <w:r w:rsidR="004866FE" w:rsidRPr="004866FE">
        <w:rPr>
          <w:noProof/>
          <w:vertAlign w:val="superscript"/>
          <w:lang w:val="en-US"/>
        </w:rPr>
        <w:t>49</w:t>
      </w:r>
      <w:r>
        <w:rPr>
          <w:lang w:val="en-US"/>
        </w:rPr>
        <w:fldChar w:fldCharType="end"/>
      </w:r>
      <w:r>
        <w:rPr>
          <w:lang w:val="en-US"/>
        </w:rPr>
        <w:t xml:space="preserve"> </w:t>
      </w:r>
      <w:r w:rsidR="001A3538">
        <w:rPr>
          <w:lang w:val="en-US"/>
        </w:rPr>
        <w:t xml:space="preserve">Thus, it </w:t>
      </w:r>
      <w:r>
        <w:rPr>
          <w:lang w:val="en-US"/>
        </w:rPr>
        <w:t>is</w:t>
      </w:r>
      <w:r w:rsidR="001A3538">
        <w:rPr>
          <w:lang w:val="en-US"/>
        </w:rPr>
        <w:t xml:space="preserve"> </w:t>
      </w:r>
      <w:r>
        <w:rPr>
          <w:lang w:val="en-US"/>
        </w:rPr>
        <w:t xml:space="preserve">recommended to avoid single-level imputation except for when there </w:t>
      </w:r>
      <w:r w:rsidR="003322AF">
        <w:rPr>
          <w:lang w:val="en-US"/>
        </w:rPr>
        <w:t xml:space="preserve">are </w:t>
      </w:r>
      <w:r>
        <w:rPr>
          <w:lang w:val="en-US"/>
        </w:rPr>
        <w:t>a few cases with missing data (e.g. less than 5%) and the intra-class correlation is low (e.g. less than 0.1).</w:t>
      </w:r>
      <w:r>
        <w:rPr>
          <w:lang w:val="en-US"/>
        </w:rPr>
        <w:fldChar w:fldCharType="begin"/>
      </w:r>
      <w:r w:rsidR="004866FE">
        <w:rPr>
          <w:lang w:val="en-US"/>
        </w:rPr>
        <w:instrText xml:space="preserve"> ADDIN EN.CITE &lt;EndNote&gt;&lt;Cite&gt;&lt;Author&gt;Grund&lt;/Author&gt;&lt;Year&gt;2017&lt;/Year&gt;&lt;RecNum&gt;18&lt;/RecNum&gt;&lt;DisplayText&gt;&lt;style face="superscript"&gt;49&lt;/style&gt;&lt;/DisplayText&gt;&lt;record&gt;&lt;rec-number&gt;18&lt;/rec-number&gt;&lt;foreign-keys&gt;&lt;key app="EN" db-id="ss92raaewt9rt0e55p6pe9ah5fa2r9tvxxwp" timestamp="1704274256"&gt;18&lt;/key&gt;&lt;/foreign-keys&gt;&lt;ref-type name="Journal Article"&gt;17&lt;/ref-type&gt;&lt;contributors&gt;&lt;authors&gt;&lt;author&gt;Grund, Simon&lt;/author&gt;&lt;author&gt;Lüdtke, Oliver&lt;/author&gt;&lt;author&gt;Robitzsch, Alexander&lt;/author&gt;&lt;/authors&gt;&lt;/contributors&gt;&lt;titles&gt;&lt;title&gt;Multiple Imputation of Missing Data for Multilevel Models: Simulations and Recommendations&lt;/title&gt;&lt;secondary-title&gt;Organizational Research Methods&lt;/secondary-title&gt;&lt;/titles&gt;&lt;periodical&gt;&lt;full-title&gt;Organizational Research Methods&lt;/full-title&gt;&lt;/periodical&gt;&lt;pages&gt;111-149&lt;/pages&gt;&lt;volume&gt;21&lt;/volume&gt;&lt;number&gt;1&lt;/number&gt;&lt;dates&gt;&lt;year&gt;2017&lt;/year&gt;&lt;pub-dates&gt;&lt;date&gt;2018/01/01&lt;/date&gt;&lt;/pub-dates&gt;&lt;/dates&gt;&lt;publisher&gt;SAGE Publications Inc&lt;/publisher&gt;&lt;isbn&gt;1094-4281&lt;/isbn&gt;&lt;urls&gt;&lt;related-urls&gt;&lt;url&gt;https://doi.org/10.1177/1094428117703686&lt;/url&gt;&lt;/related-urls&gt;&lt;/urls&gt;&lt;electronic-resource-num&gt;10.1177/1094428117703686&lt;/electronic-resource-num&gt;&lt;access-date&gt;2024/01/03&lt;/access-date&gt;&lt;/record&gt;&lt;/Cite&gt;&lt;/EndNote&gt;</w:instrText>
      </w:r>
      <w:r>
        <w:rPr>
          <w:lang w:val="en-US"/>
        </w:rPr>
        <w:fldChar w:fldCharType="separate"/>
      </w:r>
      <w:r w:rsidR="004866FE" w:rsidRPr="004866FE">
        <w:rPr>
          <w:noProof/>
          <w:vertAlign w:val="superscript"/>
          <w:lang w:val="en-US"/>
        </w:rPr>
        <w:t>49</w:t>
      </w:r>
      <w:r>
        <w:rPr>
          <w:lang w:val="en-US"/>
        </w:rPr>
        <w:fldChar w:fldCharType="end"/>
      </w:r>
      <w:r>
        <w:rPr>
          <w:lang w:val="en-US"/>
        </w:rPr>
        <w:t xml:space="preserve"> The methods available in R mostly employ two-level imputation.</w:t>
      </w:r>
      <w:r w:rsidR="0060571A">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60571A">
        <w:rPr>
          <w:lang w:val="en-US"/>
        </w:rPr>
        <w:fldChar w:fldCharType="separate"/>
      </w:r>
      <w:r w:rsidR="00C127C8" w:rsidRPr="00C127C8">
        <w:rPr>
          <w:noProof/>
          <w:vertAlign w:val="superscript"/>
          <w:lang w:val="en-US"/>
        </w:rPr>
        <w:t>8</w:t>
      </w:r>
      <w:r w:rsidR="0060571A">
        <w:rPr>
          <w:lang w:val="en-US"/>
        </w:rPr>
        <w:fldChar w:fldCharType="end"/>
      </w:r>
      <w:r>
        <w:rPr>
          <w:lang w:val="en-US"/>
        </w:rPr>
        <w:t xml:space="preserve"> R functions for imputations using linear mixed-effects model along with their packages are presented in Table </w:t>
      </w:r>
      <w:r w:rsidR="00623903">
        <w:rPr>
          <w:lang w:val="en-US"/>
        </w:rPr>
        <w:t>S2</w:t>
      </w:r>
      <w:r>
        <w:rPr>
          <w:lang w:val="en-US"/>
        </w:rPr>
        <w:t>.</w:t>
      </w:r>
    </w:p>
    <w:p w14:paraId="1096834C" w14:textId="64392F5C" w:rsidR="0081096D" w:rsidRPr="00280E8A" w:rsidRDefault="00E922AA" w:rsidP="009566C8">
      <w:pPr>
        <w:pStyle w:val="Heading1"/>
      </w:pPr>
      <w:r w:rsidRPr="00280E8A">
        <w:t>MULTIPLE IMPUTATION DIAGNOSTICS IN PHARMACOMETRICS</w:t>
      </w:r>
    </w:p>
    <w:p w14:paraId="4006ACDB" w14:textId="7F9D3477" w:rsidR="00BF6623" w:rsidRPr="009E1274" w:rsidRDefault="00A52D0D" w:rsidP="009E1274">
      <w:pPr>
        <w:pStyle w:val="Heading2"/>
      </w:pPr>
      <w:r w:rsidRPr="009E1274">
        <w:t>C</w:t>
      </w:r>
      <w:r w:rsidR="00BF6623" w:rsidRPr="009E1274">
        <w:t>onvergence</w:t>
      </w:r>
    </w:p>
    <w:p w14:paraId="1A3A08D8" w14:textId="470EE35B" w:rsidR="00223DDC" w:rsidRPr="00223DDC" w:rsidRDefault="001F05B5" w:rsidP="00223DDC">
      <w:pPr>
        <w:rPr>
          <w:lang w:val="en-US"/>
        </w:rPr>
      </w:pPr>
      <w:r>
        <w:rPr>
          <w:lang w:val="en-US"/>
        </w:rPr>
        <w:t xml:space="preserve">As briefly discussed before, </w:t>
      </w:r>
      <w:r w:rsidR="004C56D8">
        <w:rPr>
          <w:lang w:val="en-US"/>
        </w:rPr>
        <w:t xml:space="preserve">monitoring </w:t>
      </w:r>
      <w:r w:rsidR="00CA420E">
        <w:rPr>
          <w:lang w:val="en-US"/>
        </w:rPr>
        <w:t xml:space="preserve">the </w:t>
      </w:r>
      <w:r w:rsidR="004C56D8">
        <w:rPr>
          <w:lang w:val="en-US"/>
        </w:rPr>
        <w:t xml:space="preserve">convergence </w:t>
      </w:r>
      <w:r w:rsidR="005716B4">
        <w:rPr>
          <w:lang w:val="en-US"/>
        </w:rPr>
        <w:t xml:space="preserve">of parameter estimates is crucial </w:t>
      </w:r>
      <w:r w:rsidR="00E843C4">
        <w:rPr>
          <w:lang w:val="en-US"/>
        </w:rPr>
        <w:t>in evaluating the adequacy of the number of iterations in</w:t>
      </w:r>
      <w:r w:rsidR="00950742">
        <w:rPr>
          <w:lang w:val="en-US"/>
        </w:rPr>
        <w:t xml:space="preserve"> the</w:t>
      </w:r>
      <w:r w:rsidR="00E843C4">
        <w:rPr>
          <w:lang w:val="en-US"/>
        </w:rPr>
        <w:t xml:space="preserve"> </w:t>
      </w:r>
      <w:r w:rsidR="00324D02">
        <w:rPr>
          <w:lang w:val="en-US"/>
        </w:rPr>
        <w:t>MICE algorithm.</w:t>
      </w:r>
      <w:r w:rsidR="00F16994">
        <w:rPr>
          <w:lang w:val="en-US"/>
        </w:rPr>
        <w:fldChar w:fldCharType="begin"/>
      </w:r>
      <w:r w:rsidR="004866FE">
        <w:rPr>
          <w:lang w:val="en-US"/>
        </w:rPr>
        <w:instrText xml:space="preserve"> ADDIN EN.CITE &lt;EndNote&gt;&lt;Cite&gt;&lt;Author&gt;van Buuren&lt;/Author&gt;&lt;Year&gt;2011&lt;/Year&gt;&lt;RecNum&gt;75&lt;/RecNum&gt;&lt;DisplayText&gt;&lt;style face="superscript"&gt;17&lt;/style&gt;&lt;/DisplayText&gt;&lt;record&gt;&lt;rec-number&gt;75&lt;/rec-number&gt;&lt;foreign-keys&gt;&lt;key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F16994">
        <w:rPr>
          <w:lang w:val="en-US"/>
        </w:rPr>
        <w:fldChar w:fldCharType="separate"/>
      </w:r>
      <w:r w:rsidR="004866FE" w:rsidRPr="004866FE">
        <w:rPr>
          <w:noProof/>
          <w:vertAlign w:val="superscript"/>
          <w:lang w:val="en-US"/>
        </w:rPr>
        <w:t>17</w:t>
      </w:r>
      <w:r w:rsidR="00F16994">
        <w:rPr>
          <w:lang w:val="en-US"/>
        </w:rPr>
        <w:fldChar w:fldCharType="end"/>
      </w:r>
      <w:r w:rsidR="00324D02">
        <w:rPr>
          <w:lang w:val="en-US"/>
        </w:rPr>
        <w:t xml:space="preserve"> </w:t>
      </w:r>
      <w:r w:rsidR="002D6978">
        <w:rPr>
          <w:lang w:val="en-US"/>
        </w:rPr>
        <w:t xml:space="preserve">This is done </w:t>
      </w:r>
      <w:r w:rsidR="000626B7">
        <w:rPr>
          <w:lang w:val="en-US"/>
        </w:rPr>
        <w:t xml:space="preserve">by </w:t>
      </w:r>
      <w:r w:rsidR="00E02FA0">
        <w:rPr>
          <w:lang w:val="en-US"/>
        </w:rPr>
        <w:t xml:space="preserve">plotting </w:t>
      </w:r>
      <w:r w:rsidR="00223DDC">
        <w:rPr>
          <w:lang w:val="en-US"/>
        </w:rPr>
        <w:t xml:space="preserve">one </w:t>
      </w:r>
      <w:r w:rsidR="00223DDC" w:rsidRPr="00223DDC">
        <w:rPr>
          <w:lang w:val="en-US"/>
        </w:rPr>
        <w:t>or more statistics of interest</w:t>
      </w:r>
      <w:r w:rsidR="00D91284">
        <w:rPr>
          <w:lang w:val="en-US"/>
        </w:rPr>
        <w:t xml:space="preserve"> of </w:t>
      </w:r>
      <w:r w:rsidR="00411534">
        <w:rPr>
          <w:i/>
          <w:lang w:val="en-US"/>
        </w:rPr>
        <w:t>M</w:t>
      </w:r>
      <w:r w:rsidR="00411534">
        <w:rPr>
          <w:lang w:val="en-US"/>
        </w:rPr>
        <w:t xml:space="preserve"> </w:t>
      </w:r>
      <w:r w:rsidR="00655797">
        <w:rPr>
          <w:lang w:val="en-US"/>
        </w:rPr>
        <w:t>parallel</w:t>
      </w:r>
      <w:r w:rsidR="00655797" w:rsidRPr="00223DDC">
        <w:rPr>
          <w:lang w:val="en-US"/>
        </w:rPr>
        <w:t xml:space="preserve"> </w:t>
      </w:r>
      <w:r w:rsidR="004345A1">
        <w:rPr>
          <w:lang w:val="en-US"/>
        </w:rPr>
        <w:t>imputations</w:t>
      </w:r>
      <w:r w:rsidR="00655797">
        <w:rPr>
          <w:lang w:val="en-US"/>
        </w:rPr>
        <w:t xml:space="preserve"> </w:t>
      </w:r>
      <w:r w:rsidR="00223DDC" w:rsidRPr="00223DDC">
        <w:rPr>
          <w:lang w:val="en-US"/>
        </w:rPr>
        <w:t>against iteration numb</w:t>
      </w:r>
      <w:r w:rsidR="0034108D">
        <w:rPr>
          <w:lang w:val="en-US"/>
        </w:rPr>
        <w:t xml:space="preserve">er </w:t>
      </w:r>
      <w:r w:rsidR="0034108D" w:rsidRPr="004C0404">
        <w:rPr>
          <w:i/>
          <w:lang w:val="en-US"/>
        </w:rPr>
        <w:t>t</w:t>
      </w:r>
      <w:r w:rsidR="00C37212">
        <w:rPr>
          <w:lang w:val="en-US"/>
        </w:rPr>
        <w:t xml:space="preserve"> via means of </w:t>
      </w:r>
      <w:r w:rsidR="00E04A54">
        <w:rPr>
          <w:lang w:val="en-US"/>
        </w:rPr>
        <w:t xml:space="preserve">a </w:t>
      </w:r>
      <w:r w:rsidR="00C37212">
        <w:rPr>
          <w:lang w:val="en-US"/>
        </w:rPr>
        <w:t>line plot</w:t>
      </w:r>
      <w:r w:rsidR="00B17605">
        <w:rPr>
          <w:lang w:val="en-US"/>
        </w:rPr>
        <w:t>.</w:t>
      </w:r>
      <w:r w:rsidR="007B6AD8">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7B6AD8">
        <w:rPr>
          <w:lang w:val="en-US"/>
        </w:rPr>
        <w:fldChar w:fldCharType="separate"/>
      </w:r>
      <w:r w:rsidR="004866FE" w:rsidRPr="004866FE">
        <w:rPr>
          <w:noProof/>
          <w:vertAlign w:val="superscript"/>
          <w:lang w:val="en-US"/>
        </w:rPr>
        <w:t>21</w:t>
      </w:r>
      <w:r w:rsidR="007B6AD8">
        <w:rPr>
          <w:lang w:val="en-US"/>
        </w:rPr>
        <w:fldChar w:fldCharType="end"/>
      </w:r>
      <w:r w:rsidR="00B17605">
        <w:rPr>
          <w:lang w:val="en-US"/>
        </w:rPr>
        <w:t xml:space="preserve"> </w:t>
      </w:r>
      <w:r w:rsidR="003B57A3">
        <w:rPr>
          <w:lang w:val="en-US"/>
        </w:rPr>
        <w:t xml:space="preserve">The statistics that are commonly </w:t>
      </w:r>
      <w:r w:rsidR="00593857">
        <w:rPr>
          <w:lang w:val="en-US"/>
        </w:rPr>
        <w:t>plotted are</w:t>
      </w:r>
      <w:r w:rsidR="003B57A3">
        <w:rPr>
          <w:lang w:val="en-US"/>
        </w:rPr>
        <w:t xml:space="preserve"> </w:t>
      </w:r>
      <w:r w:rsidR="00CA180B">
        <w:rPr>
          <w:lang w:val="en-US"/>
        </w:rPr>
        <w:t>t</w:t>
      </w:r>
      <w:r w:rsidR="00CA180B" w:rsidRPr="00CA180B">
        <w:rPr>
          <w:lang w:val="en-US"/>
        </w:rPr>
        <w:t xml:space="preserve">he mean and standard deviation of the </w:t>
      </w:r>
      <w:r w:rsidR="009919C1">
        <w:rPr>
          <w:lang w:val="en-US"/>
        </w:rPr>
        <w:t>imputed</w:t>
      </w:r>
      <w:r w:rsidR="00CA180B" w:rsidRPr="00CA180B">
        <w:rPr>
          <w:lang w:val="en-US"/>
        </w:rPr>
        <w:t xml:space="preserve"> data</w:t>
      </w:r>
      <w:r w:rsidR="009919C1">
        <w:rPr>
          <w:lang w:val="en-US"/>
        </w:rPr>
        <w:t>.</w:t>
      </w:r>
      <w:r w:rsidR="008D5795">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8D5795">
        <w:rPr>
          <w:lang w:val="en-US"/>
        </w:rPr>
        <w:fldChar w:fldCharType="separate"/>
      </w:r>
      <w:r w:rsidR="004866FE" w:rsidRPr="004866FE">
        <w:rPr>
          <w:noProof/>
          <w:vertAlign w:val="superscript"/>
          <w:lang w:val="en-US"/>
        </w:rPr>
        <w:t>21</w:t>
      </w:r>
      <w:r w:rsidR="008D5795">
        <w:rPr>
          <w:lang w:val="en-US"/>
        </w:rPr>
        <w:fldChar w:fldCharType="end"/>
      </w:r>
      <w:r w:rsidR="009919C1">
        <w:rPr>
          <w:lang w:val="en-US"/>
        </w:rPr>
        <w:t xml:space="preserve"> </w:t>
      </w:r>
      <w:r w:rsidR="00D14DC1">
        <w:rPr>
          <w:lang w:val="en-US"/>
        </w:rPr>
        <w:t>The imputation</w:t>
      </w:r>
      <w:r w:rsidR="00B00DF6">
        <w:rPr>
          <w:lang w:val="en-US"/>
        </w:rPr>
        <w:t xml:space="preserve"> process</w:t>
      </w:r>
      <w:r w:rsidR="00D14DC1">
        <w:rPr>
          <w:lang w:val="en-US"/>
        </w:rPr>
        <w:t xml:space="preserve"> is considered to </w:t>
      </w:r>
      <w:del w:id="162" w:author="My Luong Vuong" w:date="2025-01-24T16:02:00Z">
        <w:r w:rsidR="00D14DC1" w:rsidDel="004D1E77">
          <w:rPr>
            <w:lang w:val="en-US"/>
          </w:rPr>
          <w:delText xml:space="preserve">be </w:delText>
        </w:r>
      </w:del>
      <w:ins w:id="163" w:author="My Luong Vuong" w:date="2025-01-24T16:02:00Z">
        <w:r w:rsidR="004D1E77">
          <w:rPr>
            <w:lang w:val="en-US"/>
          </w:rPr>
          <w:t xml:space="preserve">have </w:t>
        </w:r>
      </w:ins>
      <w:r w:rsidR="00D14DC1">
        <w:rPr>
          <w:lang w:val="en-US"/>
        </w:rPr>
        <w:t>converged if t</w:t>
      </w:r>
      <w:r w:rsidR="00C0396C" w:rsidRPr="00C0396C">
        <w:rPr>
          <w:lang w:val="en-US"/>
        </w:rPr>
        <w:t xml:space="preserve">he </w:t>
      </w:r>
      <w:r w:rsidR="007B5C72">
        <w:rPr>
          <w:i/>
          <w:lang w:val="en-US"/>
        </w:rPr>
        <w:t>M</w:t>
      </w:r>
      <w:r w:rsidR="007B5C72">
        <w:rPr>
          <w:lang w:val="en-US"/>
        </w:rPr>
        <w:t xml:space="preserve"> </w:t>
      </w:r>
      <w:r w:rsidR="00F2580F">
        <w:rPr>
          <w:lang w:val="en-US"/>
        </w:rPr>
        <w:t xml:space="preserve">lines </w:t>
      </w:r>
      <w:r w:rsidR="00F2580F" w:rsidRPr="00F2580F">
        <w:rPr>
          <w:lang w:val="en-US"/>
        </w:rPr>
        <w:t>seamlessly blend, displaying no discernible patterns</w:t>
      </w:r>
      <w:r w:rsidR="00C0396C" w:rsidRPr="00C0396C">
        <w:rPr>
          <w:lang w:val="en-US"/>
        </w:rPr>
        <w:t>.</w:t>
      </w:r>
      <w:r w:rsidR="006952EB">
        <w:rPr>
          <w:lang w:val="en-US"/>
        </w:rPr>
        <w:fldChar w:fldCharType="begin"/>
      </w:r>
      <w:r w:rsidR="004866FE">
        <w:rPr>
          <w:lang w:val="en-US"/>
        </w:rPr>
        <w:instrText xml:space="preserve"> ADDIN EN.CITE &lt;EndNote&gt;&lt;Cite&gt;&lt;Author&gt;van Buuren&lt;/Author&gt;&lt;Year&gt;2011&lt;/Year&gt;&lt;RecNum&gt;75&lt;/RecNum&gt;&lt;DisplayText&gt;&lt;style face="superscript"&gt;17&lt;/style&gt;&lt;/DisplayText&gt;&lt;record&gt;&lt;rec-number&gt;75&lt;/rec-number&gt;&lt;foreign-keys&gt;&lt;key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6952EB">
        <w:rPr>
          <w:lang w:val="en-US"/>
        </w:rPr>
        <w:fldChar w:fldCharType="separate"/>
      </w:r>
      <w:r w:rsidR="004866FE" w:rsidRPr="004866FE">
        <w:rPr>
          <w:noProof/>
          <w:vertAlign w:val="superscript"/>
          <w:lang w:val="en-US"/>
        </w:rPr>
        <w:t>17</w:t>
      </w:r>
      <w:r w:rsidR="006952EB">
        <w:rPr>
          <w:lang w:val="en-US"/>
        </w:rPr>
        <w:fldChar w:fldCharType="end"/>
      </w:r>
      <w:r w:rsidR="000B2BB8">
        <w:rPr>
          <w:lang w:val="en-US"/>
        </w:rPr>
        <w:t xml:space="preserve"> </w:t>
      </w:r>
      <w:r w:rsidR="00792D02">
        <w:rPr>
          <w:lang w:val="en-US"/>
        </w:rPr>
        <w:t>In addition</w:t>
      </w:r>
      <w:r w:rsidR="000B2BB8">
        <w:rPr>
          <w:lang w:val="en-US"/>
        </w:rPr>
        <w:t>,</w:t>
      </w:r>
      <w:r w:rsidR="00792D02">
        <w:rPr>
          <w:lang w:val="en-US"/>
        </w:rPr>
        <w:t xml:space="preserve"> </w:t>
      </w:r>
      <w:r w:rsidR="00C0714C" w:rsidRPr="00C0714C">
        <w:rPr>
          <w:lang w:val="en-US"/>
        </w:rPr>
        <w:t xml:space="preserve">the variance between </w:t>
      </w:r>
      <w:r w:rsidR="00110D6F">
        <w:rPr>
          <w:lang w:val="en-US"/>
        </w:rPr>
        <w:t>lines</w:t>
      </w:r>
      <w:r w:rsidR="00C0714C" w:rsidRPr="00C0714C">
        <w:rPr>
          <w:lang w:val="en-US"/>
        </w:rPr>
        <w:t xml:space="preserve"> </w:t>
      </w:r>
      <w:r w:rsidR="00110D6F">
        <w:rPr>
          <w:lang w:val="en-US"/>
        </w:rPr>
        <w:t>should be no</w:t>
      </w:r>
      <w:r w:rsidR="00C0714C" w:rsidRPr="00C0714C">
        <w:rPr>
          <w:lang w:val="en-US"/>
        </w:rPr>
        <w:t xml:space="preserve"> larger than the variance within each </w:t>
      </w:r>
      <w:r w:rsidR="000D4B56">
        <w:rPr>
          <w:lang w:val="en-US"/>
        </w:rPr>
        <w:t>line.</w:t>
      </w:r>
      <w:r w:rsidR="009D3CCF">
        <w:rPr>
          <w:lang w:val="en-US"/>
        </w:rPr>
        <w:fldChar w:fldCharType="begin"/>
      </w:r>
      <w:r w:rsidR="004866FE">
        <w:rPr>
          <w:lang w:val="en-US"/>
        </w:rPr>
        <w:instrText xml:space="preserve"> ADDIN EN.CITE &lt;EndNote&gt;&lt;Cite&gt;&lt;Author&gt;van Buuren&lt;/Author&gt;&lt;Year&gt;2011&lt;/Year&gt;&lt;RecNum&gt;75&lt;/RecNum&gt;&lt;DisplayText&gt;&lt;style face="superscript"&gt;17&lt;/style&gt;&lt;/DisplayText&gt;&lt;record&gt;&lt;rec-number&gt;75&lt;/rec-number&gt;&lt;foreign-keys&gt;&lt;key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9D3CCF">
        <w:rPr>
          <w:lang w:val="en-US"/>
        </w:rPr>
        <w:fldChar w:fldCharType="separate"/>
      </w:r>
      <w:r w:rsidR="004866FE" w:rsidRPr="004866FE">
        <w:rPr>
          <w:noProof/>
          <w:vertAlign w:val="superscript"/>
          <w:lang w:val="en-US"/>
        </w:rPr>
        <w:t>17</w:t>
      </w:r>
      <w:r w:rsidR="009D3CCF">
        <w:rPr>
          <w:lang w:val="en-US"/>
        </w:rPr>
        <w:fldChar w:fldCharType="end"/>
      </w:r>
      <w:r w:rsidR="000D4B56">
        <w:rPr>
          <w:lang w:val="en-US"/>
        </w:rPr>
        <w:t xml:space="preserve"> </w:t>
      </w:r>
      <w:r w:rsidR="002C0AD9">
        <w:rPr>
          <w:lang w:val="en-US"/>
        </w:rPr>
        <w:t xml:space="preserve">This diagnostic plot can be </w:t>
      </w:r>
      <w:r w:rsidR="00D95908">
        <w:rPr>
          <w:lang w:val="en-US"/>
        </w:rPr>
        <w:t>generated</w:t>
      </w:r>
      <w:r w:rsidR="009C60D6">
        <w:rPr>
          <w:lang w:val="en-US"/>
        </w:rPr>
        <w:t xml:space="preserve"> </w:t>
      </w:r>
      <w:r w:rsidR="005C699B">
        <w:rPr>
          <w:lang w:val="en-US"/>
        </w:rPr>
        <w:t xml:space="preserve">in R </w:t>
      </w:r>
      <w:r w:rsidR="009C60D6">
        <w:rPr>
          <w:lang w:val="en-US"/>
        </w:rPr>
        <w:t>using</w:t>
      </w:r>
      <w:r w:rsidR="00D57ADA">
        <w:rPr>
          <w:lang w:val="en-US"/>
        </w:rPr>
        <w:t xml:space="preserve"> the</w:t>
      </w:r>
      <w:r w:rsidR="009C60D6">
        <w:rPr>
          <w:lang w:val="en-US"/>
        </w:rPr>
        <w:t xml:space="preserve"> </w:t>
      </w:r>
      <w:r w:rsidR="009C60D6" w:rsidRPr="00382EC3">
        <w:rPr>
          <w:i/>
          <w:lang w:val="en-US"/>
        </w:rPr>
        <w:t>plot.mids</w:t>
      </w:r>
      <w:r w:rsidR="00D57ADA">
        <w:rPr>
          <w:lang w:val="en-US"/>
        </w:rPr>
        <w:t>()</w:t>
      </w:r>
      <w:r w:rsidR="009C60D6">
        <w:rPr>
          <w:lang w:val="en-US"/>
        </w:rPr>
        <w:t xml:space="preserve"> function </w:t>
      </w:r>
      <w:r w:rsidR="00E319F2">
        <w:rPr>
          <w:lang w:val="en-US"/>
        </w:rPr>
        <w:t>from</w:t>
      </w:r>
      <w:r w:rsidR="005C699B">
        <w:rPr>
          <w:lang w:val="en-US"/>
        </w:rPr>
        <w:t xml:space="preserve"> the </w:t>
      </w:r>
      <w:r w:rsidR="005C699B" w:rsidRPr="005C699B">
        <w:rPr>
          <w:i/>
          <w:iCs/>
          <w:lang w:val="en-US"/>
        </w:rPr>
        <w:t>mice</w:t>
      </w:r>
      <w:r w:rsidR="005C699B">
        <w:rPr>
          <w:lang w:val="en-US"/>
        </w:rPr>
        <w:t xml:space="preserve"> package.</w:t>
      </w:r>
      <w:r w:rsidR="00A6787E">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A6787E">
        <w:rPr>
          <w:lang w:val="en-US"/>
        </w:rPr>
        <w:fldChar w:fldCharType="separate"/>
      </w:r>
      <w:r w:rsidR="004866FE" w:rsidRPr="004866FE">
        <w:rPr>
          <w:noProof/>
          <w:vertAlign w:val="superscript"/>
          <w:lang w:val="en-US"/>
        </w:rPr>
        <w:t>21</w:t>
      </w:r>
      <w:r w:rsidR="00A6787E">
        <w:rPr>
          <w:lang w:val="en-US"/>
        </w:rPr>
        <w:fldChar w:fldCharType="end"/>
      </w:r>
    </w:p>
    <w:p w14:paraId="7651CA39" w14:textId="77777777" w:rsidR="002B01EF" w:rsidRPr="009E1274" w:rsidRDefault="002B01EF" w:rsidP="009E1274">
      <w:pPr>
        <w:pStyle w:val="Heading2"/>
      </w:pPr>
      <w:r w:rsidRPr="009E1274">
        <w:t>Plausibility of the generated imputations</w:t>
      </w:r>
    </w:p>
    <w:p w14:paraId="5E1539F8" w14:textId="29ED5C82" w:rsidR="008E72F5" w:rsidRDefault="00F811F1" w:rsidP="00223DDC">
      <w:pPr>
        <w:rPr>
          <w:lang w:val="en-US"/>
        </w:rPr>
      </w:pPr>
      <w:r w:rsidRPr="00F811F1">
        <w:rPr>
          <w:lang w:val="en-US"/>
        </w:rPr>
        <w:t xml:space="preserve">Examining the concordance between observed and imputed data </w:t>
      </w:r>
      <w:r w:rsidR="00972AF7">
        <w:rPr>
          <w:lang w:val="en-US"/>
        </w:rPr>
        <w:t>is</w:t>
      </w:r>
      <w:r w:rsidRPr="00F811F1">
        <w:rPr>
          <w:lang w:val="en-US"/>
        </w:rPr>
        <w:t xml:space="preserve"> a valuable method for evaluating the </w:t>
      </w:r>
      <w:r w:rsidR="008157D4">
        <w:rPr>
          <w:lang w:val="en-US"/>
        </w:rPr>
        <w:t>plausibility</w:t>
      </w:r>
      <w:r w:rsidRPr="00F811F1">
        <w:rPr>
          <w:lang w:val="en-US"/>
        </w:rPr>
        <w:t xml:space="preserve"> of imputations.</w:t>
      </w:r>
      <w:r w:rsidR="007C34D3">
        <w:rPr>
          <w:lang w:val="en-US"/>
        </w:rPr>
        <w:fldChar w:fldCharType="begin"/>
      </w:r>
      <w:r w:rsidR="004866FE">
        <w:rPr>
          <w:lang w:val="en-US"/>
        </w:rPr>
        <w:instrText xml:space="preserve"> ADDIN EN.CITE &lt;EndNote&gt;&lt;Cite&gt;&lt;Author&gt;Nguyen&lt;/Author&gt;&lt;Year&gt;2017&lt;/Year&gt;&lt;RecNum&gt;38&lt;/RecNum&gt;&lt;DisplayText&gt;&lt;style face="superscript"&gt;50&lt;/style&gt;&lt;/DisplayText&gt;&lt;record&gt;&lt;rec-number&gt;38&lt;/rec-number&gt;&lt;foreign-keys&gt;&lt;key app="EN" db-id="ss92raaewt9rt0e55p6pe9ah5fa2r9tvxxwp" timestamp="1706520191"&gt;38&lt;/key&gt;&lt;/foreign-keys&gt;&lt;ref-type name="Journal Article"&gt;17&lt;/ref-type&gt;&lt;contributors&gt;&lt;authors&gt;&lt;author&gt;Nguyen, Cattram D.&lt;/author&gt;&lt;author&gt;Carlin, John B.&lt;/author&gt;&lt;author&gt;Lee, Katherine J.&lt;/author&gt;&lt;/authors&gt;&lt;/contributors&gt;&lt;titles&gt;&lt;title&gt;Model checking in multiple imputation: an overview and case study&lt;/title&gt;&lt;secondary-title&gt;Emerging Themes in Epidemiology&lt;/secondary-title&gt;&lt;/titles&gt;&lt;periodical&gt;&lt;full-title&gt;Emerging Themes in Epidemiology&lt;/full-title&gt;&lt;/periodical&gt;&lt;pages&gt;8&lt;/pages&gt;&lt;volume&gt;14&lt;/volume&gt;&lt;number&gt;1&lt;/number&gt;&lt;dates&gt;&lt;year&gt;2017&lt;/year&gt;&lt;pub-dates&gt;&lt;date&gt;2017/08/23&lt;/date&gt;&lt;/pub-dates&gt;&lt;/dates&gt;&lt;isbn&gt;1742-7622&lt;/isbn&gt;&lt;urls&gt;&lt;related-urls&gt;&lt;url&gt;https://doi.org/10.1186/s12982-017-0062-6&lt;/url&gt;&lt;/related-urls&gt;&lt;/urls&gt;&lt;electronic-resource-num&gt;10.1186/s12982-017-0062-6&lt;/electronic-resource-num&gt;&lt;/record&gt;&lt;/Cite&gt;&lt;/EndNote&gt;</w:instrText>
      </w:r>
      <w:r w:rsidR="007C34D3">
        <w:rPr>
          <w:lang w:val="en-US"/>
        </w:rPr>
        <w:fldChar w:fldCharType="separate"/>
      </w:r>
      <w:r w:rsidR="004866FE" w:rsidRPr="004866FE">
        <w:rPr>
          <w:noProof/>
          <w:vertAlign w:val="superscript"/>
          <w:lang w:val="en-US"/>
        </w:rPr>
        <w:t>50</w:t>
      </w:r>
      <w:r w:rsidR="007C34D3">
        <w:rPr>
          <w:lang w:val="en-US"/>
        </w:rPr>
        <w:fldChar w:fldCharType="end"/>
      </w:r>
      <w:r w:rsidR="006B4B73">
        <w:rPr>
          <w:lang w:val="en-US"/>
        </w:rPr>
        <w:t xml:space="preserve"> </w:t>
      </w:r>
      <w:r w:rsidR="006B4B73" w:rsidRPr="00F811F1">
        <w:rPr>
          <w:lang w:val="en-US"/>
        </w:rPr>
        <w:t xml:space="preserve">The rationale behind this approach is that high-quality imputations should </w:t>
      </w:r>
      <w:del w:id="164" w:author="My Luong Vuong" w:date="2025-01-24T16:08:00Z">
        <w:r w:rsidR="006B4B73" w:rsidDel="001235ED">
          <w:rPr>
            <w:lang w:val="en-US"/>
          </w:rPr>
          <w:delText>have a similar distribution to</w:delText>
        </w:r>
        <w:r w:rsidR="006B4B73" w:rsidRPr="00F811F1" w:rsidDel="001235ED">
          <w:rPr>
            <w:lang w:val="en-US"/>
          </w:rPr>
          <w:delText xml:space="preserve"> that of the observed data</w:delText>
        </w:r>
      </w:del>
      <w:ins w:id="165" w:author="My Luong Vuong" w:date="2025-01-24T16:08:00Z">
        <w:r w:rsidR="001235ED">
          <w:rPr>
            <w:lang w:val="en-US"/>
          </w:rPr>
          <w:t>be plausible</w:t>
        </w:r>
      </w:ins>
      <w:r w:rsidR="006B4B73" w:rsidRPr="00F811F1">
        <w:rPr>
          <w:lang w:val="en-US"/>
        </w:rPr>
        <w:t>.</w:t>
      </w:r>
      <w:r w:rsidR="006B4B73">
        <w:rPr>
          <w:lang w:val="en-US"/>
        </w:rPr>
        <w:fldChar w:fldCharType="begin"/>
      </w:r>
      <w:r w:rsidR="004866FE">
        <w:rPr>
          <w:lang w:val="en-US"/>
        </w:rPr>
        <w:instrText xml:space="preserve"> ADDIN EN.CITE &lt;EndNote&gt;&lt;Cite&gt;&lt;Author&gt;Nguyen&lt;/Author&gt;&lt;Year&gt;2017&lt;/Year&gt;&lt;RecNum&gt;38&lt;/RecNum&gt;&lt;DisplayText&gt;&lt;style face="superscript"&gt;50&lt;/style&gt;&lt;/DisplayText&gt;&lt;record&gt;&lt;rec-number&gt;38&lt;/rec-number&gt;&lt;foreign-keys&gt;&lt;key app="EN" db-id="ss92raaewt9rt0e55p6pe9ah5fa2r9tvxxwp" timestamp="1706520191"&gt;38&lt;/key&gt;&lt;/foreign-keys&gt;&lt;ref-type name="Journal Article"&gt;17&lt;/ref-type&gt;&lt;contributors&gt;&lt;authors&gt;&lt;author&gt;Nguyen, Cattram D.&lt;/author&gt;&lt;author&gt;Carlin, John B.&lt;/author&gt;&lt;author&gt;Lee, Katherine J.&lt;/author&gt;&lt;/authors&gt;&lt;/contributors&gt;&lt;titles&gt;&lt;title&gt;Model checking in multiple imputation: an overview and case study&lt;/title&gt;&lt;secondary-title&gt;Emerging Themes in Epidemiology&lt;/secondary-title&gt;&lt;/titles&gt;&lt;periodical&gt;&lt;full-title&gt;Emerging Themes in Epidemiology&lt;/full-title&gt;&lt;/periodical&gt;&lt;pages&gt;8&lt;/pages&gt;&lt;volume&gt;14&lt;/volume&gt;&lt;number&gt;1&lt;/number&gt;&lt;dates&gt;&lt;year&gt;2017&lt;/year&gt;&lt;pub-dates&gt;&lt;date&gt;2017/08/23&lt;/date&gt;&lt;/pub-dates&gt;&lt;/dates&gt;&lt;isbn&gt;1742-7622&lt;/isbn&gt;&lt;urls&gt;&lt;related-urls&gt;&lt;url&gt;https://doi.org/10.1186/s12982-017-0062-6&lt;/url&gt;&lt;/related-urls&gt;&lt;/urls&gt;&lt;electronic-resource-num&gt;10.1186/s12982-017-0062-6&lt;/electronic-resource-num&gt;&lt;/record&gt;&lt;/Cite&gt;&lt;/EndNote&gt;</w:instrText>
      </w:r>
      <w:r w:rsidR="006B4B73">
        <w:rPr>
          <w:lang w:val="en-US"/>
        </w:rPr>
        <w:fldChar w:fldCharType="separate"/>
      </w:r>
      <w:r w:rsidR="004866FE" w:rsidRPr="004866FE">
        <w:rPr>
          <w:noProof/>
          <w:vertAlign w:val="superscript"/>
          <w:lang w:val="en-US"/>
        </w:rPr>
        <w:t>50</w:t>
      </w:r>
      <w:r w:rsidR="006B4B73">
        <w:rPr>
          <w:lang w:val="en-US"/>
        </w:rPr>
        <w:fldChar w:fldCharType="end"/>
      </w:r>
      <w:r w:rsidR="006B4B73" w:rsidRPr="00F811F1">
        <w:rPr>
          <w:lang w:val="en-US"/>
        </w:rPr>
        <w:t xml:space="preserve"> Essentially, imputed values </w:t>
      </w:r>
      <w:r w:rsidR="004D69E3">
        <w:rPr>
          <w:lang w:val="en-US"/>
        </w:rPr>
        <w:t>could have been the real ones if they had been observed</w:t>
      </w:r>
      <w:r w:rsidR="006B4B73" w:rsidRPr="00F811F1">
        <w:rPr>
          <w:lang w:val="en-US"/>
        </w:rPr>
        <w:t>.</w:t>
      </w:r>
      <w:r w:rsidR="006B4B73">
        <w:rPr>
          <w:lang w:val="en-US"/>
        </w:rPr>
        <w:fldChar w:fldCharType="begin"/>
      </w:r>
      <w:r w:rsidR="004866FE">
        <w:rPr>
          <w:lang w:val="en-US"/>
        </w:rPr>
        <w:instrText xml:space="preserve"> ADDIN EN.CITE &lt;EndNote&gt;&lt;Cite&gt;&lt;Author&gt;van Buuren&lt;/Author&gt;&lt;Year&gt;2011&lt;/Year&gt;&lt;RecNum&gt;75&lt;/RecNum&gt;&lt;DisplayText&gt;&lt;style face="superscript"&gt;17&lt;/style&gt;&lt;/DisplayText&gt;&lt;record&gt;&lt;rec-number&gt;75&lt;/rec-number&gt;&lt;foreign-keys&gt;&lt;key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6B4B73">
        <w:rPr>
          <w:lang w:val="en-US"/>
        </w:rPr>
        <w:fldChar w:fldCharType="separate"/>
      </w:r>
      <w:r w:rsidR="004866FE" w:rsidRPr="004866FE">
        <w:rPr>
          <w:noProof/>
          <w:vertAlign w:val="superscript"/>
          <w:lang w:val="en-US"/>
        </w:rPr>
        <w:t>17</w:t>
      </w:r>
      <w:r w:rsidR="006B4B73">
        <w:rPr>
          <w:lang w:val="en-US"/>
        </w:rPr>
        <w:fldChar w:fldCharType="end"/>
      </w:r>
      <w:r w:rsidR="00CE66B3">
        <w:rPr>
          <w:lang w:val="en-US"/>
        </w:rPr>
        <w:t xml:space="preserve"> Although</w:t>
      </w:r>
      <w:r w:rsidR="00CE66B3" w:rsidRPr="00F811F1">
        <w:rPr>
          <w:lang w:val="en-US"/>
        </w:rPr>
        <w:t xml:space="preserve"> </w:t>
      </w:r>
      <w:r w:rsidR="00CE66B3">
        <w:rPr>
          <w:lang w:val="en-US"/>
        </w:rPr>
        <w:t>there can be</w:t>
      </w:r>
      <w:r w:rsidR="00CE66B3" w:rsidRPr="00F811F1">
        <w:rPr>
          <w:lang w:val="en-US"/>
        </w:rPr>
        <w:t xml:space="preserve"> </w:t>
      </w:r>
      <w:r w:rsidR="00CE66B3">
        <w:rPr>
          <w:lang w:val="en-US"/>
        </w:rPr>
        <w:t>systemic differences between the two distributions under MAR scenarios</w:t>
      </w:r>
      <w:r w:rsidR="00CE66B3" w:rsidRPr="00F811F1">
        <w:rPr>
          <w:lang w:val="en-US"/>
        </w:rPr>
        <w:t>, substantial deviations between imputed and observed data should raise concerns</w:t>
      </w:r>
      <w:r w:rsidR="00CE66B3">
        <w:rPr>
          <w:lang w:val="en-US"/>
        </w:rPr>
        <w:t xml:space="preserve"> as this</w:t>
      </w:r>
      <w:r w:rsidR="00CE66B3" w:rsidRPr="00F811F1">
        <w:rPr>
          <w:lang w:val="en-US"/>
        </w:rPr>
        <w:t xml:space="preserve"> suggest</w:t>
      </w:r>
      <w:r w:rsidR="00CE66B3">
        <w:rPr>
          <w:lang w:val="en-US"/>
        </w:rPr>
        <w:t>s</w:t>
      </w:r>
      <w:r w:rsidR="00CE66B3" w:rsidRPr="00F811F1">
        <w:rPr>
          <w:lang w:val="en-US"/>
        </w:rPr>
        <w:t xml:space="preserve"> potential issues in the imputation process.</w:t>
      </w:r>
      <w:r w:rsidR="00CE66B3">
        <w:rPr>
          <w:lang w:val="en-US"/>
        </w:rPr>
        <w:fldChar w:fldCharType="begin"/>
      </w:r>
      <w:r w:rsidR="004866FE">
        <w:rPr>
          <w:lang w:val="en-US"/>
        </w:rPr>
        <w:instrText xml:space="preserve"> ADDIN EN.CITE &lt;EndNote&gt;&lt;Cite&gt;&lt;Author&gt;Nguyen&lt;/Author&gt;&lt;Year&gt;2017&lt;/Year&gt;&lt;RecNum&gt;38&lt;/RecNum&gt;&lt;DisplayText&gt;&lt;style face="superscript"&gt;50&lt;/style&gt;&lt;/DisplayText&gt;&lt;record&gt;&lt;rec-number&gt;38&lt;/rec-number&gt;&lt;foreign-keys&gt;&lt;key app="EN" db-id="ss92raaewt9rt0e55p6pe9ah5fa2r9tvxxwp" timestamp="1706520191"&gt;38&lt;/key&gt;&lt;/foreign-keys&gt;&lt;ref-type name="Journal Article"&gt;17&lt;/ref-type&gt;&lt;contributors&gt;&lt;authors&gt;&lt;author&gt;Nguyen, Cattram D.&lt;/author&gt;&lt;author&gt;Carlin, John B.&lt;/author&gt;&lt;author&gt;Lee, Katherine J.&lt;/author&gt;&lt;/authors&gt;&lt;/contributors&gt;&lt;titles&gt;&lt;title&gt;Model checking in multiple imputation: an overview and case study&lt;/title&gt;&lt;secondary-title&gt;Emerging Themes in Epidemiology&lt;/secondary-title&gt;&lt;/titles&gt;&lt;periodical&gt;&lt;full-title&gt;Emerging Themes in Epidemiology&lt;/full-title&gt;&lt;/periodical&gt;&lt;pages&gt;8&lt;/pages&gt;&lt;volume&gt;14&lt;/volume&gt;&lt;number&gt;1&lt;/number&gt;&lt;dates&gt;&lt;year&gt;2017&lt;/year&gt;&lt;pub-dates&gt;&lt;date&gt;2017/08/23&lt;/date&gt;&lt;/pub-dates&gt;&lt;/dates&gt;&lt;isbn&gt;1742-7622&lt;/isbn&gt;&lt;urls&gt;&lt;related-urls&gt;&lt;url&gt;https://doi.org/10.1186/s12982-017-0062-6&lt;/url&gt;&lt;/related-urls&gt;&lt;/urls&gt;&lt;electronic-resource-num&gt;10.1186/s12982-017-0062-6&lt;/electronic-resource-num&gt;&lt;/record&gt;&lt;/Cite&gt;&lt;/EndNote&gt;</w:instrText>
      </w:r>
      <w:r w:rsidR="00CE66B3">
        <w:rPr>
          <w:lang w:val="en-US"/>
        </w:rPr>
        <w:fldChar w:fldCharType="separate"/>
      </w:r>
      <w:r w:rsidR="004866FE" w:rsidRPr="004866FE">
        <w:rPr>
          <w:noProof/>
          <w:vertAlign w:val="superscript"/>
          <w:lang w:val="en-US"/>
        </w:rPr>
        <w:t>50</w:t>
      </w:r>
      <w:r w:rsidR="00CE66B3">
        <w:rPr>
          <w:lang w:val="en-US"/>
        </w:rPr>
        <w:fldChar w:fldCharType="end"/>
      </w:r>
      <w:r w:rsidRPr="00F811F1">
        <w:rPr>
          <w:lang w:val="en-US"/>
        </w:rPr>
        <w:t xml:space="preserve">  </w:t>
      </w:r>
    </w:p>
    <w:p w14:paraId="1DA34BAB" w14:textId="74703BD0" w:rsidR="001E7447" w:rsidRDefault="002A1FD2" w:rsidP="00223DDC">
      <w:pPr>
        <w:rPr>
          <w:lang w:val="en-US"/>
        </w:rPr>
      </w:pPr>
      <w:r w:rsidRPr="002A1FD2">
        <w:rPr>
          <w:lang w:val="en-US"/>
        </w:rPr>
        <w:lastRenderedPageBreak/>
        <w:t xml:space="preserve">The </w:t>
      </w:r>
      <w:r w:rsidRPr="00382EC3">
        <w:rPr>
          <w:i/>
          <w:lang w:val="en-US"/>
        </w:rPr>
        <w:t>mice</w:t>
      </w:r>
      <w:r w:rsidRPr="002A1FD2">
        <w:rPr>
          <w:lang w:val="en-US"/>
        </w:rPr>
        <w:t xml:space="preserve"> package offers various graphical tools to assess the alignment of observed and imputed data, including </w:t>
      </w:r>
      <w:r w:rsidRPr="00382EC3">
        <w:rPr>
          <w:i/>
          <w:lang w:val="en-US"/>
        </w:rPr>
        <w:t>bwplot</w:t>
      </w:r>
      <w:r w:rsidRPr="002A1FD2">
        <w:rPr>
          <w:lang w:val="en-US"/>
        </w:rPr>
        <w:t xml:space="preserve">(), </w:t>
      </w:r>
      <w:r w:rsidRPr="00382EC3">
        <w:rPr>
          <w:i/>
          <w:lang w:val="en-US"/>
        </w:rPr>
        <w:t>stripplot</w:t>
      </w:r>
      <w:r w:rsidRPr="002A1FD2">
        <w:rPr>
          <w:lang w:val="en-US"/>
        </w:rPr>
        <w:t xml:space="preserve">(), </w:t>
      </w:r>
      <w:r w:rsidRPr="00382EC3">
        <w:rPr>
          <w:i/>
          <w:lang w:val="en-US"/>
        </w:rPr>
        <w:t>densityplot</w:t>
      </w:r>
      <w:r w:rsidRPr="002A1FD2">
        <w:rPr>
          <w:lang w:val="en-US"/>
        </w:rPr>
        <w:t xml:space="preserve">(), and </w:t>
      </w:r>
      <w:r w:rsidRPr="00382EC3">
        <w:rPr>
          <w:i/>
          <w:lang w:val="en-US"/>
        </w:rPr>
        <w:t>xyplot</w:t>
      </w:r>
      <w:r w:rsidRPr="002A1FD2">
        <w:rPr>
          <w:lang w:val="en-US"/>
        </w:rPr>
        <w:t>().</w:t>
      </w:r>
      <w:r w:rsidR="005722D8">
        <w:rPr>
          <w:lang w:val="en-US"/>
        </w:rPr>
        <w:fldChar w:fldCharType="begin"/>
      </w:r>
      <w:r w:rsidR="004866FE">
        <w:rPr>
          <w:lang w:val="en-US"/>
        </w:rPr>
        <w:instrText xml:space="preserve"> ADDIN EN.CITE &lt;EndNote&gt;&lt;Cite&gt;&lt;Author&gt;van Buuren&lt;/Author&gt;&lt;Year&gt;2011&lt;/Year&gt;&lt;RecNum&gt;75&lt;/RecNum&gt;&lt;DisplayText&gt;&lt;style face="superscript"&gt;17&lt;/style&gt;&lt;/DisplayText&gt;&lt;record&gt;&lt;rec-number&gt;75&lt;/rec-number&gt;&lt;foreign-keys&gt;&lt;key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5722D8">
        <w:rPr>
          <w:lang w:val="en-US"/>
        </w:rPr>
        <w:fldChar w:fldCharType="separate"/>
      </w:r>
      <w:r w:rsidR="004866FE" w:rsidRPr="004866FE">
        <w:rPr>
          <w:noProof/>
          <w:vertAlign w:val="superscript"/>
          <w:lang w:val="en-US"/>
        </w:rPr>
        <w:t>17</w:t>
      </w:r>
      <w:r w:rsidR="005722D8">
        <w:rPr>
          <w:lang w:val="en-US"/>
        </w:rPr>
        <w:fldChar w:fldCharType="end"/>
      </w:r>
      <w:r w:rsidRPr="002A1FD2">
        <w:rPr>
          <w:lang w:val="en-US"/>
        </w:rPr>
        <w:t xml:space="preserve"> The </w:t>
      </w:r>
      <w:r w:rsidRPr="00382EC3">
        <w:rPr>
          <w:i/>
          <w:lang w:val="en-US"/>
        </w:rPr>
        <w:t>stripplot</w:t>
      </w:r>
      <w:r w:rsidRPr="002A1FD2">
        <w:rPr>
          <w:lang w:val="en-US"/>
        </w:rPr>
        <w:t>() function presents individual points for numerical variables per imputation, offering valuable insights into distributions, particularly in datasets with a limited number of data points.</w:t>
      </w:r>
      <w:r w:rsidR="008B645E">
        <w:rPr>
          <w:lang w:val="en-US"/>
        </w:rPr>
        <w:fldChar w:fldCharType="begin"/>
      </w:r>
      <w:r w:rsidR="004866FE">
        <w:rPr>
          <w:lang w:val="en-US"/>
        </w:rPr>
        <w:instrText xml:space="preserve"> ADDIN EN.CITE &lt;EndNote&gt;&lt;Cite&gt;&lt;Author&gt;van Buuren&lt;/Author&gt;&lt;Year&gt;2011&lt;/Year&gt;&lt;RecNum&gt;75&lt;/RecNum&gt;&lt;DisplayText&gt;&lt;style face="superscript"&gt;17&lt;/style&gt;&lt;/DisplayText&gt;&lt;record&gt;&lt;rec-number&gt;75&lt;/rec-number&gt;&lt;foreign-keys&gt;&lt;key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8B645E">
        <w:rPr>
          <w:lang w:val="en-US"/>
        </w:rPr>
        <w:fldChar w:fldCharType="separate"/>
      </w:r>
      <w:r w:rsidR="004866FE" w:rsidRPr="004866FE">
        <w:rPr>
          <w:noProof/>
          <w:vertAlign w:val="superscript"/>
          <w:lang w:val="en-US"/>
        </w:rPr>
        <w:t>17</w:t>
      </w:r>
      <w:r w:rsidR="008B645E">
        <w:rPr>
          <w:lang w:val="en-US"/>
        </w:rPr>
        <w:fldChar w:fldCharType="end"/>
      </w:r>
      <w:r w:rsidRPr="002A1FD2">
        <w:rPr>
          <w:lang w:val="en-US"/>
        </w:rPr>
        <w:t xml:space="preserve"> For larger datasets, </w:t>
      </w:r>
      <w:r w:rsidRPr="00382EC3">
        <w:rPr>
          <w:i/>
          <w:lang w:val="en-US"/>
        </w:rPr>
        <w:t>bwplot</w:t>
      </w:r>
      <w:r w:rsidRPr="002A1FD2">
        <w:rPr>
          <w:lang w:val="en-US"/>
        </w:rPr>
        <w:t>() is more suitable</w:t>
      </w:r>
      <w:r w:rsidR="000D0A5D">
        <w:rPr>
          <w:lang w:val="en-US"/>
        </w:rPr>
        <w:t xml:space="preserve"> as</w:t>
      </w:r>
      <w:r w:rsidRPr="002A1FD2">
        <w:rPr>
          <w:lang w:val="en-US"/>
        </w:rPr>
        <w:t xml:space="preserve"> </w:t>
      </w:r>
      <w:r w:rsidR="000D0A5D">
        <w:rPr>
          <w:lang w:val="en-US"/>
        </w:rPr>
        <w:t>this generates</w:t>
      </w:r>
      <w:r w:rsidR="000D0A5D" w:rsidRPr="002A1FD2">
        <w:rPr>
          <w:lang w:val="en-US"/>
        </w:rPr>
        <w:t xml:space="preserve"> </w:t>
      </w:r>
      <w:r w:rsidRPr="002A1FD2">
        <w:rPr>
          <w:lang w:val="en-US"/>
        </w:rPr>
        <w:t xml:space="preserve">side-by-side box-and-whisker plots for observed and synthetic </w:t>
      </w:r>
      <w:r w:rsidR="00460305" w:rsidRPr="002A1FD2">
        <w:rPr>
          <w:lang w:val="en-US"/>
        </w:rPr>
        <w:t>data.</w:t>
      </w:r>
      <w:r w:rsidR="00460305">
        <w:rPr>
          <w:lang w:val="en-US"/>
        </w:rPr>
        <w:fldChar w:fldCharType="begin"/>
      </w:r>
      <w:r w:rsidR="004866FE">
        <w:rPr>
          <w:lang w:val="en-US"/>
        </w:rPr>
        <w:instrText xml:space="preserve"> ADDIN EN.CITE &lt;EndNote&gt;&lt;Cite&gt;&lt;Author&gt;van Buuren&lt;/Author&gt;&lt;Year&gt;2011&lt;/Year&gt;&lt;RecNum&gt;75&lt;/RecNum&gt;&lt;DisplayText&gt;&lt;style face="superscript"&gt;17&lt;/style&gt;&lt;/DisplayText&gt;&lt;record&gt;&lt;rec-number&gt;75&lt;/rec-number&gt;&lt;foreign-keys&gt;&lt;key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460305">
        <w:rPr>
          <w:lang w:val="en-US"/>
        </w:rPr>
        <w:fldChar w:fldCharType="separate"/>
      </w:r>
      <w:r w:rsidR="004866FE" w:rsidRPr="004866FE">
        <w:rPr>
          <w:noProof/>
          <w:vertAlign w:val="superscript"/>
          <w:lang w:val="en-US"/>
        </w:rPr>
        <w:t>17</w:t>
      </w:r>
      <w:r w:rsidR="00460305">
        <w:rPr>
          <w:lang w:val="en-US"/>
        </w:rPr>
        <w:fldChar w:fldCharType="end"/>
      </w:r>
      <w:r w:rsidR="00460305" w:rsidRPr="002A1FD2">
        <w:rPr>
          <w:lang w:val="en-US"/>
        </w:rPr>
        <w:t xml:space="preserve"> Additionally</w:t>
      </w:r>
      <w:r w:rsidRPr="002A1FD2">
        <w:rPr>
          <w:lang w:val="en-US"/>
        </w:rPr>
        <w:t xml:space="preserve">, </w:t>
      </w:r>
      <w:r w:rsidRPr="00BA6A6F">
        <w:rPr>
          <w:i/>
          <w:lang w:val="en-US"/>
        </w:rPr>
        <w:t>densityplot</w:t>
      </w:r>
      <w:r w:rsidRPr="002A1FD2">
        <w:rPr>
          <w:lang w:val="en-US"/>
        </w:rPr>
        <w:t>() displays kernel density estimates for both imputed and observed data.</w:t>
      </w:r>
      <w:r w:rsidR="00F47A50">
        <w:rPr>
          <w:lang w:val="en-US"/>
        </w:rPr>
        <w:fldChar w:fldCharType="begin"/>
      </w:r>
      <w:r w:rsidR="004866FE">
        <w:rPr>
          <w:lang w:val="en-US"/>
        </w:rPr>
        <w:instrText xml:space="preserve"> ADDIN EN.CITE &lt;EndNote&gt;&lt;Cite&gt;&lt;Author&gt;van Buuren&lt;/Author&gt;&lt;Year&gt;2011&lt;/Year&gt;&lt;RecNum&gt;75&lt;/RecNum&gt;&lt;DisplayText&gt;&lt;style face="superscript"&gt;17&lt;/style&gt;&lt;/DisplayText&gt;&lt;record&gt;&lt;rec-number&gt;75&lt;/rec-number&gt;&lt;foreign-keys&gt;&lt;key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F47A50">
        <w:rPr>
          <w:lang w:val="en-US"/>
        </w:rPr>
        <w:fldChar w:fldCharType="separate"/>
      </w:r>
      <w:r w:rsidR="004866FE" w:rsidRPr="004866FE">
        <w:rPr>
          <w:noProof/>
          <w:vertAlign w:val="superscript"/>
          <w:lang w:val="en-US"/>
        </w:rPr>
        <w:t>17</w:t>
      </w:r>
      <w:r w:rsidR="00F47A50">
        <w:rPr>
          <w:lang w:val="en-US"/>
        </w:rPr>
        <w:fldChar w:fldCharType="end"/>
      </w:r>
    </w:p>
    <w:p w14:paraId="0482E698" w14:textId="11B9ED7A" w:rsidR="003B1CF0" w:rsidRPr="009E1274" w:rsidRDefault="00B80A23" w:rsidP="009E1274">
      <w:pPr>
        <w:pStyle w:val="Heading2"/>
      </w:pPr>
      <w:r w:rsidRPr="009E1274">
        <w:t>Pharmacometrics model evaluation</w:t>
      </w:r>
      <w:r w:rsidR="004579F7" w:rsidRPr="009E1274">
        <w:t>s</w:t>
      </w:r>
    </w:p>
    <w:p w14:paraId="65CA7C3E" w14:textId="748F328E" w:rsidR="00983EE1" w:rsidRDefault="00391DF8" w:rsidP="00CE49B0">
      <w:pPr>
        <w:rPr>
          <w:rFonts w:ascii="Calibri" w:eastAsiaTheme="majorEastAsia" w:hAnsi="Calibri" w:cstheme="majorBidi"/>
          <w:b/>
          <w:sz w:val="28"/>
          <w:szCs w:val="32"/>
          <w:lang w:val="en-US"/>
        </w:rPr>
      </w:pPr>
      <w:r w:rsidRPr="00391DF8">
        <w:rPr>
          <w:lang w:val="en-US"/>
        </w:rPr>
        <w:t xml:space="preserve">Performing </w:t>
      </w:r>
      <w:r>
        <w:rPr>
          <w:lang w:val="en-US"/>
        </w:rPr>
        <w:t>MI</w:t>
      </w:r>
      <w:r w:rsidRPr="00391DF8">
        <w:rPr>
          <w:lang w:val="en-US"/>
        </w:rPr>
        <w:t xml:space="preserve"> adds complexity to model evaluations in pharmacometrics because it requires evaluating not just one model, but </w:t>
      </w:r>
      <w:r w:rsidRPr="00391DF8">
        <w:rPr>
          <w:rFonts w:ascii="Cambria Math" w:hAnsi="Cambria Math" w:cs="Cambria Math"/>
          <w:lang w:val="en-US"/>
        </w:rPr>
        <w:t>𝑀</w:t>
      </w:r>
      <w:r>
        <w:rPr>
          <w:rFonts w:ascii="Cambria Math" w:hAnsi="Cambria Math" w:cs="Cambria Math"/>
          <w:lang w:val="en-US"/>
        </w:rPr>
        <w:t xml:space="preserve"> </w:t>
      </w:r>
      <w:r w:rsidR="00FA51FC">
        <w:rPr>
          <w:lang w:val="en-US"/>
        </w:rPr>
        <w:t>multiply</w:t>
      </w:r>
      <w:r w:rsidRPr="00391DF8">
        <w:rPr>
          <w:lang w:val="en-US"/>
        </w:rPr>
        <w:t xml:space="preserve"> imputed models</w:t>
      </w:r>
      <w:r w:rsidR="00001C1A">
        <w:rPr>
          <w:lang w:val="en-US"/>
        </w:rPr>
        <w:t xml:space="preserve">. </w:t>
      </w:r>
      <w:r w:rsidR="009535CA" w:rsidRPr="009535CA">
        <w:rPr>
          <w:lang w:val="en-US"/>
        </w:rPr>
        <w:t>Standard tools such as goodness-of-fit plots, bootstrapping, and visual predictive checks remain applicable, but there are no established guidelines on how to apply them in the MI context</w:t>
      </w:r>
      <w:r w:rsidR="00A227BB">
        <w:rPr>
          <w:lang w:val="en-US"/>
        </w:rPr>
        <w:t xml:space="preserve">. </w:t>
      </w:r>
      <w:r w:rsidR="00CE49B0" w:rsidRPr="00CE49B0">
        <w:rPr>
          <w:lang w:val="en-US"/>
        </w:rPr>
        <w:t>We propose evaluating</w:t>
      </w:r>
      <w:r w:rsidR="0084360F">
        <w:rPr>
          <w:lang w:val="en-US"/>
        </w:rPr>
        <w:t xml:space="preserve"> </w:t>
      </w:r>
      <w:r w:rsidR="00A356E5">
        <w:rPr>
          <w:lang w:val="en-US"/>
        </w:rPr>
        <w:t>the model</w:t>
      </w:r>
      <w:r w:rsidR="00394AF5">
        <w:rPr>
          <w:lang w:val="en-US"/>
        </w:rPr>
        <w:t xml:space="preserve"> with th</w:t>
      </w:r>
      <w:r w:rsidR="00A42373">
        <w:rPr>
          <w:lang w:val="en-US"/>
        </w:rPr>
        <w:t>e</w:t>
      </w:r>
      <w:r w:rsidR="00394AF5">
        <w:rPr>
          <w:lang w:val="en-US"/>
        </w:rPr>
        <w:t>se</w:t>
      </w:r>
      <w:r w:rsidR="00A42373">
        <w:rPr>
          <w:lang w:val="en-US"/>
        </w:rPr>
        <w:t xml:space="preserve"> tools</w:t>
      </w:r>
      <w:r w:rsidR="00A356E5">
        <w:rPr>
          <w:lang w:val="en-US"/>
        </w:rPr>
        <w:t xml:space="preserve"> using</w:t>
      </w:r>
      <w:r w:rsidR="00CE49B0" w:rsidRPr="00CE49B0">
        <w:rPr>
          <w:lang w:val="en-US"/>
        </w:rPr>
        <w:t xml:space="preserve"> 10-20% of the</w:t>
      </w:r>
      <w:r w:rsidR="006637A4">
        <w:rPr>
          <w:lang w:val="en-US"/>
        </w:rPr>
        <w:t xml:space="preserve"> multiply</w:t>
      </w:r>
      <w:r w:rsidR="00CE49B0" w:rsidRPr="00CE49B0">
        <w:rPr>
          <w:lang w:val="en-US"/>
        </w:rPr>
        <w:t xml:space="preserve"> imputed </w:t>
      </w:r>
      <w:r w:rsidR="00A356E5">
        <w:rPr>
          <w:lang w:val="en-US"/>
        </w:rPr>
        <w:t>data sets</w:t>
      </w:r>
      <w:r w:rsidR="00A356E5" w:rsidRPr="00CE49B0">
        <w:rPr>
          <w:lang w:val="en-US"/>
        </w:rPr>
        <w:t xml:space="preserve"> </w:t>
      </w:r>
      <w:r w:rsidR="00CE49B0" w:rsidRPr="00CE49B0">
        <w:rPr>
          <w:lang w:val="en-US"/>
        </w:rPr>
        <w:t xml:space="preserve">selected randomly. </w:t>
      </w:r>
      <w:r w:rsidR="008E2485" w:rsidRPr="008E2485">
        <w:rPr>
          <w:lang w:val="en-US"/>
        </w:rPr>
        <w:t xml:space="preserve">Additionally, these tools can be applied to an averaged dataset derived from the </w:t>
      </w:r>
      <w:r w:rsidR="008E2485" w:rsidRPr="0007645B">
        <w:rPr>
          <w:i/>
          <w:iCs/>
          <w:lang w:val="en-US"/>
        </w:rPr>
        <w:t>M</w:t>
      </w:r>
      <w:r w:rsidR="008E2485" w:rsidRPr="008E2485">
        <w:rPr>
          <w:lang w:val="en-US"/>
        </w:rPr>
        <w:t xml:space="preserve"> imputed datasets to assess the overall goodness-of-fit</w:t>
      </w:r>
      <w:r w:rsidR="007E67DE">
        <w:rPr>
          <w:lang w:val="en-US"/>
        </w:rPr>
        <w:t>.</w:t>
      </w:r>
    </w:p>
    <w:p w14:paraId="3D69E8CA" w14:textId="7A1047C5" w:rsidR="00B60D7B" w:rsidRDefault="00390696" w:rsidP="00EB49C5">
      <w:pPr>
        <w:pStyle w:val="Heading1"/>
        <w:rPr>
          <w:b/>
          <w:bCs/>
          <w:lang w:val="en-US"/>
        </w:rPr>
      </w:pPr>
      <w:r>
        <w:rPr>
          <w:bCs/>
          <w:lang w:val="en-US"/>
        </w:rPr>
        <w:t xml:space="preserve">CASE STUDY: </w:t>
      </w:r>
      <w:r w:rsidR="00E90E33">
        <w:rPr>
          <w:bCs/>
          <w:lang w:val="en-US"/>
        </w:rPr>
        <w:t>WARFARIN</w:t>
      </w:r>
      <w:r>
        <w:rPr>
          <w:bCs/>
          <w:lang w:val="en-US"/>
        </w:rPr>
        <w:t xml:space="preserve"> POPULATION PHARMACOKINETICS</w:t>
      </w:r>
    </w:p>
    <w:p w14:paraId="201AA040" w14:textId="02C05D04" w:rsidR="00FF7D4B" w:rsidRPr="00FF7D4B" w:rsidRDefault="00FF7D4B" w:rsidP="00FF7D4B">
      <w:pPr>
        <w:rPr>
          <w:lang w:val="en-US"/>
        </w:rPr>
      </w:pPr>
      <w:r w:rsidRPr="00FF7D4B">
        <w:rPr>
          <w:lang w:val="en-US"/>
        </w:rPr>
        <w:t>We illustrate</w:t>
      </w:r>
      <w:r w:rsidR="006C7752">
        <w:rPr>
          <w:lang w:val="en-US"/>
        </w:rPr>
        <w:t>d</w:t>
      </w:r>
      <w:r w:rsidRPr="00FF7D4B">
        <w:rPr>
          <w:lang w:val="en-US"/>
        </w:rPr>
        <w:t xml:space="preserve"> the superiority of MI compared to SI in estimating covariate </w:t>
      </w:r>
      <w:r w:rsidR="00CE34EA">
        <w:rPr>
          <w:lang w:val="en-US"/>
        </w:rPr>
        <w:t>effects</w:t>
      </w:r>
      <w:r w:rsidRPr="00FF7D4B">
        <w:rPr>
          <w:lang w:val="en-US"/>
        </w:rPr>
        <w:t xml:space="preserve"> in pharmacometrics when there </w:t>
      </w:r>
      <w:r w:rsidR="00DB1811">
        <w:rPr>
          <w:lang w:val="en-US"/>
        </w:rPr>
        <w:t>is</w:t>
      </w:r>
      <w:r w:rsidRPr="00FF7D4B">
        <w:rPr>
          <w:lang w:val="en-US"/>
        </w:rPr>
        <w:t xml:space="preserve"> missing </w:t>
      </w:r>
      <w:r w:rsidR="003B229B">
        <w:rPr>
          <w:lang w:val="en-US"/>
        </w:rPr>
        <w:t>covariate</w:t>
      </w:r>
      <w:r w:rsidR="00F70C88">
        <w:rPr>
          <w:lang w:val="en-US"/>
        </w:rPr>
        <w:t xml:space="preserve"> </w:t>
      </w:r>
      <w:r w:rsidR="00A506BE">
        <w:rPr>
          <w:lang w:val="en-US"/>
        </w:rPr>
        <w:t>data</w:t>
      </w:r>
      <w:r w:rsidR="003B229B">
        <w:rPr>
          <w:lang w:val="en-US"/>
        </w:rPr>
        <w:t xml:space="preserve"> </w:t>
      </w:r>
      <w:r w:rsidR="00F70C88">
        <w:rPr>
          <w:lang w:val="en-US"/>
        </w:rPr>
        <w:t xml:space="preserve">in </w:t>
      </w:r>
      <w:r w:rsidR="00CE34EA">
        <w:rPr>
          <w:lang w:val="en-US"/>
        </w:rPr>
        <w:t>a popPK case study of warfarin in healthy volunteers.</w:t>
      </w:r>
    </w:p>
    <w:p w14:paraId="1E302418" w14:textId="5C00761B" w:rsidR="00F22A24" w:rsidRDefault="005B6F7B" w:rsidP="00B86FB8">
      <w:pPr>
        <w:pStyle w:val="Heading2"/>
      </w:pPr>
      <w:r>
        <w:t>Data sources</w:t>
      </w:r>
    </w:p>
    <w:p w14:paraId="328C834F" w14:textId="6CCCE141" w:rsidR="00274175" w:rsidRDefault="004547D0" w:rsidP="005462E0">
      <w:pPr>
        <w:rPr>
          <w:rFonts w:eastAsiaTheme="minorEastAsia"/>
          <w:lang w:val="en-US"/>
        </w:rPr>
      </w:pPr>
      <w:r>
        <w:rPr>
          <w:lang w:val="en-US"/>
        </w:rPr>
        <w:t>We used a publicly available</w:t>
      </w:r>
      <w:r w:rsidR="004B50EA">
        <w:rPr>
          <w:lang w:val="en-US"/>
        </w:rPr>
        <w:t xml:space="preserve"> clinical</w:t>
      </w:r>
      <w:r>
        <w:rPr>
          <w:lang w:val="en-US"/>
        </w:rPr>
        <w:t xml:space="preserve"> dataset </w:t>
      </w:r>
      <w:r w:rsidR="00CE4ECF" w:rsidRPr="00CE4ECF">
        <w:rPr>
          <w:lang w:val="en-US"/>
        </w:rPr>
        <w:t xml:space="preserve">describing the pharmacokinetics of warfarin following a single-dose </w:t>
      </w:r>
      <w:r w:rsidR="00614D7F">
        <w:rPr>
          <w:lang w:val="en-US"/>
        </w:rPr>
        <w:t xml:space="preserve">oral </w:t>
      </w:r>
      <w:r w:rsidR="00CE4ECF" w:rsidRPr="00CE4ECF">
        <w:rPr>
          <w:lang w:val="en-US"/>
        </w:rPr>
        <w:t>administration</w:t>
      </w:r>
      <w:r w:rsidR="008E5DF2">
        <w:rPr>
          <w:lang w:val="en-US"/>
        </w:rPr>
        <w:t xml:space="preserve"> in a total of 32 healthy volunteers.</w:t>
      </w:r>
      <w:r w:rsidR="00241E7D">
        <w:rPr>
          <w:lang w:val="en-US"/>
        </w:rPr>
        <w:fldChar w:fldCharType="begin"/>
      </w:r>
      <w:r w:rsidR="004866FE">
        <w:rPr>
          <w:lang w:val="en-US"/>
        </w:rPr>
        <w:instrText xml:space="preserve"> ADDIN EN.CITE &lt;EndNote&gt;&lt;Cite&gt;&lt;Author&gt;O&amp;apos;Reilly&lt;/Author&gt;&lt;Year&gt;1968&lt;/Year&gt;&lt;RecNum&gt;41&lt;/RecNum&gt;&lt;DisplayText&gt;&lt;style face="superscript"&gt;51&lt;/style&gt;&lt;/DisplayText&gt;&lt;record&gt;&lt;rec-number&gt;41&lt;/rec-number&gt;&lt;foreign-keys&gt;&lt;key app="EN" db-id="ss92raaewt9rt0e55p6pe9ah5fa2r9tvxxwp" timestamp="1709094353"&gt;41&lt;/key&gt;&lt;/foreign-keys&gt;&lt;ref-type name="Journal Article"&gt;17&lt;/ref-type&gt;&lt;contributors&gt;&lt;authors&gt;&lt;author&gt;O&amp;apos;Reilly, R. A.&lt;/author&gt;&lt;author&gt;Aggeler, P. M.&lt;/author&gt;&lt;/authors&gt;&lt;/contributors&gt;&lt;auth-address&gt;Department of Medicine, Santa Clara Valley Medical Center, Institute for Medical Research of Santa Clara County, San Jose.&lt;/auth-address&gt;&lt;titles&gt;&lt;title&gt;Studies on coumarin anticoagulant drugs. Initiation of warfarin therapy without a loading dose&lt;/title&gt;&lt;secondary-title&gt;Circulation&lt;/secondary-title&gt;&lt;/titles&gt;&lt;periodical&gt;&lt;full-title&gt;Circulation&lt;/full-title&gt;&lt;/periodical&gt;&lt;pages&gt;169-77&lt;/pages&gt;&lt;volume&gt;38&lt;/volume&gt;&lt;number&gt;1&lt;/number&gt;&lt;keywords&gt;&lt;keyword&gt;Adult&lt;/keyword&gt;&lt;keyword&gt;Anticoagulants/*administration &amp;amp; dosage/blood&lt;/keyword&gt;&lt;keyword&gt;Blood Coagulation/*drug effects&lt;/keyword&gt;&lt;keyword&gt;Factor IX/metabolism&lt;/keyword&gt;&lt;keyword&gt;Factor VII/metabolism&lt;/keyword&gt;&lt;keyword&gt;Factor X/metabolism&lt;/keyword&gt;&lt;keyword&gt;Female&lt;/keyword&gt;&lt;keyword&gt;Humans&lt;/keyword&gt;&lt;keyword&gt;Male&lt;/keyword&gt;&lt;keyword&gt;Middle Aged&lt;/keyword&gt;&lt;keyword&gt;Prothrombin/metabolism&lt;/keyword&gt;&lt;keyword&gt;Prothrombin Time&lt;/keyword&gt;&lt;keyword&gt;Warfarin/*administration &amp;amp; dosage/blood&lt;/keyword&gt;&lt;/keywords&gt;&lt;dates&gt;&lt;year&gt;1968&lt;/year&gt;&lt;pub-dates&gt;&lt;date&gt;Jul&lt;/date&gt;&lt;/pub-dates&gt;&lt;/dates&gt;&lt;isbn&gt;0009-7322 (Print)&amp;#xD;0009-7322&lt;/isbn&gt;&lt;accession-num&gt;11712286&lt;/accession-num&gt;&lt;urls&gt;&lt;/urls&gt;&lt;electronic-resource-num&gt;10.1161/01.cir.38.1.169&lt;/electronic-resource-num&gt;&lt;remote-database-provider&gt;NLM&lt;/remote-database-provider&gt;&lt;language&gt;eng&lt;/language&gt;&lt;/record&gt;&lt;/Cite&gt;&lt;/EndNote&gt;</w:instrText>
      </w:r>
      <w:r w:rsidR="00241E7D">
        <w:rPr>
          <w:lang w:val="en-US"/>
        </w:rPr>
        <w:fldChar w:fldCharType="separate"/>
      </w:r>
      <w:r w:rsidR="004866FE" w:rsidRPr="004866FE">
        <w:rPr>
          <w:noProof/>
          <w:vertAlign w:val="superscript"/>
          <w:lang w:val="en-US"/>
        </w:rPr>
        <w:t>51</w:t>
      </w:r>
      <w:r w:rsidR="00241E7D">
        <w:rPr>
          <w:lang w:val="en-US"/>
        </w:rPr>
        <w:fldChar w:fldCharType="end"/>
      </w:r>
      <w:r w:rsidR="008E5DF2">
        <w:rPr>
          <w:lang w:val="en-US"/>
        </w:rPr>
        <w:t xml:space="preserve"> </w:t>
      </w:r>
      <w:r w:rsidR="005462E0" w:rsidRPr="005462E0">
        <w:rPr>
          <w:lang w:val="en-US"/>
        </w:rPr>
        <w:t>The dataset contained</w:t>
      </w:r>
      <w:r w:rsidR="005462E0">
        <w:rPr>
          <w:lang w:val="en-US"/>
        </w:rPr>
        <w:t xml:space="preserve"> </w:t>
      </w:r>
      <w:r w:rsidR="005462E0" w:rsidRPr="005462E0">
        <w:rPr>
          <w:lang w:val="en-US"/>
        </w:rPr>
        <w:t>251 warfarin concentration measurements</w:t>
      </w:r>
      <w:r w:rsidR="005462E0">
        <w:rPr>
          <w:lang w:val="en-US"/>
        </w:rPr>
        <w:t xml:space="preserve"> in total</w:t>
      </w:r>
      <w:r w:rsidR="005462E0" w:rsidRPr="005462E0">
        <w:rPr>
          <w:lang w:val="en-US"/>
        </w:rPr>
        <w:t>, with a median of six measurements</w:t>
      </w:r>
      <w:r w:rsidR="003A705C">
        <w:rPr>
          <w:lang w:val="en-US"/>
        </w:rPr>
        <w:t xml:space="preserve"> </w:t>
      </w:r>
      <w:r w:rsidR="005462E0" w:rsidRPr="00BF01F1">
        <w:rPr>
          <w:lang w:val="en-US"/>
        </w:rPr>
        <w:t xml:space="preserve">per </w:t>
      </w:r>
      <w:r w:rsidR="0017797E" w:rsidRPr="00392121">
        <w:rPr>
          <w:lang w:val="en-US"/>
        </w:rPr>
        <w:t>subject</w:t>
      </w:r>
      <w:r w:rsidR="005462E0" w:rsidRPr="00BF01F1">
        <w:rPr>
          <w:lang w:val="en-US"/>
        </w:rPr>
        <w:t xml:space="preserve">. Every </w:t>
      </w:r>
      <w:r w:rsidR="0017797E" w:rsidRPr="00392121">
        <w:rPr>
          <w:lang w:val="en-US"/>
        </w:rPr>
        <w:t>subject</w:t>
      </w:r>
      <w:r w:rsidR="005462E0" w:rsidRPr="00BF01F1">
        <w:rPr>
          <w:lang w:val="en-US"/>
        </w:rPr>
        <w:t xml:space="preserve"> was given a single dose of warfarin at t</w:t>
      </w:r>
      <w:r w:rsidR="009A7695" w:rsidRPr="00BF01F1">
        <w:rPr>
          <w:lang w:val="en-US"/>
        </w:rPr>
        <w:t> </w:t>
      </w:r>
      <w:r w:rsidR="005462E0" w:rsidRPr="00BF01F1">
        <w:rPr>
          <w:lang w:val="en-US"/>
        </w:rPr>
        <w:t>=</w:t>
      </w:r>
      <w:r w:rsidR="009A7695" w:rsidRPr="00BF01F1">
        <w:rPr>
          <w:lang w:val="en-US"/>
        </w:rPr>
        <w:t> </w:t>
      </w:r>
      <w:r w:rsidR="005462E0" w:rsidRPr="00BF01F1">
        <w:rPr>
          <w:lang w:val="en-US"/>
        </w:rPr>
        <w:t xml:space="preserve">0 and </w:t>
      </w:r>
      <w:r w:rsidR="005462E0" w:rsidRPr="00BF01F1">
        <w:rPr>
          <w:lang w:val="en-US"/>
        </w:rPr>
        <w:lastRenderedPageBreak/>
        <w:t>measurements</w:t>
      </w:r>
      <w:r w:rsidR="0031297D" w:rsidRPr="00BF01F1">
        <w:rPr>
          <w:lang w:val="en-US"/>
        </w:rPr>
        <w:t xml:space="preserve"> </w:t>
      </w:r>
      <w:r w:rsidR="005462E0" w:rsidRPr="00BF01F1">
        <w:rPr>
          <w:lang w:val="en-US"/>
        </w:rPr>
        <w:t xml:space="preserve">were </w:t>
      </w:r>
      <w:r w:rsidR="000724BF">
        <w:rPr>
          <w:lang w:val="en-US"/>
        </w:rPr>
        <w:t>scheduled</w:t>
      </w:r>
      <w:r w:rsidR="000724BF" w:rsidRPr="00BF01F1">
        <w:rPr>
          <w:lang w:val="en-US"/>
        </w:rPr>
        <w:t xml:space="preserve"> </w:t>
      </w:r>
      <w:r w:rsidR="005462E0" w:rsidRPr="00BF01F1">
        <w:rPr>
          <w:lang w:val="en-US"/>
        </w:rPr>
        <w:t xml:space="preserve">at </w:t>
      </w:r>
      <w:r w:rsidR="00422057" w:rsidRPr="00BF01F1">
        <w:rPr>
          <w:rFonts w:eastAsiaTheme="minorEastAsia"/>
          <w:lang w:val="en-US"/>
        </w:rPr>
        <w:t>0.25, 0.5, 1.0, 2.0, 4.0, 6.0, 12.0, 24.0, 48.0, 72.0, 96.0</w:t>
      </w:r>
      <w:r w:rsidR="0021583C" w:rsidRPr="00BF01F1">
        <w:rPr>
          <w:rFonts w:eastAsiaTheme="minorEastAsia"/>
          <w:lang w:val="en-US"/>
        </w:rPr>
        <w:t>, and</w:t>
      </w:r>
      <w:r w:rsidR="00422057" w:rsidRPr="00BF01F1">
        <w:rPr>
          <w:rFonts w:eastAsiaTheme="minorEastAsia"/>
          <w:lang w:val="en-US"/>
        </w:rPr>
        <w:t xml:space="preserve"> 120.0</w:t>
      </w:r>
      <w:r w:rsidR="0021583C" w:rsidRPr="00BF01F1">
        <w:rPr>
          <w:rFonts w:eastAsiaTheme="minorEastAsia"/>
          <w:lang w:val="en-US"/>
        </w:rPr>
        <w:t xml:space="preserve"> hours</w:t>
      </w:r>
      <w:r w:rsidR="007229BF" w:rsidRPr="00BF01F1">
        <w:rPr>
          <w:rFonts w:eastAsiaTheme="minorEastAsia"/>
          <w:lang w:val="en-US"/>
        </w:rPr>
        <w:t xml:space="preserve"> post-dose</w:t>
      </w:r>
      <w:r w:rsidR="00881A79" w:rsidRPr="00BF01F1">
        <w:rPr>
          <w:rFonts w:eastAsiaTheme="minorEastAsia"/>
          <w:lang w:val="en-US"/>
        </w:rPr>
        <w:t xml:space="preserve">. </w:t>
      </w:r>
      <w:r w:rsidR="00667C1A" w:rsidRPr="00BF01F1">
        <w:rPr>
          <w:rFonts w:eastAsiaTheme="minorEastAsia"/>
          <w:lang w:val="en-US"/>
        </w:rPr>
        <w:t>Body weight (</w:t>
      </w:r>
      <w:r w:rsidR="0023355B" w:rsidRPr="00BF01F1">
        <w:rPr>
          <w:rFonts w:eastAsiaTheme="minorEastAsia"/>
          <w:lang w:val="en-US"/>
        </w:rPr>
        <w:t>BW</w:t>
      </w:r>
      <w:r w:rsidR="00667C1A" w:rsidRPr="00BF01F1">
        <w:rPr>
          <w:rFonts w:eastAsiaTheme="minorEastAsia"/>
          <w:lang w:val="en-US"/>
        </w:rPr>
        <w:t xml:space="preserve">) was fully observed for all </w:t>
      </w:r>
      <w:r w:rsidR="0017797E" w:rsidRPr="00392121">
        <w:rPr>
          <w:rFonts w:eastAsiaTheme="minorEastAsia"/>
          <w:lang w:val="en-US"/>
        </w:rPr>
        <w:t>subject</w:t>
      </w:r>
      <w:r w:rsidR="00667C1A" w:rsidRPr="00BF01F1">
        <w:rPr>
          <w:rFonts w:eastAsiaTheme="minorEastAsia"/>
          <w:lang w:val="en-US"/>
        </w:rPr>
        <w:t>s, with a median [interquartile range</w:t>
      </w:r>
      <w:r w:rsidR="00DE5855" w:rsidRPr="00BF01F1">
        <w:rPr>
          <w:rFonts w:eastAsiaTheme="minorEastAsia"/>
          <w:lang w:val="en-US"/>
        </w:rPr>
        <w:t>;</w:t>
      </w:r>
      <w:r w:rsidR="00667C1A" w:rsidRPr="00BF01F1">
        <w:rPr>
          <w:rFonts w:eastAsiaTheme="minorEastAsia"/>
          <w:lang w:val="en-US"/>
        </w:rPr>
        <w:t xml:space="preserve"> IQR] of 71.7 [61.5</w:t>
      </w:r>
      <w:r w:rsidR="00C104A4" w:rsidRPr="00BF01F1">
        <w:rPr>
          <w:rFonts w:eastAsiaTheme="minorEastAsia"/>
          <w:lang w:val="en-US"/>
        </w:rPr>
        <w:t>–</w:t>
      </w:r>
      <w:r w:rsidR="00667C1A" w:rsidRPr="00BF01F1">
        <w:rPr>
          <w:rFonts w:eastAsiaTheme="minorEastAsia"/>
          <w:lang w:val="en-US"/>
        </w:rPr>
        <w:t xml:space="preserve">78.5] kg. Besides </w:t>
      </w:r>
      <w:r w:rsidR="0023355B" w:rsidRPr="00BF01F1">
        <w:rPr>
          <w:rFonts w:eastAsiaTheme="minorEastAsia"/>
          <w:lang w:val="en-US"/>
        </w:rPr>
        <w:t>BW</w:t>
      </w:r>
      <w:r w:rsidR="00667C1A" w:rsidRPr="00BF01F1">
        <w:rPr>
          <w:rFonts w:eastAsiaTheme="minorEastAsia"/>
          <w:lang w:val="en-US"/>
        </w:rPr>
        <w:t xml:space="preserve">, sex and age </w:t>
      </w:r>
      <w:r w:rsidR="00514192" w:rsidRPr="00BF01F1">
        <w:rPr>
          <w:rFonts w:eastAsiaTheme="minorEastAsia"/>
          <w:lang w:val="en-US"/>
        </w:rPr>
        <w:t xml:space="preserve">were </w:t>
      </w:r>
      <w:r w:rsidR="00667C1A" w:rsidRPr="00BF01F1">
        <w:rPr>
          <w:rFonts w:eastAsiaTheme="minorEastAsia"/>
          <w:lang w:val="en-US"/>
        </w:rPr>
        <w:t xml:space="preserve">two complete </w:t>
      </w:r>
      <w:r w:rsidR="0017797E" w:rsidRPr="00392121">
        <w:rPr>
          <w:rFonts w:eastAsiaTheme="minorEastAsia"/>
          <w:lang w:val="en-US"/>
        </w:rPr>
        <w:t>subject</w:t>
      </w:r>
      <w:r w:rsidR="00667C1A" w:rsidRPr="00BF01F1">
        <w:rPr>
          <w:rFonts w:eastAsiaTheme="minorEastAsia"/>
          <w:lang w:val="en-US"/>
        </w:rPr>
        <w:t xml:space="preserve"> </w:t>
      </w:r>
      <w:r w:rsidR="00667C1A" w:rsidRPr="00667C1A">
        <w:rPr>
          <w:rFonts w:eastAsiaTheme="minorEastAsia"/>
          <w:lang w:val="en-US"/>
        </w:rPr>
        <w:t>characteristics included in the dataset.</w:t>
      </w:r>
      <w:r w:rsidR="004D08FC">
        <w:rPr>
          <w:rFonts w:eastAsiaTheme="minorEastAsia"/>
          <w:lang w:val="en-US"/>
        </w:rPr>
        <w:t xml:space="preserve"> The dataset can be found in the </w:t>
      </w:r>
      <w:r w:rsidR="004D08FC" w:rsidRPr="004D08FC">
        <w:rPr>
          <w:rFonts w:eastAsiaTheme="minorEastAsia"/>
          <w:b/>
          <w:bCs/>
          <w:lang w:val="en-US"/>
        </w:rPr>
        <w:t>Supplementary Code and Dataset</w:t>
      </w:r>
      <w:r w:rsidR="004D08FC">
        <w:rPr>
          <w:rFonts w:eastAsiaTheme="minorEastAsia"/>
          <w:lang w:val="en-US"/>
        </w:rPr>
        <w:t>.</w:t>
      </w:r>
    </w:p>
    <w:p w14:paraId="03F88094" w14:textId="152A1837" w:rsidR="00CB2F9B" w:rsidRDefault="004B0E0E" w:rsidP="00983E48">
      <w:pPr>
        <w:pStyle w:val="Heading2"/>
      </w:pPr>
      <w:r>
        <w:t>PopPK model</w:t>
      </w:r>
    </w:p>
    <w:p w14:paraId="7D633ACC" w14:textId="2EB213DD" w:rsidR="00983E48" w:rsidRPr="00983E48" w:rsidRDefault="00BC4182" w:rsidP="00983E48">
      <w:pPr>
        <w:rPr>
          <w:lang w:val="en-US"/>
        </w:rPr>
      </w:pPr>
      <w:r w:rsidRPr="00BC4182">
        <w:rPr>
          <w:lang w:val="en-US"/>
        </w:rPr>
        <w:t xml:space="preserve">A one-compartment popPK model </w:t>
      </w:r>
      <w:r w:rsidR="00ED07C9">
        <w:rPr>
          <w:lang w:val="en-US"/>
        </w:rPr>
        <w:t>parameterized</w:t>
      </w:r>
      <w:r w:rsidRPr="00BC4182">
        <w:rPr>
          <w:lang w:val="en-US"/>
        </w:rPr>
        <w:t xml:space="preserve"> with </w:t>
      </w:r>
      <w:r w:rsidR="00D1205E">
        <w:rPr>
          <w:lang w:val="en-US"/>
        </w:rPr>
        <w:t xml:space="preserve">a </w:t>
      </w:r>
      <w:r w:rsidRPr="00BC4182">
        <w:rPr>
          <w:lang w:val="en-US"/>
        </w:rPr>
        <w:t>first-order absorption rate constant (Ka), volume of distribution (V</w:t>
      </w:r>
      <w:r w:rsidRPr="00DC42A1">
        <w:rPr>
          <w:vertAlign w:val="subscript"/>
          <w:lang w:val="en-US"/>
        </w:rPr>
        <w:t>d</w:t>
      </w:r>
      <w:r w:rsidRPr="00BC4182">
        <w:rPr>
          <w:lang w:val="en-US"/>
        </w:rPr>
        <w:t xml:space="preserve">), and clearance (CL) was used to describe warfarin </w:t>
      </w:r>
      <w:r w:rsidR="004A594F" w:rsidRPr="00392121">
        <w:rPr>
          <w:lang w:val="en-US"/>
        </w:rPr>
        <w:t>plasma</w:t>
      </w:r>
      <w:r w:rsidR="00DF42CD" w:rsidRPr="00392121">
        <w:rPr>
          <w:color w:val="FF0000"/>
          <w:lang w:val="en-US"/>
        </w:rPr>
        <w:t xml:space="preserve"> </w:t>
      </w:r>
      <w:r w:rsidRPr="00BC4182">
        <w:rPr>
          <w:lang w:val="en-US"/>
        </w:rPr>
        <w:t>concentrations.</w:t>
      </w:r>
      <w:r w:rsidR="0009076B">
        <w:rPr>
          <w:lang w:val="en-US"/>
        </w:rPr>
        <w:t xml:space="preserve"> </w:t>
      </w:r>
      <w:r w:rsidR="003664AF" w:rsidRPr="003664AF">
        <w:rPr>
          <w:lang w:val="en-US"/>
        </w:rPr>
        <w:t xml:space="preserve">Random effects describe inter-individual variability (IIV) on </w:t>
      </w:r>
      <w:del w:id="166" w:author="My Luong Vuong" w:date="2025-02-07T15:19:00Z">
        <w:r w:rsidR="003664AF" w:rsidRPr="003664AF" w:rsidDel="0052574D">
          <w:rPr>
            <w:lang w:val="en-US"/>
          </w:rPr>
          <w:delText xml:space="preserve">all </w:delText>
        </w:r>
        <w:r w:rsidR="00D63FAE" w:rsidDel="0052574D">
          <w:rPr>
            <w:lang w:val="en-US"/>
          </w:rPr>
          <w:delText>three</w:delText>
        </w:r>
        <w:r w:rsidR="003664AF" w:rsidRPr="003664AF" w:rsidDel="0052574D">
          <w:rPr>
            <w:lang w:val="en-US"/>
          </w:rPr>
          <w:delText xml:space="preserve"> structural </w:delText>
        </w:r>
        <w:r w:rsidR="007E112D" w:rsidDel="0052574D">
          <w:rPr>
            <w:lang w:val="en-US"/>
          </w:rPr>
          <w:delText>PK</w:delText>
        </w:r>
        <w:r w:rsidR="007E112D" w:rsidRPr="003664AF" w:rsidDel="0052574D">
          <w:rPr>
            <w:lang w:val="en-US"/>
          </w:rPr>
          <w:delText xml:space="preserve"> </w:delText>
        </w:r>
        <w:r w:rsidR="003664AF" w:rsidRPr="003664AF" w:rsidDel="0052574D">
          <w:rPr>
            <w:lang w:val="en-US"/>
          </w:rPr>
          <w:delText>parameters</w:delText>
        </w:r>
      </w:del>
      <w:ins w:id="167" w:author="My Luong Vuong" w:date="2025-02-07T15:19:00Z">
        <w:r w:rsidR="0052574D">
          <w:rPr>
            <w:lang w:val="en-US"/>
          </w:rPr>
          <w:t>CL and V</w:t>
        </w:r>
        <w:r w:rsidR="0052574D" w:rsidRPr="000A4060">
          <w:rPr>
            <w:vertAlign w:val="subscript"/>
            <w:lang w:val="en-US"/>
            <w:rPrChange w:id="168" w:author="My Luong Vuong" w:date="2025-02-07T15:19:00Z">
              <w:rPr>
                <w:lang w:val="en-US"/>
              </w:rPr>
            </w:rPrChange>
          </w:rPr>
          <w:t>d</w:t>
        </w:r>
      </w:ins>
      <w:r w:rsidR="00612E34">
        <w:rPr>
          <w:lang w:val="en-US"/>
        </w:rPr>
        <w:t xml:space="preserve">. </w:t>
      </w:r>
      <w:r w:rsidR="00A0147B" w:rsidRPr="00A0147B">
        <w:rPr>
          <w:lang w:val="en-US"/>
        </w:rPr>
        <w:t xml:space="preserve">Residual variability was </w:t>
      </w:r>
      <w:r w:rsidR="008F5A6A">
        <w:rPr>
          <w:lang w:val="en-US"/>
        </w:rPr>
        <w:t>modeled</w:t>
      </w:r>
      <w:r w:rsidR="00A0147B" w:rsidRPr="00A0147B">
        <w:rPr>
          <w:lang w:val="en-US"/>
        </w:rPr>
        <w:t xml:space="preserve"> using a combined additive and proportional error model. Baseline </w:t>
      </w:r>
      <w:r w:rsidR="0023355B">
        <w:rPr>
          <w:lang w:val="en-US"/>
        </w:rPr>
        <w:t>BW</w:t>
      </w:r>
      <w:r w:rsidR="00A0147B" w:rsidRPr="00A0147B">
        <w:rPr>
          <w:lang w:val="en-US"/>
        </w:rPr>
        <w:t xml:space="preserve"> was a covariate on CL and V</w:t>
      </w:r>
      <w:r w:rsidR="00A0147B" w:rsidRPr="00DC42A1">
        <w:rPr>
          <w:vertAlign w:val="subscript"/>
          <w:lang w:val="en-US"/>
        </w:rPr>
        <w:t>d</w:t>
      </w:r>
      <w:del w:id="169" w:author="My Luong Vuong" w:date="2025-02-07T15:51:00Z">
        <w:r w:rsidR="00A0147B" w:rsidRPr="00A0147B" w:rsidDel="00B26B64">
          <w:rPr>
            <w:lang w:val="en-US"/>
          </w:rPr>
          <w:delText xml:space="preserve"> </w:delText>
        </w:r>
      </w:del>
      <w:ins w:id="170" w:author="My Luong Vuong" w:date="2025-02-07T15:51:00Z">
        <w:r w:rsidR="00B26B64">
          <w:rPr>
            <w:lang w:val="en-US"/>
          </w:rPr>
          <w:t xml:space="preserve">, </w:t>
        </w:r>
        <w:r w:rsidR="00B26B64" w:rsidRPr="00B26B64">
          <w:rPr>
            <w:lang w:val="en-US"/>
          </w:rPr>
          <w:t xml:space="preserve">modeled using a power function and centered around the median observed </w:t>
        </w:r>
      </w:ins>
      <w:ins w:id="171" w:author="My Luong Vuong" w:date="2025-02-08T22:55:00Z">
        <w:r w:rsidR="00B84994">
          <w:rPr>
            <w:lang w:val="en-US"/>
          </w:rPr>
          <w:t>BW</w:t>
        </w:r>
      </w:ins>
      <w:ins w:id="172" w:author="My Luong Vuong" w:date="2025-02-07T15:51:00Z">
        <w:r w:rsidR="00B26B64" w:rsidRPr="00B26B64">
          <w:rPr>
            <w:lang w:val="en-US"/>
          </w:rPr>
          <w:t xml:space="preserve"> of 71.7 kg.</w:t>
        </w:r>
      </w:ins>
      <w:del w:id="173" w:author="My Luong Vuong" w:date="2025-02-07T15:51:00Z">
        <w:r w:rsidR="00A0147B" w:rsidRPr="00A0147B" w:rsidDel="00B26B64">
          <w:rPr>
            <w:lang w:val="en-US"/>
          </w:rPr>
          <w:delText xml:space="preserve">(power function, </w:delText>
        </w:r>
        <w:r w:rsidR="0070224F" w:rsidDel="00B26B64">
          <w:rPr>
            <w:lang w:val="en-US"/>
          </w:rPr>
          <w:delText>centered</w:delText>
        </w:r>
        <w:r w:rsidR="00A0147B" w:rsidRPr="00A0147B" w:rsidDel="00B26B64">
          <w:rPr>
            <w:lang w:val="en-US"/>
          </w:rPr>
          <w:delText xml:space="preserve"> around </w:delText>
        </w:r>
        <w:r w:rsidR="0070224F" w:rsidDel="00B26B64">
          <w:rPr>
            <w:lang w:val="en-US"/>
          </w:rPr>
          <w:delText xml:space="preserve">the </w:delText>
        </w:r>
        <w:r w:rsidR="00A0147B" w:rsidRPr="00A0147B" w:rsidDel="00B26B64">
          <w:rPr>
            <w:lang w:val="en-US"/>
          </w:rPr>
          <w:delText>median)</w:delText>
        </w:r>
        <w:r w:rsidR="00A0147B" w:rsidRPr="00A0147B" w:rsidDel="00596236">
          <w:rPr>
            <w:lang w:val="en-US"/>
          </w:rPr>
          <w:delText>.</w:delText>
        </w:r>
      </w:del>
    </w:p>
    <w:p w14:paraId="658FE725" w14:textId="77777777" w:rsidR="00A92138" w:rsidRDefault="00A92138" w:rsidP="00372B8E">
      <w:pPr>
        <w:pStyle w:val="Heading2"/>
      </w:pPr>
      <w:r>
        <w:t>Missing data generation</w:t>
      </w:r>
    </w:p>
    <w:p w14:paraId="671F6804" w14:textId="03479D08" w:rsidR="001D6146" w:rsidRDefault="00B7456C" w:rsidP="192103D5">
      <w:r w:rsidRPr="192103D5">
        <w:t>We used</w:t>
      </w:r>
      <w:r w:rsidR="002148BB" w:rsidRPr="192103D5">
        <w:t xml:space="preserve"> the</w:t>
      </w:r>
      <w:r w:rsidR="004077D5" w:rsidRPr="192103D5">
        <w:t xml:space="preserve"> R </w:t>
      </w:r>
      <w:r w:rsidR="00B92B27" w:rsidRPr="00392121">
        <w:rPr>
          <w:i/>
          <w:iCs/>
        </w:rPr>
        <w:t>produce</w:t>
      </w:r>
      <w:r w:rsidR="004077D5" w:rsidRPr="00392121">
        <w:rPr>
          <w:i/>
          <w:iCs/>
        </w:rPr>
        <w:t>_</w:t>
      </w:r>
      <w:r w:rsidR="00B92B27" w:rsidRPr="00392121">
        <w:rPr>
          <w:i/>
          <w:iCs/>
        </w:rPr>
        <w:t>NA</w:t>
      </w:r>
      <w:r w:rsidR="004077D5" w:rsidRPr="192103D5">
        <w:t xml:space="preserve"> function to generate </w:t>
      </w:r>
      <w:r w:rsidR="003A0490" w:rsidRPr="192103D5">
        <w:t>five</w:t>
      </w:r>
      <w:r w:rsidR="004077D5" w:rsidRPr="192103D5">
        <w:t xml:space="preserve"> </w:t>
      </w:r>
      <w:r w:rsidR="00414A60" w:rsidRPr="192103D5">
        <w:t>missingness scenarios</w:t>
      </w:r>
      <w:r w:rsidR="004A73F2" w:rsidRPr="192103D5">
        <w:t>,</w:t>
      </w:r>
      <w:r w:rsidR="004077D5" w:rsidRPr="192103D5">
        <w:t xml:space="preserve"> with </w:t>
      </w:r>
      <w:r w:rsidR="009151A0" w:rsidRPr="192103D5">
        <w:t>6.25</w:t>
      </w:r>
      <w:r w:rsidR="004077D5" w:rsidRPr="192103D5">
        <w:t>%,</w:t>
      </w:r>
      <w:r w:rsidR="00414A60" w:rsidRPr="192103D5">
        <w:t xml:space="preserve"> 12.5</w:t>
      </w:r>
      <w:r w:rsidR="005457B6" w:rsidRPr="192103D5">
        <w:t>%</w:t>
      </w:r>
      <w:r w:rsidR="00414A60" w:rsidRPr="192103D5">
        <w:t>, 25</w:t>
      </w:r>
      <w:r w:rsidR="008274D0" w:rsidRPr="192103D5">
        <w:t>%</w:t>
      </w:r>
      <w:r w:rsidR="00414A60" w:rsidRPr="192103D5">
        <w:t>,</w:t>
      </w:r>
      <w:r w:rsidR="004077D5" w:rsidRPr="192103D5">
        <w:t xml:space="preserve"> 50%</w:t>
      </w:r>
      <w:r w:rsidR="00F010D1" w:rsidRPr="192103D5">
        <w:t>, and 75%</w:t>
      </w:r>
      <w:r w:rsidR="004077D5" w:rsidRPr="192103D5">
        <w:t xml:space="preserve"> </w:t>
      </w:r>
      <w:r w:rsidR="0023355B" w:rsidRPr="192103D5">
        <w:t>BW</w:t>
      </w:r>
      <w:r w:rsidR="00F010D1" w:rsidRPr="192103D5">
        <w:t xml:space="preserve"> </w:t>
      </w:r>
      <w:r w:rsidR="00117336" w:rsidRPr="192103D5">
        <w:t xml:space="preserve">data </w:t>
      </w:r>
      <w:r w:rsidR="00F010D1" w:rsidRPr="192103D5">
        <w:t>missing</w:t>
      </w:r>
      <w:r w:rsidR="004077D5" w:rsidRPr="192103D5">
        <w:t xml:space="preserve"> under</w:t>
      </w:r>
      <w:r w:rsidR="0010291A" w:rsidRPr="192103D5">
        <w:t xml:space="preserve"> a</w:t>
      </w:r>
      <w:r w:rsidR="004077D5" w:rsidRPr="192103D5">
        <w:t xml:space="preserve"> MAR</w:t>
      </w:r>
      <w:r w:rsidR="00C6077B" w:rsidRPr="192103D5">
        <w:t xml:space="preserve"> mechanism</w:t>
      </w:r>
      <w:r w:rsidR="00473184" w:rsidRPr="192103D5">
        <w:t xml:space="preserve"> conditioned on age and sex</w:t>
      </w:r>
      <w:r w:rsidR="004077D5" w:rsidRPr="192103D5">
        <w:t>.</w:t>
      </w:r>
      <w:r w:rsidRPr="192103D5">
        <w:rPr>
          <w:lang w:val="en-US"/>
        </w:rPr>
        <w:fldChar w:fldCharType="begin"/>
      </w:r>
      <w:r w:rsidR="004866FE">
        <w:rPr>
          <w:lang w:val="en-US"/>
        </w:rPr>
        <w:instrText xml:space="preserve"> ADDIN EN.CITE &lt;EndNote&gt;&lt;Cite&gt;&lt;Author&gt;Schouten&lt;/Author&gt;&lt;Year&gt;2018&lt;/Year&gt;&lt;RecNum&gt;43&lt;/RecNum&gt;&lt;DisplayText&gt;&lt;style face="superscript"&gt;52&lt;/style&gt;&lt;/DisplayText&gt;&lt;record&gt;&lt;rec-number&gt;43&lt;/rec-number&gt;&lt;foreign-keys&gt;&lt;key app="EN" db-id="ss92raaewt9rt0e55p6pe9ah5fa2r9tvxxwp" timestamp="1709106350"&gt;43&lt;/key&gt;&lt;/foreign-keys&gt;&lt;ref-type name="Journal Article"&gt;17&lt;/ref-type&gt;&lt;contributors&gt;&lt;authors&gt;&lt;author&gt;Schouten, Rianne Margaretha&lt;/author&gt;&lt;author&gt;Lugtig, Peter&lt;/author&gt;&lt;author&gt;Vink, Gerko&lt;/author&gt;&lt;/authors&gt;&lt;/contributors&gt;&lt;titles&gt;&lt;title&gt;Generating missing values for simulation purposes: a multivariate amputation procedure&lt;/title&gt;&lt;secondary-title&gt;Journal of Statistical Computation and Simulation&lt;/secondary-title&gt;&lt;/titles&gt;&lt;periodical&gt;&lt;full-title&gt;Journal of Statistical Computation and Simulation&lt;/full-title&gt;&lt;abbr-1&gt;JSCS&lt;/abbr-1&gt;&lt;/periodical&gt;&lt;pages&gt;2909-2930&lt;/pages&gt;&lt;volume&gt;88&lt;/volume&gt;&lt;number&gt;15&lt;/number&gt;&lt;dates&gt;&lt;year&gt;2018&lt;/year&gt;&lt;pub-dates&gt;&lt;date&gt;2018/10/13&lt;/date&gt;&lt;/pub-dates&gt;&lt;/dates&gt;&lt;publisher&gt;Taylor &amp;amp; Francis&lt;/publisher&gt;&lt;isbn&gt;0094-9655&lt;/isbn&gt;&lt;urls&gt;&lt;related-urls&gt;&lt;url&gt;https://doi.org/10.1080/00949655.2018.1491577&lt;/url&gt;&lt;/related-urls&gt;&lt;/urls&gt;&lt;electronic-resource-num&gt;10.1080/00949655.2018.1491577&lt;/electronic-resource-num&gt;&lt;/record&gt;&lt;/Cite&gt;&lt;/EndNote&gt;</w:instrText>
      </w:r>
      <w:r w:rsidRPr="192103D5">
        <w:rPr>
          <w:lang w:val="en-US"/>
        </w:rPr>
        <w:fldChar w:fldCharType="separate"/>
      </w:r>
      <w:r w:rsidR="004866FE" w:rsidRPr="004866FE">
        <w:rPr>
          <w:noProof/>
          <w:vertAlign w:val="superscript"/>
          <w:lang w:val="en-US"/>
        </w:rPr>
        <w:t>52</w:t>
      </w:r>
      <w:r w:rsidRPr="192103D5">
        <w:rPr>
          <w:lang w:val="en-US"/>
        </w:rPr>
        <w:fldChar w:fldCharType="end"/>
      </w:r>
      <w:r w:rsidR="008B5E34" w:rsidRPr="192103D5">
        <w:t xml:space="preserve"> </w:t>
      </w:r>
      <w:r w:rsidR="0013274C" w:rsidRPr="192103D5">
        <w:t xml:space="preserve">This corresponds to 2, 4, 8, 16, and 24 </w:t>
      </w:r>
      <w:r w:rsidR="00562946" w:rsidRPr="192103D5">
        <w:t>subjects</w:t>
      </w:r>
      <w:r w:rsidR="0013274C" w:rsidRPr="192103D5">
        <w:t xml:space="preserve"> with missing </w:t>
      </w:r>
      <w:r w:rsidR="0023355B" w:rsidRPr="192103D5">
        <w:t>BW</w:t>
      </w:r>
      <w:r w:rsidR="00176149" w:rsidRPr="192103D5">
        <w:t>, respectively</w:t>
      </w:r>
      <w:r w:rsidR="0013274C" w:rsidRPr="192103D5">
        <w:t>.</w:t>
      </w:r>
      <w:ins w:id="174" w:author="My Luong Vuong" w:date="2025-01-24T09:26:00Z">
        <w:r w:rsidR="00693688">
          <w:t xml:space="preserve"> </w:t>
        </w:r>
        <w:r w:rsidR="00F36086" w:rsidRPr="00F36086">
          <w:t>Missing records are not subsets of one another. The high number of iterations is expected to minimize the impact of different occurrences of missingness across missingness scenarios, thereby guaranteeing comparability</w:t>
        </w:r>
        <w:r w:rsidR="00F36086">
          <w:t>.</w:t>
        </w:r>
      </w:ins>
      <w:r w:rsidR="004D11F7" w:rsidRPr="192103D5">
        <w:t xml:space="preserve"> </w:t>
      </w:r>
      <w:r w:rsidR="004D74C7" w:rsidRPr="192103D5">
        <w:t xml:space="preserve">We created 30 </w:t>
      </w:r>
      <w:r w:rsidR="00F923E2" w:rsidRPr="192103D5">
        <w:t xml:space="preserve">incomplete </w:t>
      </w:r>
      <w:r w:rsidR="004D74C7" w:rsidRPr="192103D5">
        <w:t xml:space="preserve">datasets </w:t>
      </w:r>
      <w:r w:rsidR="0097506E" w:rsidRPr="192103D5">
        <w:t>for</w:t>
      </w:r>
      <w:r w:rsidR="004D74C7" w:rsidRPr="192103D5">
        <w:t xml:space="preserve"> each </w:t>
      </w:r>
      <w:r w:rsidR="001D216A" w:rsidRPr="192103D5">
        <w:t>missing</w:t>
      </w:r>
      <w:r w:rsidR="0066405D" w:rsidRPr="192103D5">
        <w:t>ness</w:t>
      </w:r>
      <w:r w:rsidR="001D216A" w:rsidRPr="192103D5">
        <w:t xml:space="preserve"> scenario</w:t>
      </w:r>
      <w:r w:rsidR="00094E38" w:rsidRPr="192103D5">
        <w:t xml:space="preserve"> (Figure</w:t>
      </w:r>
      <w:r w:rsidR="00BC5833">
        <w:t> </w:t>
      </w:r>
      <w:r w:rsidR="00094E38" w:rsidRPr="192103D5">
        <w:t>2)</w:t>
      </w:r>
      <w:r w:rsidR="001D216A" w:rsidRPr="192103D5">
        <w:t>.</w:t>
      </w:r>
    </w:p>
    <w:p w14:paraId="6A70098E" w14:textId="3679E94F" w:rsidR="00A92138" w:rsidRDefault="00D967A9" w:rsidP="00801FE3">
      <w:pPr>
        <w:pStyle w:val="Heading2"/>
      </w:pPr>
      <w:r>
        <w:lastRenderedPageBreak/>
        <w:t>Data</w:t>
      </w:r>
      <w:r w:rsidR="00A92138">
        <w:t xml:space="preserve"> imputation</w:t>
      </w:r>
    </w:p>
    <w:p w14:paraId="38353471" w14:textId="02EB1EB6" w:rsidR="007408A9" w:rsidRDefault="009F1BDC" w:rsidP="00B1428B">
      <w:pPr>
        <w:rPr>
          <w:lang w:val="en-US"/>
        </w:rPr>
      </w:pPr>
      <w:r>
        <w:rPr>
          <w:lang w:val="en-US"/>
        </w:rPr>
        <w:t xml:space="preserve">For SI, </w:t>
      </w:r>
      <w:r w:rsidR="00B03F3F">
        <w:rPr>
          <w:lang w:val="en-US"/>
        </w:rPr>
        <w:t xml:space="preserve">we imputed </w:t>
      </w:r>
      <w:r w:rsidR="00C94DB2" w:rsidRPr="00C94DB2">
        <w:rPr>
          <w:lang w:val="en-US"/>
        </w:rPr>
        <w:t xml:space="preserve">missing </w:t>
      </w:r>
      <w:r w:rsidR="0023355B">
        <w:rPr>
          <w:lang w:val="en-US"/>
        </w:rPr>
        <w:t>BW</w:t>
      </w:r>
      <w:ins w:id="175" w:author="My Luong Vuong" w:date="2025-02-07T15:53:00Z">
        <w:r w:rsidR="00F93D33">
          <w:rPr>
            <w:lang w:val="en-US"/>
          </w:rPr>
          <w:t xml:space="preserve"> </w:t>
        </w:r>
        <w:r w:rsidR="00782069">
          <w:rPr>
            <w:lang w:val="en-US"/>
          </w:rPr>
          <w:t>in each incomplete dataset</w:t>
        </w:r>
      </w:ins>
      <w:r w:rsidR="00C94DB2" w:rsidRPr="00C94DB2">
        <w:rPr>
          <w:lang w:val="en-US"/>
        </w:rPr>
        <w:t xml:space="preserve"> with the median </w:t>
      </w:r>
      <w:del w:id="176" w:author="My Luong Vuong" w:date="2025-02-07T15:54:00Z">
        <w:r w:rsidR="00C94DB2" w:rsidRPr="00C94DB2" w:rsidDel="004C1C97">
          <w:rPr>
            <w:lang w:val="en-US"/>
          </w:rPr>
          <w:delText xml:space="preserve">of the </w:delText>
        </w:r>
      </w:del>
      <w:r w:rsidR="00C94DB2" w:rsidRPr="00C94DB2">
        <w:rPr>
          <w:lang w:val="en-US"/>
        </w:rPr>
        <w:t xml:space="preserve">observed </w:t>
      </w:r>
      <w:r w:rsidR="0023355B">
        <w:rPr>
          <w:lang w:val="en-US"/>
        </w:rPr>
        <w:t>BW</w:t>
      </w:r>
      <w:ins w:id="177" w:author="My Luong Vuong" w:date="2025-02-07T15:53:00Z">
        <w:r w:rsidR="006761B7">
          <w:rPr>
            <w:lang w:val="en-US"/>
          </w:rPr>
          <w:t xml:space="preserve"> from that dataset</w:t>
        </w:r>
      </w:ins>
      <w:r w:rsidR="00C94DB2" w:rsidRPr="00C94DB2">
        <w:rPr>
          <w:lang w:val="en-US"/>
        </w:rPr>
        <w:t xml:space="preserve"> </w:t>
      </w:r>
      <w:del w:id="178" w:author="My Luong Vuong" w:date="2025-02-23T22:41:00Z">
        <w:r w:rsidR="00C94DB2" w:rsidRPr="00C94DB2" w:rsidDel="00130CFB">
          <w:rPr>
            <w:lang w:val="en-US"/>
          </w:rPr>
          <w:delText>to make a complete dataset for</w:delText>
        </w:r>
      </w:del>
      <w:ins w:id="179" w:author="My Luong Vuong" w:date="2025-02-23T22:41:00Z">
        <w:r w:rsidR="00130CFB">
          <w:rPr>
            <w:lang w:val="en-US"/>
          </w:rPr>
          <w:t>before</w:t>
        </w:r>
      </w:ins>
      <w:r w:rsidR="00C94DB2" w:rsidRPr="00C94DB2">
        <w:rPr>
          <w:lang w:val="en-US"/>
        </w:rPr>
        <w:t xml:space="preserve"> </w:t>
      </w:r>
      <w:r w:rsidR="00C64A8F">
        <w:rPr>
          <w:lang w:val="en-US"/>
        </w:rPr>
        <w:t xml:space="preserve">fitting the popPK model </w:t>
      </w:r>
      <w:r w:rsidR="008D4422">
        <w:rPr>
          <w:lang w:val="en-US"/>
        </w:rPr>
        <w:t>(Figure</w:t>
      </w:r>
      <w:r w:rsidR="00BC5833">
        <w:rPr>
          <w:lang w:val="en-US"/>
        </w:rPr>
        <w:t> </w:t>
      </w:r>
      <w:r w:rsidR="008D4422">
        <w:rPr>
          <w:lang w:val="en-US"/>
        </w:rPr>
        <w:t>2)</w:t>
      </w:r>
      <w:r w:rsidR="005C3751">
        <w:rPr>
          <w:lang w:val="en-US"/>
        </w:rPr>
        <w:t>.</w:t>
      </w:r>
    </w:p>
    <w:p w14:paraId="0B2A6487" w14:textId="786A7168" w:rsidR="00FE4402" w:rsidRDefault="00A546CD" w:rsidP="00B1428B">
      <w:pPr>
        <w:rPr>
          <w:lang w:val="en-US"/>
        </w:rPr>
      </w:pPr>
      <w:r w:rsidRPr="00A546CD">
        <w:rPr>
          <w:lang w:val="en-US"/>
        </w:rPr>
        <w:t xml:space="preserve">For MI, </w:t>
      </w:r>
      <w:del w:id="180" w:author="My Luong Vuong" w:date="2025-02-08T18:23:00Z">
        <w:r w:rsidR="007041A8" w:rsidDel="00440DA4">
          <w:rPr>
            <w:lang w:val="en-US"/>
          </w:rPr>
          <w:delText xml:space="preserve">we </w:delText>
        </w:r>
        <w:r w:rsidR="00E02B79" w:rsidDel="00440DA4">
          <w:rPr>
            <w:lang w:val="en-US"/>
          </w:rPr>
          <w:delText>used</w:delText>
        </w:r>
        <w:r w:rsidR="007041A8" w:rsidRPr="000F7D7A" w:rsidDel="00440DA4">
          <w:rPr>
            <w:lang w:val="en-US"/>
          </w:rPr>
          <w:delText xml:space="preserve"> an</w:delText>
        </w:r>
      </w:del>
      <w:ins w:id="181" w:author="My Luong Vuong" w:date="2025-02-08T18:23:00Z">
        <w:r w:rsidR="00440DA4">
          <w:rPr>
            <w:lang w:val="en-US"/>
          </w:rPr>
          <w:t xml:space="preserve">our </w:t>
        </w:r>
      </w:ins>
      <w:ins w:id="182" w:author="My Luong Vuong" w:date="2025-02-23T22:28:00Z">
        <w:r w:rsidR="00397C20">
          <w:rPr>
            <w:lang w:val="en-US"/>
          </w:rPr>
          <w:t>main</w:t>
        </w:r>
      </w:ins>
      <w:r w:rsidR="007041A8" w:rsidRPr="000F7D7A">
        <w:rPr>
          <w:lang w:val="en-US"/>
        </w:rPr>
        <w:t xml:space="preserve"> imputation model</w:t>
      </w:r>
      <w:ins w:id="183" w:author="My Luong Vuong" w:date="2025-02-08T18:23:00Z">
        <w:r w:rsidR="00440DA4">
          <w:rPr>
            <w:lang w:val="en-US"/>
          </w:rPr>
          <w:t xml:space="preserve"> was</w:t>
        </w:r>
      </w:ins>
      <w:r w:rsidR="007041A8" w:rsidRPr="000F7D7A">
        <w:rPr>
          <w:lang w:val="en-US"/>
        </w:rPr>
        <w:t xml:space="preserve"> based on all variables present in the dataset.</w:t>
      </w:r>
      <w:ins w:id="184" w:author="My Luong Vuong" w:date="2025-02-07T16:06:00Z">
        <w:r w:rsidR="004C6305">
          <w:rPr>
            <w:lang w:val="en-US"/>
          </w:rPr>
          <w:t xml:space="preserve"> </w:t>
        </w:r>
      </w:ins>
      <w:ins w:id="185" w:author="My Luong Vuong" w:date="2025-02-07T16:07:00Z">
        <w:r w:rsidR="00AE2648">
          <w:rPr>
            <w:lang w:val="en-US"/>
          </w:rPr>
          <w:t xml:space="preserve">We also </w:t>
        </w:r>
      </w:ins>
      <w:ins w:id="186" w:author="My Luong Vuong" w:date="2025-02-07T16:18:00Z">
        <w:r w:rsidR="00867AFB">
          <w:rPr>
            <w:lang w:val="en-US"/>
          </w:rPr>
          <w:t>employed</w:t>
        </w:r>
      </w:ins>
      <w:ins w:id="187" w:author="My Luong Vuong" w:date="2025-02-07T16:07:00Z">
        <w:r w:rsidR="00AE2648">
          <w:rPr>
            <w:lang w:val="en-US"/>
          </w:rPr>
          <w:t xml:space="preserve"> another imputation model</w:t>
        </w:r>
      </w:ins>
      <w:ins w:id="188" w:author="My Luong Vuong" w:date="2025-02-08T18:24:00Z">
        <w:r w:rsidR="00016B1C">
          <w:rPr>
            <w:lang w:val="en-US"/>
          </w:rPr>
          <w:t xml:space="preserve"> as the secondary model</w:t>
        </w:r>
      </w:ins>
      <w:ins w:id="189" w:author="My Luong Vuong" w:date="2025-02-07T16:07:00Z">
        <w:r w:rsidR="00AE2648">
          <w:rPr>
            <w:lang w:val="en-US"/>
          </w:rPr>
          <w:t xml:space="preserve"> where </w:t>
        </w:r>
      </w:ins>
      <w:ins w:id="190" w:author="My Luong Vuong" w:date="2025-02-07T16:09:00Z">
        <w:r w:rsidR="009E01E4">
          <w:rPr>
            <w:lang w:val="en-US"/>
          </w:rPr>
          <w:t xml:space="preserve">the predictors were the </w:t>
        </w:r>
      </w:ins>
      <w:ins w:id="191" w:author="My Luong Vuong" w:date="2025-02-07T16:11:00Z">
        <w:r w:rsidR="006E7932">
          <w:rPr>
            <w:lang w:val="en-US"/>
          </w:rPr>
          <w:t xml:space="preserve">individual </w:t>
        </w:r>
      </w:ins>
      <w:ins w:id="192" w:author="My Luong Vuong" w:date="2025-02-07T16:09:00Z">
        <w:r w:rsidR="009E01E4">
          <w:rPr>
            <w:lang w:val="en-US"/>
          </w:rPr>
          <w:t>estimated CL and V</w:t>
        </w:r>
        <w:r w:rsidR="009E01E4" w:rsidRPr="009E01E4">
          <w:rPr>
            <w:vertAlign w:val="subscript"/>
            <w:lang w:val="en-US"/>
            <w:rPrChange w:id="193" w:author="My Luong Vuong" w:date="2025-02-07T16:09:00Z">
              <w:rPr>
                <w:lang w:val="en-US"/>
              </w:rPr>
            </w:rPrChange>
          </w:rPr>
          <w:t>d</w:t>
        </w:r>
        <w:r w:rsidR="009E01E4">
          <w:rPr>
            <w:lang w:val="en-US"/>
          </w:rPr>
          <w:t>,</w:t>
        </w:r>
      </w:ins>
      <w:ins w:id="194" w:author="My Luong Vuong" w:date="2025-02-07T16:11:00Z">
        <w:r w:rsidR="006E7932">
          <w:rPr>
            <w:lang w:val="en-US"/>
          </w:rPr>
          <w:t xml:space="preserve"> age</w:t>
        </w:r>
        <w:r w:rsidR="00CF1128">
          <w:rPr>
            <w:lang w:val="en-US"/>
          </w:rPr>
          <w:t>,</w:t>
        </w:r>
        <w:r w:rsidR="006E7932">
          <w:rPr>
            <w:lang w:val="en-US"/>
          </w:rPr>
          <w:t xml:space="preserve"> and sex,</w:t>
        </w:r>
      </w:ins>
      <w:r w:rsidR="007041A8">
        <w:rPr>
          <w:lang w:val="en-US"/>
        </w:rPr>
        <w:t xml:space="preserve"> </w:t>
      </w:r>
      <w:ins w:id="195" w:author="My Luong Vuong" w:date="2025-02-08T18:25:00Z">
        <w:r w:rsidR="007A4ED0">
          <w:rPr>
            <w:lang w:val="en-US"/>
          </w:rPr>
          <w:t>following</w:t>
        </w:r>
      </w:ins>
      <w:ins w:id="196" w:author="My Luong Vuong" w:date="2025-02-07T16:11:00Z">
        <w:r w:rsidR="00112C27">
          <w:rPr>
            <w:lang w:val="en-US"/>
          </w:rPr>
          <w:t xml:space="preserve"> a similar approach by </w:t>
        </w:r>
      </w:ins>
      <w:ins w:id="197" w:author="My Luong Vuong" w:date="2025-02-07T16:13:00Z">
        <w:r w:rsidR="006F7544" w:rsidRPr="006F7544">
          <w:rPr>
            <w:lang w:val="en-US"/>
          </w:rPr>
          <w:t xml:space="preserve">Johansson </w:t>
        </w:r>
        <w:r w:rsidR="006F7544">
          <w:rPr>
            <w:lang w:val="en-US"/>
          </w:rPr>
          <w:t>et al</w:t>
        </w:r>
        <w:r w:rsidR="00965E4B">
          <w:rPr>
            <w:lang w:val="en-US"/>
          </w:rPr>
          <w:t>.</w:t>
        </w:r>
      </w:ins>
      <w:r w:rsidR="002B6E02">
        <w:rPr>
          <w:lang w:val="en-US"/>
        </w:rPr>
        <w:fldChar w:fldCharType="begin"/>
      </w:r>
      <w:r w:rsidR="002B6E02">
        <w:rPr>
          <w:lang w:val="en-US"/>
        </w:rPr>
        <w:instrText xml:space="preserve"> ADDIN EN.CITE &lt;EndNote&gt;&lt;Cite&gt;&lt;Author&gt;Johansson&lt;/Author&gt;&lt;Year&gt;2013&lt;/Year&gt;&lt;RecNum&gt;71&lt;/RecNum&gt;&lt;DisplayText&gt;&lt;style face="superscript"&gt;1&lt;/style&gt;&lt;/DisplayText&gt;&lt;record&gt;&lt;rec-number&gt;71&lt;/rec-number&gt;&lt;foreign-keys&gt;&lt;key app="EN" db-id="ss92raaewt9rt0e55p6pe9ah5fa2r9tvxxwp" timestamp="1728917924"&gt;71&lt;/key&gt;&lt;/foreign-keys&gt;&lt;ref-type name="Journal Article"&gt;17&lt;/ref-type&gt;&lt;contributors&gt;&lt;authors&gt;&lt;author&gt;Johansson, Åsa M.&lt;/author&gt;&lt;author&gt;Karlsson, Mats O.&lt;/author&gt;&lt;/authors&gt;&lt;/contributors&gt;&lt;titles&gt;&lt;title&gt;Multiple Imputation of Missing Covariates in NONMEM and Evaluation of the Method’s Sensitivity to η-Shrinkage&lt;/title&gt;&lt;secondary-title&gt;The AAPS Journal&lt;/secondary-title&gt;&lt;/titles&gt;&lt;periodical&gt;&lt;full-title&gt;The AAPS Journal&lt;/full-title&gt;&lt;/periodical&gt;&lt;pages&gt;1035-1042&lt;/pages&gt;&lt;volume&gt;15&lt;/volume&gt;&lt;number&gt;4&lt;/number&gt;&lt;dates&gt;&lt;year&gt;2013&lt;/year&gt;&lt;pub-dates&gt;&lt;date&gt;2013/10/01&lt;/date&gt;&lt;/pub-dates&gt;&lt;/dates&gt;&lt;isbn&gt;1550-7416&lt;/isbn&gt;&lt;urls&gt;&lt;related-urls&gt;&lt;url&gt;https://doi.org/10.1208/s12248-013-9508-0&lt;/url&gt;&lt;/related-urls&gt;&lt;/urls&gt;&lt;electronic-resource-num&gt;10.1208/s12248-013-9508-0&lt;/electronic-resource-num&gt;&lt;/record&gt;&lt;/Cite&gt;&lt;/EndNote&gt;</w:instrText>
      </w:r>
      <w:r w:rsidR="002B6E02">
        <w:rPr>
          <w:lang w:val="en-US"/>
        </w:rPr>
        <w:fldChar w:fldCharType="separate"/>
      </w:r>
      <w:r w:rsidR="002B6E02" w:rsidRPr="002B6E02">
        <w:rPr>
          <w:noProof/>
          <w:vertAlign w:val="superscript"/>
          <w:lang w:val="en-US"/>
        </w:rPr>
        <w:t>1</w:t>
      </w:r>
      <w:r w:rsidR="002B6E02">
        <w:rPr>
          <w:lang w:val="en-US"/>
        </w:rPr>
        <w:fldChar w:fldCharType="end"/>
      </w:r>
      <w:ins w:id="198" w:author="My Luong Vuong" w:date="2025-02-07T16:14:00Z">
        <w:r w:rsidR="00965E4B">
          <w:rPr>
            <w:lang w:val="en-US"/>
          </w:rPr>
          <w:t xml:space="preserve"> </w:t>
        </w:r>
      </w:ins>
      <w:r w:rsidR="007041A8">
        <w:rPr>
          <w:lang w:val="en-US"/>
        </w:rPr>
        <w:t>The MI technique we</w:t>
      </w:r>
      <w:del w:id="199" w:author="My Luong Vuong" w:date="2025-02-07T16:15:00Z">
        <w:r w:rsidR="007041A8" w:rsidDel="00E65CED">
          <w:rPr>
            <w:lang w:val="en-US"/>
          </w:rPr>
          <w:delText xml:space="preserve"> </w:delText>
        </w:r>
      </w:del>
      <w:ins w:id="200" w:author="My Luong Vuong" w:date="2025-02-07T16:16:00Z">
        <w:r w:rsidR="004F1EEC">
          <w:rPr>
            <w:lang w:val="en-US"/>
          </w:rPr>
          <w:t xml:space="preserve"> </w:t>
        </w:r>
      </w:ins>
      <w:r w:rsidR="007041A8">
        <w:rPr>
          <w:lang w:val="en-US"/>
        </w:rPr>
        <w:t>used</w:t>
      </w:r>
      <w:r w:rsidR="007041A8" w:rsidRPr="003D1343">
        <w:rPr>
          <w:lang w:val="en-US"/>
        </w:rPr>
        <w:t xml:space="preserve"> </w:t>
      </w:r>
      <w:r w:rsidR="007041A8">
        <w:rPr>
          <w:lang w:val="en-US"/>
        </w:rPr>
        <w:t xml:space="preserve">was </w:t>
      </w:r>
      <w:del w:id="201" w:author="My Luong Vuong" w:date="2025-02-07T16:17:00Z">
        <w:r w:rsidR="007041A8" w:rsidDel="00CA2ABC">
          <w:rPr>
            <w:lang w:val="en-US"/>
          </w:rPr>
          <w:delText>stochastic imputation</w:delText>
        </w:r>
      </w:del>
      <w:ins w:id="202" w:author="My Luong Vuong" w:date="2025-02-09T15:58:00Z">
        <w:r w:rsidR="00C84EFF">
          <w:rPr>
            <w:lang w:val="en-US"/>
          </w:rPr>
          <w:t>PMM</w:t>
        </w:r>
      </w:ins>
      <w:r w:rsidR="007041A8">
        <w:rPr>
          <w:lang w:val="en-US"/>
        </w:rPr>
        <w:t xml:space="preserve"> with </w:t>
      </w:r>
      <w:r w:rsidR="007041A8" w:rsidRPr="003D1343">
        <w:rPr>
          <w:lang w:val="en-US"/>
        </w:rPr>
        <w:t xml:space="preserve">R </w:t>
      </w:r>
      <w:r w:rsidR="007041A8" w:rsidRPr="008D57C8">
        <w:rPr>
          <w:i/>
          <w:iCs/>
          <w:lang w:val="en-US"/>
        </w:rPr>
        <w:t>mice.impute.</w:t>
      </w:r>
      <w:del w:id="203" w:author="My Luong Vuong" w:date="2025-02-07T16:17:00Z">
        <w:r w:rsidR="007041A8" w:rsidRPr="008D57C8" w:rsidDel="00E11192">
          <w:rPr>
            <w:i/>
            <w:iCs/>
            <w:lang w:val="en-US"/>
          </w:rPr>
          <w:delText>norm</w:delText>
        </w:r>
        <w:r w:rsidR="007041A8" w:rsidRPr="003D1343" w:rsidDel="00E11192">
          <w:rPr>
            <w:lang w:val="en-US"/>
          </w:rPr>
          <w:delText xml:space="preserve"> </w:delText>
        </w:r>
      </w:del>
      <w:ins w:id="204" w:author="My Luong Vuong" w:date="2025-02-07T16:17:00Z">
        <w:r w:rsidR="00E11192">
          <w:rPr>
            <w:i/>
            <w:iCs/>
            <w:lang w:val="en-US"/>
          </w:rPr>
          <w:t>pmm</w:t>
        </w:r>
        <w:r w:rsidR="00E11192" w:rsidRPr="003D1343">
          <w:rPr>
            <w:lang w:val="en-US"/>
          </w:rPr>
          <w:t xml:space="preserve"> </w:t>
        </w:r>
      </w:ins>
      <w:r w:rsidR="007041A8" w:rsidRPr="003D1343">
        <w:rPr>
          <w:lang w:val="en-US"/>
        </w:rPr>
        <w:t>function</w:t>
      </w:r>
      <w:r w:rsidR="007041A8">
        <w:rPr>
          <w:lang w:val="en-US"/>
        </w:rPr>
        <w:t>.</w:t>
      </w:r>
      <w:r w:rsidR="007041A8">
        <w:rPr>
          <w:lang w:val="en-US"/>
        </w:rPr>
        <w:fldChar w:fldCharType="begin"/>
      </w:r>
      <w:r w:rsidR="004866FE">
        <w:rPr>
          <w:lang w:val="en-US"/>
        </w:rPr>
        <w:instrText xml:space="preserve"> ADDIN EN.CITE &lt;EndNote&gt;&lt;Cite&gt;&lt;Author&gt;van Buuren&lt;/Author&gt;&lt;Year&gt;2011&lt;/Year&gt;&lt;RecNum&gt;75&lt;/RecNum&gt;&lt;DisplayText&gt;&lt;style face="superscript"&gt;17&lt;/style&gt;&lt;/DisplayText&gt;&lt;record&gt;&lt;rec-number&gt;75&lt;/rec-number&gt;&lt;foreign-keys&gt;&lt;key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7041A8">
        <w:rPr>
          <w:lang w:val="en-US"/>
        </w:rPr>
        <w:fldChar w:fldCharType="separate"/>
      </w:r>
      <w:r w:rsidR="004866FE" w:rsidRPr="004866FE">
        <w:rPr>
          <w:noProof/>
          <w:vertAlign w:val="superscript"/>
          <w:lang w:val="en-US"/>
        </w:rPr>
        <w:t>17</w:t>
      </w:r>
      <w:r w:rsidR="007041A8">
        <w:rPr>
          <w:lang w:val="en-US"/>
        </w:rPr>
        <w:fldChar w:fldCharType="end"/>
      </w:r>
      <w:r w:rsidR="007041A8">
        <w:rPr>
          <w:lang w:val="en-US"/>
        </w:rPr>
        <w:t xml:space="preserve"> </w:t>
      </w:r>
      <w:r w:rsidR="00C365B3">
        <w:rPr>
          <w:lang w:val="en-US"/>
        </w:rPr>
        <w:t xml:space="preserve">We </w:t>
      </w:r>
      <w:r w:rsidR="00101BDE" w:rsidRPr="00A546CD">
        <w:rPr>
          <w:lang w:val="en-US"/>
        </w:rPr>
        <w:t>generated</w:t>
      </w:r>
      <w:r w:rsidR="00101BDE">
        <w:rPr>
          <w:lang w:val="en-US"/>
        </w:rPr>
        <w:t xml:space="preserve"> </w:t>
      </w:r>
      <w:r w:rsidR="002C2B20">
        <w:rPr>
          <w:lang w:val="en-US"/>
        </w:rPr>
        <w:t>2</w:t>
      </w:r>
      <w:r w:rsidRPr="00A546CD">
        <w:rPr>
          <w:lang w:val="en-US"/>
        </w:rPr>
        <w:t xml:space="preserve">0, </w:t>
      </w:r>
      <w:r w:rsidR="00DF4C15">
        <w:rPr>
          <w:lang w:val="en-US"/>
        </w:rPr>
        <w:t>3</w:t>
      </w:r>
      <w:r w:rsidRPr="00A546CD">
        <w:rPr>
          <w:lang w:val="en-US"/>
        </w:rPr>
        <w:t xml:space="preserve">0, </w:t>
      </w:r>
      <w:r w:rsidR="000B7714">
        <w:rPr>
          <w:lang w:val="en-US"/>
        </w:rPr>
        <w:t>45, 70</w:t>
      </w:r>
      <w:r w:rsidR="00101BDE">
        <w:rPr>
          <w:lang w:val="en-US"/>
        </w:rPr>
        <w:t>,</w:t>
      </w:r>
      <w:r w:rsidR="000B7714">
        <w:rPr>
          <w:lang w:val="en-US"/>
        </w:rPr>
        <w:t xml:space="preserve"> and 105</w:t>
      </w:r>
      <w:r w:rsidRPr="00A546CD">
        <w:rPr>
          <w:lang w:val="en-US"/>
        </w:rPr>
        <w:t xml:space="preserve"> </w:t>
      </w:r>
      <w:r w:rsidR="00C44B95">
        <w:rPr>
          <w:lang w:val="en-US"/>
        </w:rPr>
        <w:t xml:space="preserve">multiply </w:t>
      </w:r>
      <w:r w:rsidR="005C4BCD">
        <w:rPr>
          <w:lang w:val="en-US"/>
        </w:rPr>
        <w:t>imputed</w:t>
      </w:r>
      <w:r w:rsidR="005C4BCD" w:rsidRPr="00A546CD">
        <w:rPr>
          <w:lang w:val="en-US"/>
        </w:rPr>
        <w:t xml:space="preserve"> </w:t>
      </w:r>
      <w:r w:rsidRPr="00A546CD">
        <w:rPr>
          <w:lang w:val="en-US"/>
        </w:rPr>
        <w:t>datasets</w:t>
      </w:r>
      <w:r w:rsidR="006B0123">
        <w:rPr>
          <w:lang w:val="en-US"/>
        </w:rPr>
        <w:t xml:space="preserve"> to </w:t>
      </w:r>
      <w:r w:rsidR="000724BF">
        <w:rPr>
          <w:lang w:val="en-US"/>
        </w:rPr>
        <w:t xml:space="preserve">handle </w:t>
      </w:r>
      <w:r w:rsidR="006B0123">
        <w:rPr>
          <w:lang w:val="en-US"/>
        </w:rPr>
        <w:t xml:space="preserve">incomplete datasets with </w:t>
      </w:r>
      <w:r w:rsidR="00136BB0" w:rsidRPr="00136BB0">
        <w:rPr>
          <w:lang w:val="en-US"/>
        </w:rPr>
        <w:t>6.25%, 12.5%, 25%, 50%, and 75% BW</w:t>
      </w:r>
      <w:r w:rsidR="00136BB0">
        <w:rPr>
          <w:lang w:val="en-US"/>
        </w:rPr>
        <w:t xml:space="preserve"> missing</w:t>
      </w:r>
      <w:r w:rsidR="00D42F0E">
        <w:rPr>
          <w:lang w:val="en-US"/>
        </w:rPr>
        <w:t>, respectively</w:t>
      </w:r>
      <w:r w:rsidR="00136BB0">
        <w:rPr>
          <w:lang w:val="en-US"/>
        </w:rPr>
        <w:t>.</w:t>
      </w:r>
      <w:r w:rsidR="00067D11">
        <w:rPr>
          <w:lang w:val="en-US"/>
        </w:rPr>
        <w:t xml:space="preserve"> </w:t>
      </w:r>
      <w:r w:rsidR="00EE45E2">
        <w:rPr>
          <w:lang w:val="en-US"/>
        </w:rPr>
        <w:t>This ensures</w:t>
      </w:r>
      <w:r w:rsidR="00EE45E2" w:rsidRPr="00A546CD">
        <w:rPr>
          <w:lang w:val="en-US"/>
        </w:rPr>
        <w:t xml:space="preserve"> </w:t>
      </w:r>
      <w:r w:rsidR="00C27DAB">
        <w:rPr>
          <w:lang w:val="en-US"/>
        </w:rPr>
        <w:t xml:space="preserve">that the number of </w:t>
      </w:r>
      <w:r w:rsidR="00802843">
        <w:rPr>
          <w:lang w:val="en-US"/>
        </w:rPr>
        <w:t xml:space="preserve">converged models </w:t>
      </w:r>
      <w:r w:rsidR="00731FF4">
        <w:rPr>
          <w:lang w:val="en-US"/>
        </w:rPr>
        <w:t xml:space="preserve">is </w:t>
      </w:r>
      <w:r w:rsidR="00802843">
        <w:rPr>
          <w:lang w:val="en-US"/>
        </w:rPr>
        <w:t xml:space="preserve">at least equal </w:t>
      </w:r>
      <w:r w:rsidR="006A181B">
        <w:rPr>
          <w:lang w:val="en-US"/>
        </w:rPr>
        <w:t>to the percentage of data missing</w:t>
      </w:r>
      <w:r>
        <w:rPr>
          <w:lang w:val="en-US"/>
        </w:rPr>
        <w:t>.</w:t>
      </w:r>
      <w:r w:rsidR="006B752B">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6B752B">
        <w:rPr>
          <w:lang w:val="en-US"/>
        </w:rPr>
        <w:fldChar w:fldCharType="separate"/>
      </w:r>
      <w:r w:rsidR="004866FE" w:rsidRPr="004866FE">
        <w:rPr>
          <w:noProof/>
          <w:vertAlign w:val="superscript"/>
          <w:lang w:val="en-US"/>
        </w:rPr>
        <w:t>21</w:t>
      </w:r>
      <w:r w:rsidR="006B752B">
        <w:rPr>
          <w:lang w:val="en-US"/>
        </w:rPr>
        <w:fldChar w:fldCharType="end"/>
      </w:r>
      <w:r w:rsidR="00086561">
        <w:rPr>
          <w:lang w:val="en-US"/>
        </w:rPr>
        <w:t xml:space="preserve"> </w:t>
      </w:r>
      <w:r w:rsidR="004D5041">
        <w:rPr>
          <w:lang w:val="en-US"/>
        </w:rPr>
        <w:t>We</w:t>
      </w:r>
      <w:r w:rsidR="004D5041" w:rsidRPr="004D5041">
        <w:rPr>
          <w:lang w:val="en-US"/>
        </w:rPr>
        <w:t xml:space="preserve"> </w:t>
      </w:r>
      <w:r w:rsidR="00DA7106">
        <w:rPr>
          <w:lang w:val="en-US"/>
        </w:rPr>
        <w:t xml:space="preserve">then </w:t>
      </w:r>
      <w:r w:rsidR="004D5041" w:rsidRPr="004D5041">
        <w:rPr>
          <w:lang w:val="en-US"/>
        </w:rPr>
        <w:t>fit</w:t>
      </w:r>
      <w:r w:rsidR="004D5041">
        <w:rPr>
          <w:lang w:val="en-US"/>
        </w:rPr>
        <w:t>ted</w:t>
      </w:r>
      <w:r w:rsidR="004D5041" w:rsidRPr="004D5041">
        <w:rPr>
          <w:lang w:val="en-US"/>
        </w:rPr>
        <w:t xml:space="preserve"> </w:t>
      </w:r>
      <w:r w:rsidR="00406E8A">
        <w:rPr>
          <w:lang w:val="en-US"/>
        </w:rPr>
        <w:t>a</w:t>
      </w:r>
      <w:r w:rsidR="004D5041" w:rsidRPr="004D5041">
        <w:rPr>
          <w:lang w:val="en-US"/>
        </w:rPr>
        <w:t xml:space="preserve"> popPK model to each </w:t>
      </w:r>
      <w:r w:rsidR="00730861">
        <w:rPr>
          <w:lang w:val="en-US"/>
        </w:rPr>
        <w:t xml:space="preserve">multiply </w:t>
      </w:r>
      <w:r w:rsidR="004D5041" w:rsidRPr="004D5041">
        <w:rPr>
          <w:lang w:val="en-US"/>
        </w:rPr>
        <w:t>imputed dataset, after which</w:t>
      </w:r>
      <w:r w:rsidR="003B7834">
        <w:rPr>
          <w:lang w:val="en-US"/>
        </w:rPr>
        <w:t xml:space="preserve"> we</w:t>
      </w:r>
      <w:r w:rsidR="003B7834" w:rsidRPr="004D5041">
        <w:rPr>
          <w:lang w:val="en-US"/>
        </w:rPr>
        <w:t xml:space="preserve"> pooled</w:t>
      </w:r>
      <w:r w:rsidR="004D5041" w:rsidRPr="004D5041">
        <w:rPr>
          <w:lang w:val="en-US"/>
        </w:rPr>
        <w:t xml:space="preserve"> </w:t>
      </w:r>
      <w:r w:rsidR="00E42675">
        <w:rPr>
          <w:lang w:val="en-US"/>
        </w:rPr>
        <w:t xml:space="preserve">the </w:t>
      </w:r>
      <w:r w:rsidR="004D5041" w:rsidRPr="004D5041">
        <w:rPr>
          <w:lang w:val="en-US"/>
        </w:rPr>
        <w:t>parameter</w:t>
      </w:r>
      <w:r w:rsidR="00E51BD8">
        <w:rPr>
          <w:lang w:val="en-US"/>
        </w:rPr>
        <w:t xml:space="preserve"> estimates</w:t>
      </w:r>
      <w:r w:rsidR="004D5041" w:rsidRPr="004D5041">
        <w:rPr>
          <w:lang w:val="en-US"/>
        </w:rPr>
        <w:t xml:space="preserve"> of</w:t>
      </w:r>
      <w:r w:rsidR="00D36A2E">
        <w:rPr>
          <w:lang w:val="en-US"/>
        </w:rPr>
        <w:t xml:space="preserve"> the</w:t>
      </w:r>
      <w:r w:rsidR="004D5041" w:rsidRPr="004D5041">
        <w:rPr>
          <w:lang w:val="en-US"/>
        </w:rPr>
        <w:t xml:space="preserve"> converged models into one </w:t>
      </w:r>
      <w:r w:rsidR="00166D5F">
        <w:rPr>
          <w:lang w:val="en-US"/>
        </w:rPr>
        <w:t>inference</w:t>
      </w:r>
      <w:r w:rsidR="004D5041" w:rsidRPr="004D5041">
        <w:rPr>
          <w:lang w:val="en-US"/>
        </w:rPr>
        <w:t xml:space="preserve"> using Rubin’s rule</w:t>
      </w:r>
      <w:r w:rsidR="00493FF1">
        <w:rPr>
          <w:lang w:val="en-US"/>
        </w:rPr>
        <w:t>.</w:t>
      </w:r>
      <w:r w:rsidR="00E42675">
        <w:rPr>
          <w:lang w:val="en-US"/>
        </w:rPr>
        <w:fldChar w:fldCharType="begin"/>
      </w:r>
      <w:r w:rsidR="004866FE">
        <w:rPr>
          <w:lang w:val="en-US"/>
        </w:rPr>
        <w:instrText xml:space="preserve"> ADDIN EN.CITE &lt;EndNote&gt;&lt;Cite&gt;&lt;Author&gt;White&lt;/Author&gt;&lt;Year&gt;2011&lt;/Year&gt;&lt;RecNum&gt;19&lt;/RecNum&gt;&lt;DisplayText&gt;&lt;style face="superscript"&gt;21&lt;/style&gt;&lt;/DisplayText&gt;&lt;record&gt;&lt;rec-number&gt;19&lt;/rec-number&gt;&lt;foreign-keys&gt;&lt;key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E42675">
        <w:rPr>
          <w:lang w:val="en-US"/>
        </w:rPr>
        <w:fldChar w:fldCharType="separate"/>
      </w:r>
      <w:r w:rsidR="004866FE" w:rsidRPr="004866FE">
        <w:rPr>
          <w:noProof/>
          <w:vertAlign w:val="superscript"/>
          <w:lang w:val="en-US"/>
        </w:rPr>
        <w:t>21</w:t>
      </w:r>
      <w:r w:rsidR="00E42675">
        <w:rPr>
          <w:lang w:val="en-US"/>
        </w:rPr>
        <w:fldChar w:fldCharType="end"/>
      </w:r>
      <w:r w:rsidR="00DE0F36">
        <w:rPr>
          <w:lang w:val="en-US"/>
        </w:rPr>
        <w:t xml:space="preserve"> </w:t>
      </w:r>
      <w:r w:rsidR="00DE0F36" w:rsidRPr="004E4862">
        <w:rPr>
          <w:lang w:val="en-US"/>
        </w:rPr>
        <w:t>We did</w:t>
      </w:r>
      <w:r w:rsidR="00DE0F36">
        <w:rPr>
          <w:lang w:val="en-US"/>
        </w:rPr>
        <w:t xml:space="preserve"> MI</w:t>
      </w:r>
      <w:r w:rsidR="00DE0F36" w:rsidRPr="004E4862">
        <w:rPr>
          <w:lang w:val="en-US"/>
        </w:rPr>
        <w:t xml:space="preserve"> 30 times</w:t>
      </w:r>
      <w:r w:rsidR="00DE0F36">
        <w:rPr>
          <w:lang w:val="en-US"/>
        </w:rPr>
        <w:t xml:space="preserve"> for each </w:t>
      </w:r>
      <w:r w:rsidR="00E61A7E">
        <w:rPr>
          <w:lang w:val="en-US"/>
        </w:rPr>
        <w:t>incomplete dataset</w:t>
      </w:r>
      <w:r w:rsidR="00DE0F36" w:rsidRPr="004E4862">
        <w:rPr>
          <w:lang w:val="en-US"/>
        </w:rPr>
        <w:t xml:space="preserve"> </w:t>
      </w:r>
      <w:r w:rsidR="00DE0F36">
        <w:rPr>
          <w:lang w:val="en-US"/>
        </w:rPr>
        <w:t>(Figure</w:t>
      </w:r>
      <w:r w:rsidR="00311439">
        <w:rPr>
          <w:lang w:val="en-US"/>
        </w:rPr>
        <w:t> </w:t>
      </w:r>
      <w:r w:rsidR="00DE0F36">
        <w:rPr>
          <w:lang w:val="en-US"/>
        </w:rPr>
        <w:t>2)</w:t>
      </w:r>
      <w:r w:rsidR="00A373B9">
        <w:rPr>
          <w:lang w:val="en-US"/>
        </w:rPr>
        <w:t xml:space="preserve"> </w:t>
      </w:r>
      <w:r w:rsidR="00A373B9" w:rsidRPr="00A373B9">
        <w:rPr>
          <w:lang w:val="en-US"/>
        </w:rPr>
        <w:t>and then derived the median parameter estimate from these 30 imputed sets</w:t>
      </w:r>
      <w:r w:rsidR="00DE0F36" w:rsidRPr="004E4862">
        <w:rPr>
          <w:lang w:val="en-US"/>
        </w:rPr>
        <w:t>.</w:t>
      </w:r>
      <w:r w:rsidR="003C1BEF">
        <w:rPr>
          <w:lang w:val="en-US"/>
        </w:rPr>
        <w:t xml:space="preserve"> </w:t>
      </w:r>
      <w:r w:rsidR="003C1BEF" w:rsidRPr="003C1BEF">
        <w:rPr>
          <w:lang w:val="en-US"/>
        </w:rPr>
        <w:t xml:space="preserve">All popPK analyses were performed in </w:t>
      </w:r>
      <w:r w:rsidR="006B78CA">
        <w:rPr>
          <w:lang w:val="en-US"/>
        </w:rPr>
        <w:t>nlmixr2</w:t>
      </w:r>
      <w:r w:rsidR="002C2E78">
        <w:rPr>
          <w:lang w:val="en-US"/>
        </w:rPr>
        <w:t xml:space="preserve"> version </w:t>
      </w:r>
      <w:ins w:id="205" w:author="My Luong Vuong" w:date="2025-02-07T16:19:00Z">
        <w:r w:rsidR="000D73D7">
          <w:rPr>
            <w:lang w:val="en-US"/>
          </w:rPr>
          <w:t>3</w:t>
        </w:r>
      </w:ins>
      <w:del w:id="206" w:author="My Luong Vuong" w:date="2025-02-07T16:19:00Z">
        <w:r w:rsidR="002C2E78" w:rsidDel="000D73D7">
          <w:rPr>
            <w:lang w:val="en-US"/>
          </w:rPr>
          <w:delText>2</w:delText>
        </w:r>
      </w:del>
      <w:r w:rsidR="002C2E78">
        <w:rPr>
          <w:lang w:val="en-US"/>
        </w:rPr>
        <w:t>.</w:t>
      </w:r>
      <w:del w:id="207" w:author="My Luong Vuong" w:date="2025-02-07T16:19:00Z">
        <w:r w:rsidR="002C2E78" w:rsidDel="000D73D7">
          <w:rPr>
            <w:lang w:val="en-US"/>
          </w:rPr>
          <w:delText>1</w:delText>
        </w:r>
      </w:del>
      <w:ins w:id="208" w:author="My Luong Vuong" w:date="2025-02-07T16:19:00Z">
        <w:r w:rsidR="000D73D7">
          <w:rPr>
            <w:lang w:val="en-US"/>
          </w:rPr>
          <w:t>0</w:t>
        </w:r>
      </w:ins>
      <w:r w:rsidR="002C2E78">
        <w:rPr>
          <w:lang w:val="en-US"/>
        </w:rPr>
        <w:t>.</w:t>
      </w:r>
      <w:del w:id="209" w:author="My Luong Vuong" w:date="2025-02-07T16:19:00Z">
        <w:r w:rsidR="002C2E78" w:rsidDel="000D73D7">
          <w:rPr>
            <w:lang w:val="en-US"/>
          </w:rPr>
          <w:delText>2</w:delText>
        </w:r>
      </w:del>
      <w:ins w:id="210" w:author="My Luong Vuong" w:date="2025-02-07T16:19:00Z">
        <w:r w:rsidR="000D73D7">
          <w:rPr>
            <w:lang w:val="en-US"/>
          </w:rPr>
          <w:t>1</w:t>
        </w:r>
      </w:ins>
      <w:ins w:id="211" w:author="My Luong Vuong" w:date="2025-01-24T16:27:00Z">
        <w:r w:rsidR="00177BFD">
          <w:rPr>
            <w:lang w:val="en-US"/>
          </w:rPr>
          <w:t xml:space="preserve">, </w:t>
        </w:r>
      </w:ins>
      <w:ins w:id="212" w:author="My Luong Vuong" w:date="2025-01-24T16:29:00Z">
        <w:r w:rsidR="00300F78" w:rsidRPr="00300F78">
          <w:rPr>
            <w:lang w:val="en-US"/>
          </w:rPr>
          <w:t xml:space="preserve">employing the first-order conditional estimation with interaction </w:t>
        </w:r>
      </w:ins>
      <w:ins w:id="213" w:author="My Luong Vuong" w:date="2025-01-24T16:30:00Z">
        <w:r w:rsidR="004C537C">
          <w:rPr>
            <w:lang w:val="en-US"/>
          </w:rPr>
          <w:t>estimation method</w:t>
        </w:r>
      </w:ins>
      <w:r w:rsidR="003C1BEF" w:rsidRPr="003C1BEF">
        <w:rPr>
          <w:lang w:val="en-US"/>
        </w:rPr>
        <w:t>.</w:t>
      </w:r>
      <w:r w:rsidR="008E4F37">
        <w:rPr>
          <w:lang w:val="en-US"/>
        </w:rPr>
        <w:fldChar w:fldCharType="begin"/>
      </w:r>
      <w:r w:rsidR="004866FE">
        <w:rPr>
          <w:lang w:val="en-US"/>
        </w:rPr>
        <w:instrText xml:space="preserve"> ADDIN EN.CITE &lt;EndNote&gt;&lt;Cite&gt;&lt;Author&gt;Fidler&lt;/Author&gt;&lt;Year&gt;2019&lt;/Year&gt;&lt;RecNum&gt;51&lt;/RecNum&gt;&lt;DisplayText&gt;&lt;style face="superscript"&gt;53&lt;/style&gt;&lt;/DisplayText&gt;&lt;record&gt;&lt;rec-number&gt;51&lt;/rec-number&gt;&lt;foreign-keys&gt;&lt;key app="EN" db-id="ss92raaewt9rt0e55p6pe9ah5fa2r9tvxxwp" timestamp="1727169921"&gt;51&lt;/key&gt;&lt;/foreign-keys&gt;&lt;ref-type name="Journal Article"&gt;17&lt;/ref-type&gt;&lt;contributors&gt;&lt;authors&gt;&lt;author&gt;Fidler, Matthew&lt;/author&gt;&lt;author&gt;Wilkins, Justin J.&lt;/author&gt;&lt;author&gt;Hooijmaijers, Richard&lt;/author&gt;&lt;author&gt;Post, Teun M.&lt;/author&gt;&lt;author&gt;Schoemaker, Rik&lt;/author&gt;&lt;author&gt;Trame, Mirjam N.&lt;/author&gt;&lt;author&gt;Xiong, Yuan&lt;/author&gt;&lt;author&gt;Wang, Wenping&lt;/author&gt;&lt;/authors&gt;&lt;/contributors&gt;&lt;titles&gt;&lt;title&gt;Nonlinear Mixed-Effects Model Development and Simulation Using nlmixr and Related R Open-Source Packages&lt;/title&gt;&lt;secondary-title&gt;CPT: Pharmacometrics &amp;amp; Systems Pharmacology&lt;/secondary-title&gt;&lt;/titles&gt;&lt;periodical&gt;&lt;full-title&gt;CPT: Pharmacometrics &amp;amp; Systems Pharmacology&lt;/full-title&gt;&lt;/periodical&gt;&lt;pages&gt;621-633&lt;/pages&gt;&lt;volume&gt;8&lt;/volume&gt;&lt;number&gt;9&lt;/number&gt;&lt;dates&gt;&lt;year&gt;2019&lt;/year&gt;&lt;/dates&gt;&lt;isbn&gt;2163-8306&lt;/isbn&gt;&lt;urls&gt;&lt;related-urls&gt;&lt;url&gt;https://ascpt.onlinelibrary.wiley.com/doi/abs/10.1002/psp4.12445&lt;/url&gt;&lt;/related-urls&gt;&lt;/urls&gt;&lt;electronic-resource-num&gt;https://doi.org/10.1002/psp4.12445&lt;/electronic-resource-num&gt;&lt;/record&gt;&lt;/Cite&gt;&lt;/EndNote&gt;</w:instrText>
      </w:r>
      <w:r w:rsidR="008E4F37">
        <w:rPr>
          <w:lang w:val="en-US"/>
        </w:rPr>
        <w:fldChar w:fldCharType="separate"/>
      </w:r>
      <w:r w:rsidR="004866FE" w:rsidRPr="004866FE">
        <w:rPr>
          <w:noProof/>
          <w:vertAlign w:val="superscript"/>
          <w:lang w:val="en-US"/>
        </w:rPr>
        <w:t>53</w:t>
      </w:r>
      <w:r w:rsidR="008E4F37">
        <w:rPr>
          <w:lang w:val="en-US"/>
        </w:rPr>
        <w:fldChar w:fldCharType="end"/>
      </w:r>
      <w:r w:rsidR="00B30B1C">
        <w:rPr>
          <w:lang w:val="en-US"/>
        </w:rPr>
        <w:t xml:space="preserve"> </w:t>
      </w:r>
      <w:r w:rsidR="000D02B1">
        <w:rPr>
          <w:lang w:val="en-US"/>
        </w:rPr>
        <w:t>A diagnostic plot showing the densit</w:t>
      </w:r>
      <w:r w:rsidR="00C20E4A">
        <w:rPr>
          <w:lang w:val="en-US"/>
        </w:rPr>
        <w:t>ies</w:t>
      </w:r>
      <w:r w:rsidR="000D02B1">
        <w:rPr>
          <w:lang w:val="en-US"/>
        </w:rPr>
        <w:t xml:space="preserve"> </w:t>
      </w:r>
      <w:r w:rsidR="001D31EE">
        <w:rPr>
          <w:lang w:val="en-US"/>
        </w:rPr>
        <w:t>of the observed and</w:t>
      </w:r>
      <w:r w:rsidR="0072001C">
        <w:rPr>
          <w:lang w:val="en-US"/>
        </w:rPr>
        <w:t xml:space="preserve"> multiply</w:t>
      </w:r>
      <w:r w:rsidR="001D31EE">
        <w:rPr>
          <w:lang w:val="en-US"/>
        </w:rPr>
        <w:t xml:space="preserve"> imputed BW </w:t>
      </w:r>
      <w:r w:rsidR="0072001C">
        <w:rPr>
          <w:lang w:val="en-US"/>
        </w:rPr>
        <w:t>in a scenario with 50% BW missing</w:t>
      </w:r>
      <w:ins w:id="214" w:author="My Luong Vuong" w:date="2025-02-07T16:19:00Z">
        <w:r w:rsidR="00635CEF">
          <w:rPr>
            <w:lang w:val="en-US"/>
          </w:rPr>
          <w:t xml:space="preserve"> with our first MI approach</w:t>
        </w:r>
      </w:ins>
      <w:r w:rsidR="0072001C">
        <w:rPr>
          <w:lang w:val="en-US"/>
        </w:rPr>
        <w:t xml:space="preserve"> </w:t>
      </w:r>
      <w:r w:rsidR="000B5674">
        <w:rPr>
          <w:lang w:val="en-US"/>
        </w:rPr>
        <w:t>is shown in Figure</w:t>
      </w:r>
      <w:r w:rsidR="00311439">
        <w:rPr>
          <w:lang w:val="en-US"/>
        </w:rPr>
        <w:t> </w:t>
      </w:r>
      <w:ins w:id="215" w:author="My Luong Vuong" w:date="2025-01-28T11:51:00Z">
        <w:r w:rsidR="001D7144">
          <w:rPr>
            <w:lang w:val="en-US"/>
          </w:rPr>
          <w:t>S1</w:t>
        </w:r>
      </w:ins>
      <w:del w:id="216" w:author="My Luong Vuong" w:date="2025-01-28T11:51:00Z">
        <w:r w:rsidR="00F4485D" w:rsidDel="001D7144">
          <w:rPr>
            <w:lang w:val="en-US"/>
          </w:rPr>
          <w:delText>3</w:delText>
        </w:r>
      </w:del>
      <w:r w:rsidR="00F4485D">
        <w:rPr>
          <w:lang w:val="en-US"/>
        </w:rPr>
        <w:t>.</w:t>
      </w:r>
    </w:p>
    <w:p w14:paraId="652F6C78" w14:textId="06EBCC46" w:rsidR="00995701" w:rsidRDefault="004C692A" w:rsidP="00B1428B">
      <w:pPr>
        <w:rPr>
          <w:lang w:val="en-US"/>
        </w:rPr>
      </w:pPr>
      <w:r>
        <w:rPr>
          <w:lang w:val="en-US"/>
        </w:rPr>
        <w:t xml:space="preserve">Example codes </w:t>
      </w:r>
      <w:del w:id="217" w:author="My Luong Vuong" w:date="2025-02-07T16:21:00Z">
        <w:r w:rsidDel="009F4DE1">
          <w:rPr>
            <w:lang w:val="en-US"/>
          </w:rPr>
          <w:delText xml:space="preserve">of </w:delText>
        </w:r>
      </w:del>
      <w:ins w:id="218" w:author="My Luong Vuong" w:date="2025-02-07T16:21:00Z">
        <w:r w:rsidR="009F4DE1">
          <w:rPr>
            <w:lang w:val="en-US"/>
          </w:rPr>
          <w:t xml:space="preserve">for </w:t>
        </w:r>
      </w:ins>
      <w:r>
        <w:rPr>
          <w:lang w:val="en-US"/>
        </w:rPr>
        <w:t>SI and MI</w:t>
      </w:r>
      <w:ins w:id="219" w:author="My Luong Vuong" w:date="2025-02-07T16:20:00Z">
        <w:r w:rsidR="00B94536">
          <w:rPr>
            <w:lang w:val="en-US"/>
          </w:rPr>
          <w:t xml:space="preserve">, </w:t>
        </w:r>
      </w:ins>
      <w:ins w:id="220" w:author="My Luong Vuong" w:date="2025-02-07T16:21:00Z">
        <w:r w:rsidR="004E1236">
          <w:rPr>
            <w:lang w:val="en-US"/>
          </w:rPr>
          <w:t>along with package information,</w:t>
        </w:r>
      </w:ins>
      <w:r w:rsidR="00FC3950">
        <w:rPr>
          <w:lang w:val="en-US"/>
        </w:rPr>
        <w:t xml:space="preserve"> can be found in the </w:t>
      </w:r>
      <w:r w:rsidR="007D3A6C" w:rsidRPr="00670C6E">
        <w:rPr>
          <w:b/>
          <w:bCs/>
          <w:lang w:val="en-US"/>
        </w:rPr>
        <w:t>Supplementary Code and Dataset</w:t>
      </w:r>
      <w:r w:rsidR="007D3A6C">
        <w:rPr>
          <w:lang w:val="en-US"/>
        </w:rPr>
        <w:t>.</w:t>
      </w:r>
    </w:p>
    <w:p w14:paraId="71254485" w14:textId="4A3592DD" w:rsidR="00A92138" w:rsidRDefault="006B4CA5" w:rsidP="00DB5B59">
      <w:pPr>
        <w:pStyle w:val="Heading2"/>
      </w:pPr>
      <w:r>
        <w:t xml:space="preserve">Performance </w:t>
      </w:r>
      <w:r w:rsidR="00C21EA0">
        <w:t>assessment</w:t>
      </w:r>
    </w:p>
    <w:p w14:paraId="13E96559" w14:textId="67C978EC" w:rsidR="005C314D" w:rsidRDefault="00D23424" w:rsidP="00B1428B">
      <w:pPr>
        <w:rPr>
          <w:lang w:val="en-US"/>
        </w:rPr>
      </w:pPr>
      <w:r>
        <w:rPr>
          <w:lang w:val="en-US"/>
        </w:rPr>
        <w:t xml:space="preserve">We assessed model stability </w:t>
      </w:r>
      <w:r w:rsidR="00CD268C">
        <w:rPr>
          <w:lang w:val="en-US"/>
        </w:rPr>
        <w:t>for</w:t>
      </w:r>
      <w:r w:rsidR="00086561">
        <w:rPr>
          <w:lang w:val="en-US"/>
        </w:rPr>
        <w:t xml:space="preserve"> each </w:t>
      </w:r>
      <w:r w:rsidR="00EE580D">
        <w:rPr>
          <w:lang w:val="en-US"/>
        </w:rPr>
        <w:t xml:space="preserve">imputation technique </w:t>
      </w:r>
      <w:r w:rsidR="00397F23">
        <w:rPr>
          <w:lang w:val="en-US"/>
        </w:rPr>
        <w:t xml:space="preserve">by calculating the </w:t>
      </w:r>
      <w:r w:rsidR="00783497">
        <w:rPr>
          <w:lang w:val="en-US"/>
        </w:rPr>
        <w:t>convergence</w:t>
      </w:r>
      <w:r w:rsidR="00397F23">
        <w:rPr>
          <w:lang w:val="en-US"/>
        </w:rPr>
        <w:t xml:space="preserve"> rate. </w:t>
      </w:r>
      <w:r w:rsidR="0027421D">
        <w:rPr>
          <w:lang w:val="en-US"/>
        </w:rPr>
        <w:t>We then compared t</w:t>
      </w:r>
      <w:r w:rsidR="0027421D" w:rsidRPr="00CF4FD4">
        <w:rPr>
          <w:lang w:val="en-US"/>
        </w:rPr>
        <w:t xml:space="preserve">he </w:t>
      </w:r>
      <w:r w:rsidR="00CF4FD4" w:rsidRPr="00CF4FD4">
        <w:rPr>
          <w:lang w:val="en-US"/>
        </w:rPr>
        <w:t>accuracy</w:t>
      </w:r>
      <w:r w:rsidR="00B000E4">
        <w:rPr>
          <w:lang w:val="en-US"/>
        </w:rPr>
        <w:t xml:space="preserve"> </w:t>
      </w:r>
      <w:r w:rsidR="00CF4FD4" w:rsidRPr="00CF4FD4">
        <w:rPr>
          <w:lang w:val="en-US"/>
        </w:rPr>
        <w:t>of covariate effect parameter</w:t>
      </w:r>
      <w:r w:rsidR="00B627C8">
        <w:rPr>
          <w:lang w:val="en-US"/>
        </w:rPr>
        <w:t xml:space="preserve"> point</w:t>
      </w:r>
      <w:r w:rsidR="00CF4FD4" w:rsidRPr="00CF4FD4">
        <w:rPr>
          <w:lang w:val="en-US"/>
        </w:rPr>
        <w:t xml:space="preserve"> estimates</w:t>
      </w:r>
      <w:r w:rsidR="00D3148E">
        <w:rPr>
          <w:lang w:val="en-US"/>
        </w:rPr>
        <w:t xml:space="preserve"> </w:t>
      </w:r>
      <w:r w:rsidR="00CF4FD4" w:rsidRPr="00CF4FD4">
        <w:rPr>
          <w:lang w:val="en-US"/>
        </w:rPr>
        <w:t>from both</w:t>
      </w:r>
      <w:r w:rsidR="008C3FEE">
        <w:rPr>
          <w:lang w:val="en-US"/>
        </w:rPr>
        <w:t xml:space="preserve"> </w:t>
      </w:r>
      <w:r w:rsidR="008C3FEE">
        <w:rPr>
          <w:lang w:val="en-US"/>
        </w:rPr>
        <w:lastRenderedPageBreak/>
        <w:t>SI and MI</w:t>
      </w:r>
      <w:r w:rsidR="00CF4FD4" w:rsidRPr="00CF4FD4">
        <w:rPr>
          <w:lang w:val="en-US"/>
        </w:rPr>
        <w:t xml:space="preserve"> methods using</w:t>
      </w:r>
      <w:r w:rsidR="00C1410B">
        <w:rPr>
          <w:lang w:val="en-US"/>
        </w:rPr>
        <w:t xml:space="preserve"> the</w:t>
      </w:r>
      <w:r w:rsidR="00CF4FD4" w:rsidRPr="00CF4FD4">
        <w:rPr>
          <w:lang w:val="en-US"/>
        </w:rPr>
        <w:t xml:space="preserve"> absolute relative bias</w:t>
      </w:r>
      <w:r w:rsidR="00C1410B">
        <w:rPr>
          <w:lang w:val="en-US"/>
        </w:rPr>
        <w:t xml:space="preserve"> of the</w:t>
      </w:r>
      <w:r w:rsidR="00E916E0">
        <w:rPr>
          <w:lang w:val="en-US"/>
        </w:rPr>
        <w:t xml:space="preserve"> estimate</w:t>
      </w:r>
      <w:r w:rsidR="00CF4FD4" w:rsidRPr="00CF4FD4">
        <w:rPr>
          <w:lang w:val="en-US"/>
        </w:rPr>
        <w:t xml:space="preserve"> (|rBias</w:t>
      </w:r>
      <w:r w:rsidR="00621423">
        <w:rPr>
          <w:lang w:val="en-US"/>
        </w:rPr>
        <w:t>_estimate</w:t>
      </w:r>
      <w:r w:rsidR="00CF4FD4" w:rsidRPr="00CF4FD4">
        <w:rPr>
          <w:lang w:val="en-US"/>
        </w:rPr>
        <w:t>(%)|).</w:t>
      </w:r>
      <w:r w:rsidR="000604D7">
        <w:rPr>
          <w:lang w:val="en-US"/>
        </w:rPr>
        <w:t xml:space="preserve"> </w:t>
      </w:r>
      <w:r w:rsidR="007B0128">
        <w:rPr>
          <w:lang w:val="en-US"/>
        </w:rPr>
        <w:t>Similarly</w:t>
      </w:r>
      <w:r w:rsidR="000604D7">
        <w:rPr>
          <w:lang w:val="en-US"/>
        </w:rPr>
        <w:t>,</w:t>
      </w:r>
      <w:r w:rsidR="00EA6601">
        <w:rPr>
          <w:lang w:val="en-US"/>
        </w:rPr>
        <w:t xml:space="preserve"> </w:t>
      </w:r>
      <w:r w:rsidR="00D56EAA">
        <w:rPr>
          <w:lang w:val="en-US"/>
        </w:rPr>
        <w:t>we</w:t>
      </w:r>
      <w:r w:rsidR="00EA6601">
        <w:rPr>
          <w:lang w:val="en-US"/>
        </w:rPr>
        <w:t xml:space="preserve"> </w:t>
      </w:r>
      <w:r w:rsidR="00196F43">
        <w:rPr>
          <w:lang w:val="en-US"/>
        </w:rPr>
        <w:t>calculated</w:t>
      </w:r>
      <w:r w:rsidR="000604D7">
        <w:rPr>
          <w:lang w:val="en-US"/>
        </w:rPr>
        <w:t xml:space="preserve"> </w:t>
      </w:r>
      <w:r w:rsidR="00196F43">
        <w:rPr>
          <w:lang w:val="en-US"/>
        </w:rPr>
        <w:t>the </w:t>
      </w:r>
      <w:r w:rsidR="00292DB3" w:rsidRPr="00292DB3">
        <w:rPr>
          <w:lang w:val="en-US"/>
        </w:rPr>
        <w:t>absolute relative bias</w:t>
      </w:r>
      <w:r w:rsidR="00E15541">
        <w:rPr>
          <w:lang w:val="en-US"/>
        </w:rPr>
        <w:t xml:space="preserve"> of the</w:t>
      </w:r>
      <w:r w:rsidR="00292DB3" w:rsidRPr="00292DB3">
        <w:rPr>
          <w:lang w:val="en-US"/>
        </w:rPr>
        <w:t xml:space="preserve"> </w:t>
      </w:r>
      <w:r w:rsidR="00EA6601">
        <w:rPr>
          <w:lang w:val="en-US"/>
        </w:rPr>
        <w:t xml:space="preserve">standard error </w:t>
      </w:r>
      <w:r w:rsidR="007F5D2F" w:rsidRPr="00CF4FD4">
        <w:rPr>
          <w:lang w:val="en-US"/>
        </w:rPr>
        <w:t>(|rBias</w:t>
      </w:r>
      <w:r w:rsidR="00144569">
        <w:rPr>
          <w:lang w:val="en-US"/>
        </w:rPr>
        <w:t>_</w:t>
      </w:r>
      <w:r w:rsidR="007F5D2F" w:rsidRPr="0007645B">
        <w:rPr>
          <w:lang w:val="en-US"/>
        </w:rPr>
        <w:t>standard</w:t>
      </w:r>
      <w:r w:rsidR="00461FE4">
        <w:rPr>
          <w:lang w:val="en-US"/>
        </w:rPr>
        <w:t>–</w:t>
      </w:r>
      <w:r w:rsidR="007F5D2F" w:rsidRPr="0007645B">
        <w:rPr>
          <w:lang w:val="en-US"/>
        </w:rPr>
        <w:t>error</w:t>
      </w:r>
      <w:r w:rsidR="007F5D2F" w:rsidRPr="00CF4FD4">
        <w:rPr>
          <w:lang w:val="en-US"/>
        </w:rPr>
        <w:t>(%)|)</w:t>
      </w:r>
      <w:r w:rsidR="00292DB3" w:rsidRPr="00292DB3">
        <w:rPr>
          <w:lang w:val="en-US"/>
        </w:rPr>
        <w:t xml:space="preserve"> </w:t>
      </w:r>
      <w:r w:rsidR="00C87A93">
        <w:rPr>
          <w:lang w:val="en-US"/>
        </w:rPr>
        <w:t xml:space="preserve">to </w:t>
      </w:r>
      <w:r w:rsidR="00B06D04" w:rsidRPr="00B06D04">
        <w:rPr>
          <w:lang w:val="en-US"/>
        </w:rPr>
        <w:t>evaluate each technique’s performance in accurately estimating uncertainty</w:t>
      </w:r>
      <w:r w:rsidR="00500B99">
        <w:rPr>
          <w:lang w:val="en-US"/>
        </w:rPr>
        <w:t>.</w:t>
      </w:r>
      <w:r w:rsidR="00CF4FD4" w:rsidRPr="00CF4FD4">
        <w:rPr>
          <w:lang w:val="en-US"/>
        </w:rPr>
        <w:t xml:space="preserve"> </w:t>
      </w:r>
      <w:r w:rsidR="00F76745">
        <w:rPr>
          <w:lang w:val="en-US"/>
        </w:rPr>
        <w:t>The formulas for</w:t>
      </w:r>
      <w:r w:rsidR="001D71C8">
        <w:rPr>
          <w:lang w:val="en-US"/>
        </w:rPr>
        <w:t xml:space="preserve"> </w:t>
      </w:r>
      <w:r w:rsidR="007C729B">
        <w:rPr>
          <w:lang w:val="en-US"/>
        </w:rPr>
        <w:t>|rBias_estimate(%)|</w:t>
      </w:r>
      <w:r w:rsidR="00F76745">
        <w:rPr>
          <w:lang w:val="en-US"/>
        </w:rPr>
        <w:t xml:space="preserve"> </w:t>
      </w:r>
      <w:r w:rsidR="001D71C8">
        <w:rPr>
          <w:lang w:val="en-US"/>
        </w:rPr>
        <w:t>and</w:t>
      </w:r>
      <w:r w:rsidR="00CF4FD4" w:rsidRPr="00CF4FD4">
        <w:rPr>
          <w:lang w:val="en-US"/>
        </w:rPr>
        <w:t xml:space="preserve"> </w:t>
      </w:r>
      <w:r w:rsidR="007C729B">
        <w:rPr>
          <w:lang w:val="en-US"/>
        </w:rPr>
        <w:t>|rBias_standard–error(%)|</w:t>
      </w:r>
      <w:r w:rsidR="00CF4FD4" w:rsidRPr="00CF4FD4">
        <w:rPr>
          <w:lang w:val="en-US"/>
        </w:rPr>
        <w:t xml:space="preserve"> </w:t>
      </w:r>
      <w:r w:rsidR="00534E65">
        <w:rPr>
          <w:lang w:val="en-US"/>
        </w:rPr>
        <w:t>are as follows</w:t>
      </w:r>
      <w:r w:rsidR="00CF4FD4" w:rsidRPr="00CF4FD4">
        <w:rPr>
          <w:lang w:val="en-US"/>
        </w:rPr>
        <w:t>:</w:t>
      </w:r>
    </w:p>
    <w:p w14:paraId="1A78FD89" w14:textId="3E4E8CBA" w:rsidR="00162D34" w:rsidRPr="002D0D3B" w:rsidRDefault="003C588C" w:rsidP="0036765B">
      <w:pPr>
        <w:jc w:val="center"/>
        <w:rPr>
          <w:rFonts w:eastAsiaTheme="minorEastAsia" w:cs="Times New Roman"/>
          <w:szCs w:val="24"/>
          <w:lang w:val="it-IT"/>
        </w:rPr>
      </w:pPr>
      <m:oMath>
        <m:r>
          <m:rPr>
            <m:nor/>
          </m:rPr>
          <w:rPr>
            <w:rFonts w:cs="Times New Roman"/>
            <w:szCs w:val="24"/>
            <w:lang w:val="it-IT"/>
          </w:rPr>
          <m:t>|rBias_estimate</m:t>
        </m:r>
        <m:d>
          <m:dPr>
            <m:ctrlPr>
              <w:rPr>
                <w:rFonts w:ascii="Cambria Math" w:hAnsi="Cambria Math" w:cs="Times New Roman"/>
                <w:i/>
                <w:szCs w:val="24"/>
              </w:rPr>
            </m:ctrlPr>
          </m:dPr>
          <m:e>
            <m:r>
              <m:rPr>
                <m:nor/>
              </m:rPr>
              <w:rPr>
                <w:rFonts w:cs="Times New Roman"/>
                <w:szCs w:val="24"/>
                <w:lang w:val="it-IT"/>
              </w:rPr>
              <m:t>%</m:t>
            </m:r>
          </m:e>
        </m:d>
        <m:r>
          <m:rPr>
            <m:nor/>
          </m:rPr>
          <w:rPr>
            <w:rFonts w:cs="Times New Roman"/>
            <w:szCs w:val="24"/>
            <w:lang w:val="it-IT"/>
          </w:rPr>
          <m:t>| =</m:t>
        </m:r>
        <m:d>
          <m:dPr>
            <m:begChr m:val="|"/>
            <m:endChr m:val="|"/>
            <m:ctrlPr>
              <w:rPr>
                <w:rFonts w:ascii="Cambria Math" w:hAnsi="Cambria Math" w:cs="Times New Roman"/>
                <w:szCs w:val="24"/>
              </w:rPr>
            </m:ctrlPr>
          </m:dPr>
          <m:e>
            <m:f>
              <m:fPr>
                <m:ctrlPr>
                  <w:rPr>
                    <w:rFonts w:ascii="Cambria Math" w:hAnsi="Cambria Math" w:cs="Times New Roman"/>
                    <w:szCs w:val="24"/>
                  </w:rPr>
                </m:ctrlPr>
              </m:fPr>
              <m:num>
                <m:sSub>
                  <m:sSubPr>
                    <m:ctrlPr>
                      <w:rPr>
                        <w:rFonts w:ascii="Cambria Math" w:hAnsi="Cambria Math" w:cs="Times New Roman"/>
                        <w:i/>
                        <w:szCs w:val="24"/>
                      </w:rPr>
                    </m:ctrlPr>
                  </m:sSubPr>
                  <m:e>
                    <m:r>
                      <m:rPr>
                        <m:nor/>
                      </m:rPr>
                      <w:rPr>
                        <w:rFonts w:cs="Times New Roman"/>
                        <w:szCs w:val="24"/>
                        <w:lang w:val="it-IT"/>
                      </w:rPr>
                      <m:t>CovariateEstimate</m:t>
                    </m:r>
                    <m:ctrlPr>
                      <w:rPr>
                        <w:rFonts w:ascii="Cambria Math" w:hAnsi="Cambria Math" w:cs="Times New Roman"/>
                        <w:szCs w:val="24"/>
                      </w:rPr>
                    </m:ctrlPr>
                  </m:e>
                  <m:sub>
                    <m:r>
                      <m:rPr>
                        <m:nor/>
                      </m:rPr>
                      <w:rPr>
                        <w:rFonts w:cs="Times New Roman"/>
                        <w:szCs w:val="24"/>
                        <w:lang w:val="it-IT"/>
                      </w:rPr>
                      <m:t xml:space="preserve">SI/MI </m:t>
                    </m:r>
                  </m:sub>
                </m:sSub>
                <m:r>
                  <m:rPr>
                    <m:nor/>
                  </m:rPr>
                  <w:rPr>
                    <w:rFonts w:cs="Times New Roman"/>
                    <w:szCs w:val="24"/>
                    <w:lang w:val="it-IT"/>
                  </w:rPr>
                  <m:t xml:space="preserve">– </m:t>
                </m:r>
                <m:sSub>
                  <m:sSubPr>
                    <m:ctrlPr>
                      <w:rPr>
                        <w:rFonts w:ascii="Cambria Math" w:hAnsi="Cambria Math" w:cs="Times New Roman"/>
                        <w:i/>
                        <w:szCs w:val="24"/>
                      </w:rPr>
                    </m:ctrlPr>
                  </m:sSubPr>
                  <m:e>
                    <m:r>
                      <m:rPr>
                        <m:nor/>
                      </m:rPr>
                      <w:rPr>
                        <w:rFonts w:cs="Times New Roman"/>
                        <w:szCs w:val="24"/>
                        <w:lang w:val="it-IT"/>
                      </w:rPr>
                      <m:t>CovariateEstimate</m:t>
                    </m:r>
                    <m:ctrlPr>
                      <w:rPr>
                        <w:rFonts w:ascii="Cambria Math" w:hAnsi="Cambria Math" w:cs="Times New Roman"/>
                        <w:szCs w:val="24"/>
                      </w:rPr>
                    </m:ctrlPr>
                  </m:e>
                  <m:sub>
                    <m:r>
                      <m:rPr>
                        <m:nor/>
                      </m:rPr>
                      <w:rPr>
                        <w:rFonts w:cs="Times New Roman"/>
                        <w:szCs w:val="24"/>
                        <w:lang w:val="it-IT"/>
                      </w:rPr>
                      <m:t>complete</m:t>
                    </m:r>
                  </m:sub>
                </m:sSub>
                <m:ctrlPr>
                  <w:rPr>
                    <w:rFonts w:ascii="Cambria Math" w:hAnsi="Cambria Math" w:cs="Times New Roman"/>
                    <w:i/>
                    <w:szCs w:val="24"/>
                  </w:rPr>
                </m:ctrlPr>
              </m:num>
              <m:den>
                <m:sSub>
                  <m:sSubPr>
                    <m:ctrlPr>
                      <w:rPr>
                        <w:rFonts w:ascii="Cambria Math" w:hAnsi="Cambria Math" w:cs="Times New Roman"/>
                        <w:i/>
                        <w:szCs w:val="24"/>
                      </w:rPr>
                    </m:ctrlPr>
                  </m:sSubPr>
                  <m:e>
                    <m:r>
                      <m:rPr>
                        <m:nor/>
                      </m:rPr>
                      <w:rPr>
                        <w:rFonts w:cs="Times New Roman"/>
                        <w:szCs w:val="24"/>
                        <w:lang w:val="it-IT"/>
                      </w:rPr>
                      <m:t>CovariateEstimate</m:t>
                    </m:r>
                    <m:ctrlPr>
                      <w:rPr>
                        <w:rFonts w:ascii="Cambria Math" w:hAnsi="Cambria Math" w:cs="Times New Roman"/>
                        <w:szCs w:val="24"/>
                      </w:rPr>
                    </m:ctrlPr>
                  </m:e>
                  <m:sub>
                    <m:r>
                      <m:rPr>
                        <m:nor/>
                      </m:rPr>
                      <w:rPr>
                        <w:rFonts w:cs="Times New Roman"/>
                        <w:szCs w:val="24"/>
                        <w:lang w:val="it-IT"/>
                      </w:rPr>
                      <m:t>complete</m:t>
                    </m:r>
                  </m:sub>
                </m:sSub>
                <m:ctrlPr>
                  <w:rPr>
                    <w:rFonts w:ascii="Cambria Math" w:hAnsi="Cambria Math" w:cs="Times New Roman"/>
                    <w:i/>
                    <w:szCs w:val="24"/>
                  </w:rPr>
                </m:ctrlPr>
              </m:den>
            </m:f>
          </m:e>
        </m:d>
        <m:r>
          <m:rPr>
            <m:nor/>
          </m:rPr>
          <w:rPr>
            <w:rFonts w:cs="Times New Roman"/>
            <w:szCs w:val="24"/>
            <w:lang w:val="it-IT"/>
          </w:rPr>
          <m:t>×100%</m:t>
        </m:r>
      </m:oMath>
      <w:r w:rsidR="00143C1F" w:rsidRPr="002D0D3B">
        <w:rPr>
          <w:rFonts w:eastAsiaTheme="minorEastAsia" w:cs="Times New Roman"/>
          <w:szCs w:val="24"/>
          <w:lang w:val="it-IT"/>
        </w:rPr>
        <w:t xml:space="preserve"> (1)</w:t>
      </w:r>
    </w:p>
    <w:p w14:paraId="469DECAA" w14:textId="03311E31" w:rsidR="00483043" w:rsidRDefault="00483043" w:rsidP="00483043">
      <w:pPr>
        <w:jc w:val="center"/>
        <w:rPr>
          <w:rFonts w:eastAsiaTheme="minorEastAsia" w:cs="Times New Roman"/>
          <w:szCs w:val="24"/>
        </w:rPr>
      </w:pPr>
      <m:oMath>
        <m:r>
          <m:rPr>
            <m:nor/>
          </m:rPr>
          <w:rPr>
            <w:rFonts w:cs="Times New Roman"/>
            <w:szCs w:val="24"/>
          </w:rPr>
          <m:t>|rBias_standard-error</m:t>
        </m:r>
        <m:d>
          <m:dPr>
            <m:ctrlPr>
              <w:rPr>
                <w:rFonts w:ascii="Cambria Math" w:hAnsi="Cambria Math" w:cs="Times New Roman"/>
                <w:i/>
                <w:szCs w:val="24"/>
              </w:rPr>
            </m:ctrlPr>
          </m:dPr>
          <m:e>
            <m:r>
              <m:rPr>
                <m:nor/>
              </m:rPr>
              <w:rPr>
                <w:rFonts w:cs="Times New Roman"/>
                <w:szCs w:val="24"/>
              </w:rPr>
              <m:t>%</m:t>
            </m:r>
          </m:e>
        </m:d>
        <m:r>
          <m:rPr>
            <m:nor/>
          </m:rPr>
          <w:rPr>
            <w:rFonts w:cs="Times New Roman"/>
            <w:szCs w:val="24"/>
          </w:rPr>
          <m:t>| =</m:t>
        </m:r>
        <m:d>
          <m:dPr>
            <m:begChr m:val="|"/>
            <m:endChr m:val="|"/>
            <m:ctrlPr>
              <w:rPr>
                <w:rFonts w:ascii="Cambria Math" w:hAnsi="Cambria Math" w:cs="Times New Roman"/>
                <w:szCs w:val="24"/>
              </w:rPr>
            </m:ctrlPr>
          </m:dPr>
          <m:e>
            <m:f>
              <m:fPr>
                <m:ctrlPr>
                  <w:rPr>
                    <w:rFonts w:ascii="Cambria Math" w:hAnsi="Cambria Math" w:cs="Times New Roman"/>
                    <w:szCs w:val="24"/>
                  </w:rPr>
                </m:ctrlPr>
              </m:fPr>
              <m:num>
                <m:sSub>
                  <m:sSubPr>
                    <m:ctrlPr>
                      <w:rPr>
                        <w:rFonts w:ascii="Cambria Math" w:hAnsi="Cambria Math" w:cs="Times New Roman"/>
                        <w:i/>
                        <w:szCs w:val="24"/>
                      </w:rPr>
                    </m:ctrlPr>
                  </m:sSubPr>
                  <m:e>
                    <m:r>
                      <m:rPr>
                        <m:nor/>
                      </m:rPr>
                      <w:rPr>
                        <w:rFonts w:ascii="Cambria Math" w:cs="Times New Roman"/>
                        <w:szCs w:val="24"/>
                      </w:rPr>
                      <m:t>StandardError</m:t>
                    </m:r>
                    <m:ctrlPr>
                      <w:rPr>
                        <w:rFonts w:ascii="Cambria Math" w:hAnsi="Cambria Math" w:cs="Times New Roman"/>
                        <w:szCs w:val="24"/>
                      </w:rPr>
                    </m:ctrlPr>
                  </m:e>
                  <m:sub>
                    <m:r>
                      <m:rPr>
                        <m:nor/>
                      </m:rPr>
                      <w:rPr>
                        <w:rFonts w:cs="Times New Roman"/>
                        <w:szCs w:val="24"/>
                      </w:rPr>
                      <m:t xml:space="preserve">SI/MI </m:t>
                    </m:r>
                  </m:sub>
                </m:sSub>
                <m:r>
                  <m:rPr>
                    <m:nor/>
                  </m:rPr>
                  <w:rPr>
                    <w:rFonts w:cs="Times New Roman"/>
                    <w:szCs w:val="24"/>
                  </w:rPr>
                  <m:t xml:space="preserve">– </m:t>
                </m:r>
                <m:sSub>
                  <m:sSubPr>
                    <m:ctrlPr>
                      <w:rPr>
                        <w:rFonts w:ascii="Cambria Math" w:hAnsi="Cambria Math" w:cs="Times New Roman"/>
                        <w:i/>
                        <w:szCs w:val="24"/>
                      </w:rPr>
                    </m:ctrlPr>
                  </m:sSubPr>
                  <m:e>
                    <m:r>
                      <m:rPr>
                        <m:nor/>
                      </m:rPr>
                      <w:rPr>
                        <w:rFonts w:ascii="Cambria Math" w:cs="Times New Roman"/>
                        <w:szCs w:val="24"/>
                      </w:rPr>
                      <m:t>S</m:t>
                    </m:r>
                    <m:r>
                      <m:rPr>
                        <m:nor/>
                      </m:rPr>
                      <w:rPr>
                        <w:rFonts w:cs="Times New Roman"/>
                        <w:szCs w:val="24"/>
                      </w:rPr>
                      <m:t>tandardError</m:t>
                    </m:r>
                    <m:ctrlPr>
                      <w:rPr>
                        <w:rFonts w:ascii="Cambria Math" w:hAnsi="Cambria Math" w:cs="Times New Roman"/>
                        <w:szCs w:val="24"/>
                      </w:rPr>
                    </m:ctrlPr>
                  </m:e>
                  <m:sub>
                    <m:r>
                      <m:rPr>
                        <m:nor/>
                      </m:rPr>
                      <w:rPr>
                        <w:rFonts w:cs="Times New Roman"/>
                        <w:szCs w:val="24"/>
                      </w:rPr>
                      <m:t>complete</m:t>
                    </m:r>
                  </m:sub>
                </m:sSub>
                <m:ctrlPr>
                  <w:rPr>
                    <w:rFonts w:ascii="Cambria Math" w:hAnsi="Cambria Math" w:cs="Times New Roman"/>
                    <w:i/>
                    <w:szCs w:val="24"/>
                  </w:rPr>
                </m:ctrlPr>
              </m:num>
              <m:den>
                <m:sSub>
                  <m:sSubPr>
                    <m:ctrlPr>
                      <w:rPr>
                        <w:rFonts w:ascii="Cambria Math" w:hAnsi="Cambria Math" w:cs="Times New Roman"/>
                        <w:i/>
                        <w:szCs w:val="24"/>
                      </w:rPr>
                    </m:ctrlPr>
                  </m:sSubPr>
                  <m:e>
                    <m:r>
                      <m:rPr>
                        <m:nor/>
                      </m:rPr>
                      <w:rPr>
                        <w:rFonts w:cs="Times New Roman"/>
                        <w:szCs w:val="24"/>
                      </w:rPr>
                      <m:t>StandardError</m:t>
                    </m:r>
                    <m:ctrlPr>
                      <w:rPr>
                        <w:rFonts w:ascii="Cambria Math" w:hAnsi="Cambria Math" w:cs="Times New Roman"/>
                        <w:szCs w:val="24"/>
                      </w:rPr>
                    </m:ctrlPr>
                  </m:e>
                  <m:sub>
                    <m:r>
                      <m:rPr>
                        <m:nor/>
                      </m:rPr>
                      <w:rPr>
                        <w:rFonts w:cs="Times New Roman"/>
                        <w:szCs w:val="24"/>
                      </w:rPr>
                      <m:t>complete</m:t>
                    </m:r>
                  </m:sub>
                </m:sSub>
                <m:ctrlPr>
                  <w:rPr>
                    <w:rFonts w:ascii="Cambria Math" w:hAnsi="Cambria Math" w:cs="Times New Roman"/>
                    <w:i/>
                    <w:szCs w:val="24"/>
                  </w:rPr>
                </m:ctrlPr>
              </m:den>
            </m:f>
          </m:e>
        </m:d>
        <m:r>
          <m:rPr>
            <m:nor/>
          </m:rPr>
          <w:rPr>
            <w:rFonts w:cs="Times New Roman"/>
            <w:szCs w:val="24"/>
          </w:rPr>
          <m:t>×100%</m:t>
        </m:r>
      </m:oMath>
      <w:r>
        <w:rPr>
          <w:rFonts w:eastAsiaTheme="minorEastAsia" w:cs="Times New Roman"/>
          <w:szCs w:val="24"/>
        </w:rPr>
        <w:t xml:space="preserve"> (2)</w:t>
      </w:r>
    </w:p>
    <w:p w14:paraId="25F262B5" w14:textId="3EEE4EFF" w:rsidR="00CA6B93" w:rsidRDefault="003C7A80" w:rsidP="00EF49AA">
      <w:r w:rsidRPr="003C7A80">
        <w:t>where CovariateEstimate</w:t>
      </w:r>
      <w:r w:rsidR="00FF616D">
        <w:t>/StandardError</w:t>
      </w:r>
      <w:r w:rsidRPr="001E6639">
        <w:rPr>
          <w:vertAlign w:val="subscript"/>
        </w:rPr>
        <w:t>SI/MI</w:t>
      </w:r>
      <w:r w:rsidRPr="003C7A80">
        <w:t xml:space="preserve"> refers to the covariate effect estimate</w:t>
      </w:r>
      <w:r w:rsidR="008D4359">
        <w:t>/standard</w:t>
      </w:r>
      <w:r w:rsidR="00AE69D1">
        <w:t xml:space="preserve"> </w:t>
      </w:r>
      <w:r w:rsidR="008D4359">
        <w:t>error</w:t>
      </w:r>
      <w:r w:rsidRPr="003C7A80">
        <w:t xml:space="preserve"> obtained from the </w:t>
      </w:r>
      <w:del w:id="221" w:author="My Luong Vuong" w:date="2025-02-07T16:24:00Z">
        <w:r w:rsidRPr="003C7A80" w:rsidDel="0063622E">
          <w:delText xml:space="preserve">missing </w:delText>
        </w:r>
      </w:del>
      <w:ins w:id="222" w:author="My Luong Vuong" w:date="2025-02-07T16:24:00Z">
        <w:r w:rsidR="0063622E">
          <w:t>incomplete</w:t>
        </w:r>
        <w:r w:rsidR="0063622E" w:rsidRPr="003C7A80">
          <w:t xml:space="preserve"> </w:t>
        </w:r>
      </w:ins>
      <w:r w:rsidRPr="003C7A80">
        <w:t>dataset treated with SI or MI, and</w:t>
      </w:r>
      <w:del w:id="223" w:author="My Luong Vuong" w:date="2025-02-07T16:22:00Z">
        <w:r w:rsidR="00AE69D1" w:rsidDel="007D2D14">
          <w:delText xml:space="preserve"> </w:delText>
        </w:r>
      </w:del>
      <w:ins w:id="224" w:author="My Luong Vuong" w:date="2025-02-07T16:22:00Z">
        <w:r w:rsidR="007D2D14">
          <w:t xml:space="preserve"> </w:t>
        </w:r>
      </w:ins>
      <w:r w:rsidRPr="003C7A80">
        <w:t>CovariateEstimate</w:t>
      </w:r>
      <w:r w:rsidR="00FF616D">
        <w:t>/StandardError</w:t>
      </w:r>
      <w:r w:rsidRPr="001E6639">
        <w:rPr>
          <w:vertAlign w:val="subscript"/>
        </w:rPr>
        <w:t>complete</w:t>
      </w:r>
      <w:r w:rsidRPr="003C7A80">
        <w:t xml:space="preserve"> refers to the estimate</w:t>
      </w:r>
      <w:r w:rsidR="00D5032F">
        <w:t>/standard error</w:t>
      </w:r>
      <w:r w:rsidRPr="003C7A80">
        <w:t xml:space="preserve"> from the complete dataset.</w:t>
      </w:r>
    </w:p>
    <w:p w14:paraId="01A87344" w14:textId="2E32BF9B" w:rsidR="00EF49AA" w:rsidRDefault="001C19D4" w:rsidP="00EF49AA">
      <w:pPr>
        <w:rPr>
          <w:ins w:id="225" w:author="My Luong Vuong" w:date="2025-02-07T17:04:00Z"/>
        </w:rPr>
      </w:pPr>
      <w:r w:rsidRPr="001C19D4">
        <w:t xml:space="preserve">For each missingness scenario, we compared </w:t>
      </w:r>
      <w:r w:rsidR="007C729B">
        <w:rPr>
          <w:lang w:val="en-US"/>
        </w:rPr>
        <w:t>|rBias_estimate(%)|</w:t>
      </w:r>
      <w:r w:rsidRPr="001C19D4">
        <w:t xml:space="preserve"> </w:t>
      </w:r>
      <w:r w:rsidR="00893A06">
        <w:t>and</w:t>
      </w:r>
      <w:r w:rsidR="000F6F74">
        <w:t xml:space="preserve"> </w:t>
      </w:r>
      <w:r w:rsidR="007C729B">
        <w:rPr>
          <w:lang w:val="en-US"/>
        </w:rPr>
        <w:t>|rBias_standard–error(%)|</w:t>
      </w:r>
      <w:r w:rsidR="00893A06">
        <w:t xml:space="preserve"> </w:t>
      </w:r>
      <w:r w:rsidRPr="001C19D4">
        <w:t xml:space="preserve">obtained from SI </w:t>
      </w:r>
      <w:r w:rsidR="000C0BF9">
        <w:t>and</w:t>
      </w:r>
      <w:r w:rsidRPr="001C19D4">
        <w:t xml:space="preserve"> MI using a </w:t>
      </w:r>
      <w:ins w:id="226" w:author="My Luong Vuong" w:date="2025-02-07T16:26:00Z">
        <w:r w:rsidR="00AF3643">
          <w:t xml:space="preserve">paired </w:t>
        </w:r>
      </w:ins>
      <w:r w:rsidRPr="001C19D4">
        <w:t>one-sided Wilcoxon rank-sum test for two</w:t>
      </w:r>
      <w:ins w:id="227" w:author="My Luong Vuong" w:date="2025-02-07T16:24:00Z">
        <w:r w:rsidR="008213C5">
          <w:t xml:space="preserve"> </w:t>
        </w:r>
      </w:ins>
      <w:del w:id="228" w:author="My Luong Vuong" w:date="2025-02-07T16:24:00Z">
        <w:r w:rsidRPr="001C19D4" w:rsidDel="008213C5">
          <w:delText xml:space="preserve"> in</w:delText>
        </w:r>
      </w:del>
      <w:r w:rsidRPr="001C19D4">
        <w:t>dependent, non-normally distributed samples</w:t>
      </w:r>
      <w:r w:rsidR="009966D5">
        <w:t>.</w:t>
      </w:r>
      <w:r w:rsidR="00A176C8">
        <w:fldChar w:fldCharType="begin"/>
      </w:r>
      <w:r w:rsidR="004866FE">
        <w:instrText xml:space="preserve"> ADDIN EN.CITE &lt;EndNote&gt;&lt;Cite&gt;&lt;Author&gt;Divine&lt;/Author&gt;&lt;Year&gt;2013&lt;/Year&gt;&lt;RecNum&gt;53&lt;/RecNum&gt;&lt;DisplayText&gt;&lt;style face="superscript"&gt;54&lt;/style&gt;&lt;/DisplayText&gt;&lt;record&gt;&lt;rec-number&gt;53&lt;/rec-number&gt;&lt;foreign-keys&gt;&lt;key app="EN" db-id="ss92raaewt9rt0e55p6pe9ah5fa2r9tvxxwp" timestamp="1727181550"&gt;53&lt;/key&gt;&lt;/foreign-keys&gt;&lt;ref-type name="Journal Article"&gt;17&lt;/ref-type&gt;&lt;contributors&gt;&lt;authors&gt;&lt;author&gt;Divine, George&lt;/author&gt;&lt;author&gt;Norton, H. James&lt;/author&gt;&lt;author&gt;Hunt, Ronald&lt;/author&gt;&lt;author&gt;Dienemann, Jacqueline&lt;/author&gt;&lt;/authors&gt;&lt;/contributors&gt;&lt;titles&gt;&lt;title&gt;A Review of Analysis and Sample Size Calculation Considerations for Wilcoxon Tests&lt;/title&gt;&lt;secondary-title&gt;Anesthesia &amp;amp; Analgesia&lt;/secondary-title&gt;&lt;/titles&gt;&lt;periodical&gt;&lt;full-title&gt;Anesthesia &amp;amp; Analgesia&lt;/full-title&gt;&lt;/periodical&gt;&lt;pages&gt;699-710&lt;/pages&gt;&lt;volume&gt;117&lt;/volume&gt;&lt;number&gt;3&lt;/number&gt;&lt;dates&gt;&lt;year&gt;2013&lt;/year&gt;&lt;/dates&gt;&lt;isbn&gt;0003-2999&lt;/isbn&gt;&lt;accession-num&gt;00000539-201309000-00023&lt;/accession-num&gt;&lt;urls&gt;&lt;related-urls&gt;&lt;url&gt;https://journals.lww.com/anesthesia-analgesia/fulltext/2013/09000/a_review_of_analysis_and_sample_size_calculation.23.aspx&lt;/url&gt;&lt;/related-urls&gt;&lt;/urls&gt;&lt;electronic-resource-num&gt;10.1213/ANE.0b013e31827f53d7&lt;/electronic-resource-num&gt;&lt;/record&gt;&lt;/Cite&gt;&lt;/EndNote&gt;</w:instrText>
      </w:r>
      <w:r w:rsidR="00A176C8">
        <w:fldChar w:fldCharType="separate"/>
      </w:r>
      <w:r w:rsidR="004866FE" w:rsidRPr="004866FE">
        <w:rPr>
          <w:noProof/>
          <w:vertAlign w:val="superscript"/>
        </w:rPr>
        <w:t>54</w:t>
      </w:r>
      <w:r w:rsidR="00A176C8">
        <w:fldChar w:fldCharType="end"/>
      </w:r>
      <w:ins w:id="229" w:author="My Luong Vuong" w:date="2025-02-08T17:29:00Z">
        <w:r w:rsidR="00892E60">
          <w:t xml:space="preserve"> </w:t>
        </w:r>
      </w:ins>
      <w:del w:id="230" w:author="My Luong Vuong" w:date="2025-02-23T22:38:00Z">
        <w:r w:rsidR="009966D5" w:rsidDel="00234E11">
          <w:delText xml:space="preserve"> </w:delText>
        </w:r>
      </w:del>
      <w:r w:rsidR="007F57CC">
        <w:t xml:space="preserve">Additionally, </w:t>
      </w:r>
      <w:r w:rsidR="00BC5805">
        <w:t xml:space="preserve">we compared </w:t>
      </w:r>
      <w:r w:rsidR="00E667DF">
        <w:t xml:space="preserve">the </w:t>
      </w:r>
      <w:r w:rsidR="00BC5805">
        <w:t xml:space="preserve">variances of </w:t>
      </w:r>
      <w:r w:rsidR="00055B4C">
        <w:t xml:space="preserve">the </w:t>
      </w:r>
      <w:r w:rsidR="007C729B">
        <w:rPr>
          <w:lang w:val="en-US"/>
        </w:rPr>
        <w:t>|rBias_standard–error(%)|</w:t>
      </w:r>
      <w:r w:rsidR="00055B4C">
        <w:t xml:space="preserve"> obtained </w:t>
      </w:r>
      <w:r w:rsidR="000E725E">
        <w:t>with the</w:t>
      </w:r>
      <w:r w:rsidR="00055B4C">
        <w:t xml:space="preserve"> two methods using </w:t>
      </w:r>
      <w:r w:rsidR="00E35D1F">
        <w:t>t</w:t>
      </w:r>
      <w:r w:rsidR="00E35D1F" w:rsidRPr="00E35D1F">
        <w:t>he Fligner-Killeen tes</w:t>
      </w:r>
      <w:r w:rsidR="00E35D1F">
        <w:t>t.</w:t>
      </w:r>
      <w:r w:rsidR="007B1FD9">
        <w:fldChar w:fldCharType="begin"/>
      </w:r>
      <w:r w:rsidR="004866FE">
        <w:instrText xml:space="preserve"> ADDIN EN.CITE &lt;EndNote&gt;&lt;Cite&gt;&lt;Author&gt;Fligner&lt;/Author&gt;&lt;Year&gt;1976&lt;/Year&gt;&lt;RecNum&gt;54&lt;/RecNum&gt;&lt;DisplayText&gt;&lt;style face="superscript"&gt;55&lt;/style&gt;&lt;/DisplayText&gt;&lt;record&gt;&lt;rec-number&gt;54&lt;/rec-number&gt;&lt;foreign-keys&gt;&lt;key app="EN" db-id="ss92raaewt9rt0e55p6pe9ah5fa2r9tvxxwp" timestamp="1727182134"&gt;54&lt;/key&gt;&lt;/foreign-keys&gt;&lt;ref-type name="Journal Article"&gt;17&lt;/ref-type&gt;&lt;contributors&gt;&lt;authors&gt;&lt;author&gt;Fligner, Michael A.&lt;/author&gt;&lt;author&gt;Killeen, Timothy J.&lt;/author&gt;&lt;/authors&gt;&lt;/contributors&gt;&lt;titles&gt;&lt;title&gt;Distribution-Free Two-Sample Tests for Scale&lt;/title&gt;&lt;secondary-title&gt;Journal of the American Statistical Association&lt;/secondary-title&gt;&lt;/titles&gt;&lt;periodical&gt;&lt;full-title&gt;Journal of the American Statistical Association&lt;/full-title&gt;&lt;/periodical&gt;&lt;pages&gt;210-213&lt;/pages&gt;&lt;volume&gt;71&lt;/volume&gt;&lt;number&gt;353&lt;/number&gt;&lt;dates&gt;&lt;year&gt;1976&lt;/year&gt;&lt;/dates&gt;&lt;publisher&gt;[American Statistical Association, Taylor &amp;amp; Francis, Ltd.]&lt;/publisher&gt;&lt;isbn&gt;01621459, 1537274X&lt;/isbn&gt;&lt;urls&gt;&lt;related-urls&gt;&lt;url&gt;http://www.jstor.org/stable/2285771&lt;/url&gt;&lt;/related-urls&gt;&lt;/urls&gt;&lt;custom1&gt;Full publication date: Mar., 1976&lt;/custom1&gt;&lt;electronic-resource-num&gt;10.2307/2285771&lt;/electronic-resource-num&gt;&lt;remote-database-name&gt;JSTOR&lt;/remote-database-name&gt;&lt;access-date&gt;2024/09/24/&lt;/access-date&gt;&lt;/record&gt;&lt;/Cite&gt;&lt;/EndNote&gt;</w:instrText>
      </w:r>
      <w:r w:rsidR="007B1FD9">
        <w:fldChar w:fldCharType="separate"/>
      </w:r>
      <w:r w:rsidR="004866FE" w:rsidRPr="004866FE">
        <w:rPr>
          <w:noProof/>
          <w:vertAlign w:val="superscript"/>
        </w:rPr>
        <w:t>55</w:t>
      </w:r>
      <w:r w:rsidR="007B1FD9">
        <w:fldChar w:fldCharType="end"/>
      </w:r>
      <w:r w:rsidR="00723787">
        <w:t xml:space="preserve"> </w:t>
      </w:r>
      <w:del w:id="231" w:author="My Luong Vuong" w:date="2025-02-23T22:44:00Z">
        <w:r w:rsidR="00225263" w:rsidDel="00B707EB">
          <w:delText>We chose a</w:delText>
        </w:r>
      </w:del>
      <w:ins w:id="232" w:author="My Luong Vuong" w:date="2025-02-23T22:44:00Z">
        <w:r w:rsidR="00B707EB">
          <w:t>A</w:t>
        </w:r>
        <w:r w:rsidR="00FC16E3">
          <w:t xml:space="preserve"> 5%</w:t>
        </w:r>
      </w:ins>
      <w:r w:rsidR="00225263">
        <w:t xml:space="preserve"> significance level </w:t>
      </w:r>
      <w:del w:id="233" w:author="My Luong Vuong" w:date="2025-02-23T22:44:00Z">
        <w:r w:rsidR="00225263" w:rsidDel="00FC16E3">
          <w:delText>of 5%</w:delText>
        </w:r>
      </w:del>
      <w:ins w:id="234" w:author="My Luong Vuong" w:date="2025-02-23T22:44:00Z">
        <w:r w:rsidR="00FC16E3">
          <w:t>was chosen</w:t>
        </w:r>
      </w:ins>
      <w:r w:rsidR="006731CF">
        <w:t xml:space="preserve"> for these tests</w:t>
      </w:r>
      <w:r w:rsidR="00225263">
        <w:t>.</w:t>
      </w:r>
    </w:p>
    <w:p w14:paraId="51285405" w14:textId="5520D1B1" w:rsidR="00FE1C27" w:rsidRDefault="00FE6235" w:rsidP="00EF49AA">
      <w:ins w:id="235" w:author="My Luong Vuong" w:date="2025-02-23T22:44:00Z">
        <w:r>
          <w:t>S</w:t>
        </w:r>
      </w:ins>
      <w:ins w:id="236" w:author="My Luong Vuong" w:date="2025-02-07T17:04:00Z">
        <w:r w:rsidR="00FE1C27">
          <w:t>imilar comparison</w:t>
        </w:r>
      </w:ins>
      <w:ins w:id="237" w:author="My Luong Vuong" w:date="2025-02-07T17:05:00Z">
        <w:r w:rsidR="00080D04">
          <w:t xml:space="preserve">s for the </w:t>
        </w:r>
        <w:r w:rsidR="00402D45">
          <w:t xml:space="preserve">structural PK parameters (i.e. </w:t>
        </w:r>
      </w:ins>
      <w:ins w:id="238" w:author="My Luong Vuong" w:date="2025-02-07T17:06:00Z">
        <w:r w:rsidR="0073017F">
          <w:t>Ka, V</w:t>
        </w:r>
        <w:r w:rsidR="0073017F" w:rsidRPr="0081178D">
          <w:rPr>
            <w:vertAlign w:val="subscript"/>
            <w:rPrChange w:id="239" w:author="My Luong Vuong" w:date="2025-02-07T17:06:00Z">
              <w:rPr/>
            </w:rPrChange>
          </w:rPr>
          <w:t>d</w:t>
        </w:r>
      </w:ins>
      <w:ins w:id="240" w:author="My Luong Vuong" w:date="2025-02-07T17:11:00Z">
        <w:r w:rsidR="00C27614">
          <w:rPr>
            <w:vertAlign w:val="subscript"/>
          </w:rPr>
          <w:t>,</w:t>
        </w:r>
      </w:ins>
      <w:ins w:id="241" w:author="My Luong Vuong" w:date="2025-02-07T17:04:00Z">
        <w:r w:rsidR="00FE1C27">
          <w:t xml:space="preserve"> </w:t>
        </w:r>
      </w:ins>
      <w:ins w:id="242" w:author="My Luong Vuong" w:date="2025-02-07T17:11:00Z">
        <w:r w:rsidR="003F654F">
          <w:t>and CL)</w:t>
        </w:r>
      </w:ins>
      <w:ins w:id="243" w:author="My Luong Vuong" w:date="2025-02-23T22:44:00Z">
        <w:r>
          <w:t xml:space="preserve"> were </w:t>
        </w:r>
        <w:r w:rsidR="001F0559">
          <w:t>pe</w:t>
        </w:r>
      </w:ins>
      <w:ins w:id="244" w:author="My Luong Vuong" w:date="2025-02-23T22:45:00Z">
        <w:r w:rsidR="001F0559">
          <w:t>rformed</w:t>
        </w:r>
      </w:ins>
      <w:ins w:id="245" w:author="My Luong Vuong" w:date="2025-02-07T17:11:00Z">
        <w:r w:rsidR="003F654F">
          <w:t>.</w:t>
        </w:r>
      </w:ins>
    </w:p>
    <w:p w14:paraId="5A007A1E" w14:textId="7E64F218" w:rsidR="00D84350" w:rsidRDefault="00D84350" w:rsidP="00DB5B59">
      <w:pPr>
        <w:pStyle w:val="Heading2"/>
      </w:pPr>
      <w:r>
        <w:t>Results</w:t>
      </w:r>
    </w:p>
    <w:p w14:paraId="34A1C1B0" w14:textId="4E82E35B" w:rsidR="00B8006A" w:rsidRDefault="00A561C5" w:rsidP="00B1428B">
      <w:pPr>
        <w:rPr>
          <w:lang w:val="en-US"/>
        </w:rPr>
      </w:pPr>
      <w:del w:id="246" w:author="My Luong Vuong" w:date="2025-02-07T16:50:00Z">
        <w:r w:rsidDel="0076377B">
          <w:rPr>
            <w:lang w:val="en-US"/>
          </w:rPr>
          <w:delText>We reported t</w:delText>
        </w:r>
      </w:del>
      <w:ins w:id="247" w:author="My Luong Vuong" w:date="2025-02-07T16:50:00Z">
        <w:r w:rsidR="0076377B">
          <w:rPr>
            <w:lang w:val="en-US"/>
          </w:rPr>
          <w:t>T</w:t>
        </w:r>
      </w:ins>
      <w:r w:rsidR="00E16BDC">
        <w:rPr>
          <w:lang w:val="en-US"/>
        </w:rPr>
        <w:t>he convergence rate</w:t>
      </w:r>
      <w:r w:rsidR="008E57D1">
        <w:rPr>
          <w:lang w:val="en-US"/>
        </w:rPr>
        <w:t>s</w:t>
      </w:r>
      <w:r w:rsidR="00E16BDC">
        <w:rPr>
          <w:lang w:val="en-US"/>
        </w:rPr>
        <w:t xml:space="preserve"> of </w:t>
      </w:r>
      <w:r>
        <w:rPr>
          <w:lang w:val="en-US"/>
        </w:rPr>
        <w:t xml:space="preserve">both imputation techniques </w:t>
      </w:r>
      <w:ins w:id="248" w:author="My Luong Vuong" w:date="2025-02-07T16:51:00Z">
        <w:r w:rsidR="001A3F2A">
          <w:rPr>
            <w:lang w:val="en-US"/>
          </w:rPr>
          <w:t xml:space="preserve">were 100% </w:t>
        </w:r>
      </w:ins>
      <w:del w:id="249" w:author="My Luong Vuong" w:date="2025-02-07T16:51:00Z">
        <w:r w:rsidDel="001A3F2A">
          <w:rPr>
            <w:lang w:val="en-US"/>
          </w:rPr>
          <w:delText>under each</w:delText>
        </w:r>
      </w:del>
      <w:ins w:id="250" w:author="My Luong Vuong" w:date="2025-02-07T16:51:00Z">
        <w:r w:rsidR="001A3F2A">
          <w:rPr>
            <w:lang w:val="en-US"/>
          </w:rPr>
          <w:t>across</w:t>
        </w:r>
      </w:ins>
      <w:r>
        <w:rPr>
          <w:lang w:val="en-US"/>
        </w:rPr>
        <w:t xml:space="preserve"> </w:t>
      </w:r>
      <w:ins w:id="251" w:author="My Luong Vuong" w:date="2025-02-07T16:51:00Z">
        <w:r w:rsidR="00F01878">
          <w:rPr>
            <w:lang w:val="en-US"/>
          </w:rPr>
          <w:t xml:space="preserve">the </w:t>
        </w:r>
      </w:ins>
      <w:r>
        <w:rPr>
          <w:lang w:val="en-US"/>
        </w:rPr>
        <w:t>missingness scenario</w:t>
      </w:r>
      <w:ins w:id="252" w:author="My Luong Vuong" w:date="2025-02-07T16:52:00Z">
        <w:r w:rsidR="000C2644">
          <w:rPr>
            <w:lang w:val="en-US"/>
          </w:rPr>
          <w:t>s</w:t>
        </w:r>
      </w:ins>
      <w:del w:id="253" w:author="My Luong Vuong" w:date="2025-02-07T16:52:00Z">
        <w:r w:rsidDel="00F01878">
          <w:rPr>
            <w:lang w:val="en-US"/>
          </w:rPr>
          <w:delText xml:space="preserve"> in </w:delText>
        </w:r>
        <w:r w:rsidR="00537516" w:rsidDel="00F01878">
          <w:rPr>
            <w:lang w:val="en-US"/>
          </w:rPr>
          <w:delText>Table</w:delText>
        </w:r>
        <w:r w:rsidR="005B0D03" w:rsidDel="00F01878">
          <w:rPr>
            <w:lang w:val="en-US"/>
          </w:rPr>
          <w:delText> </w:delText>
        </w:r>
        <w:r w:rsidR="00192659" w:rsidDel="00F01878">
          <w:rPr>
            <w:lang w:val="en-US"/>
          </w:rPr>
          <w:delText>3</w:delText>
        </w:r>
        <w:r w:rsidDel="00F01878">
          <w:rPr>
            <w:lang w:val="en-US"/>
          </w:rPr>
          <w:delText xml:space="preserve">. </w:delText>
        </w:r>
        <w:r w:rsidR="008E5DAA" w:rsidDel="00F01878">
          <w:rPr>
            <w:lang w:val="en-US"/>
          </w:rPr>
          <w:delText>For</w:delText>
        </w:r>
        <w:r w:rsidR="0075646D" w:rsidDel="00F01878">
          <w:rPr>
            <w:lang w:val="en-US"/>
          </w:rPr>
          <w:delText xml:space="preserve"> </w:delText>
        </w:r>
        <w:r w:rsidR="003B4F44" w:rsidDel="00F01878">
          <w:rPr>
            <w:lang w:val="en-US"/>
          </w:rPr>
          <w:delText>SI</w:delText>
        </w:r>
        <w:r w:rsidR="0075646D" w:rsidDel="00F01878">
          <w:rPr>
            <w:lang w:val="en-US"/>
          </w:rPr>
          <w:delText xml:space="preserve">, </w:delText>
        </w:r>
        <w:r w:rsidR="00680DA6" w:rsidDel="00F01878">
          <w:rPr>
            <w:lang w:val="en-US"/>
          </w:rPr>
          <w:delText>the convergence rate was lowest</w:delText>
        </w:r>
        <w:r w:rsidR="003A70EB" w:rsidDel="00F01878">
          <w:rPr>
            <w:lang w:val="en-US"/>
          </w:rPr>
          <w:delText xml:space="preserve"> at</w:delText>
        </w:r>
        <w:r w:rsidR="00680DA6" w:rsidDel="00F01878">
          <w:rPr>
            <w:lang w:val="en-US"/>
          </w:rPr>
          <w:delText xml:space="preserve"> </w:delText>
        </w:r>
        <w:r w:rsidR="003A70EB" w:rsidRPr="003A70EB" w:rsidDel="00F01878">
          <w:rPr>
            <w:lang w:val="en-US"/>
          </w:rPr>
          <w:delText xml:space="preserve">66.7% for the 6.25% missing </w:delText>
        </w:r>
        <w:r w:rsidR="00314523" w:rsidDel="00F01878">
          <w:rPr>
            <w:lang w:val="en-US"/>
          </w:rPr>
          <w:delText>covariate</w:delText>
        </w:r>
        <w:r w:rsidR="003A70EB" w:rsidRPr="003A70EB" w:rsidDel="00F01878">
          <w:rPr>
            <w:lang w:val="en-US"/>
          </w:rPr>
          <w:delText xml:space="preserve"> scenario and highest at 93.3% for the 75% missing </w:delText>
        </w:r>
        <w:r w:rsidR="00A81419" w:rsidDel="00F01878">
          <w:rPr>
            <w:lang w:val="en-US"/>
          </w:rPr>
          <w:delText xml:space="preserve">covariate </w:delText>
        </w:r>
        <w:r w:rsidR="003A70EB" w:rsidRPr="003A70EB" w:rsidDel="00F01878">
          <w:rPr>
            <w:lang w:val="en-US"/>
          </w:rPr>
          <w:delText>scenario</w:delText>
        </w:r>
        <w:r w:rsidR="00E22821" w:rsidDel="00F01878">
          <w:rPr>
            <w:lang w:val="en-US"/>
          </w:rPr>
          <w:delText>.</w:delText>
        </w:r>
        <w:r w:rsidR="00BE0161" w:rsidDel="00F01878">
          <w:rPr>
            <w:lang w:val="en-US"/>
          </w:rPr>
          <w:delText xml:space="preserve"> </w:delText>
        </w:r>
        <w:r w:rsidR="00253748" w:rsidRPr="00253748" w:rsidDel="00F01878">
          <w:rPr>
            <w:lang w:val="en-US"/>
          </w:rPr>
          <w:delText>The convergence rates for the other scenarios ranged from 80% to 86.7%.</w:delText>
        </w:r>
        <w:r w:rsidR="008E0341" w:rsidDel="00F01878">
          <w:rPr>
            <w:lang w:val="en-US"/>
          </w:rPr>
          <w:delText xml:space="preserve"> </w:delText>
        </w:r>
        <w:r w:rsidR="00B8006A" w:rsidRPr="00B8006A" w:rsidDel="00F01878">
          <w:rPr>
            <w:lang w:val="en-US"/>
          </w:rPr>
          <w:delText xml:space="preserve">In contrast, </w:delText>
        </w:r>
        <w:r w:rsidR="005650FE" w:rsidDel="00F01878">
          <w:rPr>
            <w:lang w:val="en-US"/>
          </w:rPr>
          <w:delText>MI</w:delText>
        </w:r>
        <w:r w:rsidR="00B8006A" w:rsidRPr="00B8006A" w:rsidDel="00F01878">
          <w:rPr>
            <w:lang w:val="en-US"/>
          </w:rPr>
          <w:delText xml:space="preserve"> exhibited a more stable median convergence rate across all five missingness scenarios, with rates ranging from 84.4% to 90.5%</w:delText>
        </w:r>
      </w:del>
      <w:r w:rsidR="00B8006A" w:rsidRPr="00B8006A">
        <w:rPr>
          <w:lang w:val="en-US"/>
        </w:rPr>
        <w:t>.</w:t>
      </w:r>
    </w:p>
    <w:p w14:paraId="49D82813" w14:textId="2D758664" w:rsidR="00036266" w:rsidRDefault="009F37CC" w:rsidP="00B1428B">
      <w:pPr>
        <w:rPr>
          <w:ins w:id="254" w:author="My Luong Vuong" w:date="2025-02-08T18:57:00Z"/>
          <w:lang w:val="en-US"/>
        </w:rPr>
      </w:pPr>
      <w:r>
        <w:rPr>
          <w:lang w:val="en-US"/>
        </w:rPr>
        <w:lastRenderedPageBreak/>
        <w:t>We</w:t>
      </w:r>
      <w:r w:rsidR="000B12D3">
        <w:rPr>
          <w:lang w:val="en-US"/>
        </w:rPr>
        <w:t xml:space="preserve"> </w:t>
      </w:r>
      <w:r w:rsidR="001D280F">
        <w:rPr>
          <w:lang w:val="en-US"/>
        </w:rPr>
        <w:t>presented</w:t>
      </w:r>
      <w:r w:rsidR="00E1095B">
        <w:rPr>
          <w:lang w:val="en-US"/>
        </w:rPr>
        <w:t xml:space="preserve"> </w:t>
      </w:r>
      <w:r w:rsidR="00396302" w:rsidRPr="00396302">
        <w:rPr>
          <w:lang w:val="en-US"/>
        </w:rPr>
        <w:t xml:space="preserve">the </w:t>
      </w:r>
      <w:r w:rsidR="007C729B">
        <w:rPr>
          <w:lang w:val="en-US"/>
        </w:rPr>
        <w:t>|rBias_estimate(%)|</w:t>
      </w:r>
      <w:r w:rsidR="008F2337">
        <w:rPr>
          <w:lang w:val="en-US"/>
        </w:rPr>
        <w:t xml:space="preserve"> and</w:t>
      </w:r>
      <w:r w:rsidR="00B5196C">
        <w:rPr>
          <w:lang w:val="en-US"/>
        </w:rPr>
        <w:t xml:space="preserve"> </w:t>
      </w:r>
      <w:r w:rsidR="007C729B">
        <w:rPr>
          <w:lang w:val="en-US"/>
        </w:rPr>
        <w:t>|rBias_standard–error(%)|</w:t>
      </w:r>
      <w:r w:rsidR="00396302" w:rsidRPr="00396302">
        <w:rPr>
          <w:lang w:val="en-US"/>
        </w:rPr>
        <w:t xml:space="preserve"> for SI and MI</w:t>
      </w:r>
      <w:ins w:id="255" w:author="My Luong Vuong" w:date="2025-02-07T17:11:00Z">
        <w:r w:rsidR="00A6049F">
          <w:rPr>
            <w:lang w:val="en-US"/>
          </w:rPr>
          <w:t xml:space="preserve"> regarding the covariate effects</w:t>
        </w:r>
      </w:ins>
      <w:r w:rsidR="00396302" w:rsidRPr="00396302">
        <w:rPr>
          <w:lang w:val="en-US"/>
        </w:rPr>
        <w:t xml:space="preserve"> across all five missingness scenarios</w:t>
      </w:r>
      <w:ins w:id="256" w:author="My Luong Vuong" w:date="2025-02-08T18:52:00Z">
        <w:r w:rsidR="0069534D">
          <w:rPr>
            <w:lang w:val="en-US"/>
          </w:rPr>
          <w:t xml:space="preserve"> using the </w:t>
        </w:r>
      </w:ins>
      <w:ins w:id="257" w:author="My Luong Vuong" w:date="2025-02-23T22:45:00Z">
        <w:r w:rsidR="002D6EED">
          <w:rPr>
            <w:lang w:val="en-US"/>
          </w:rPr>
          <w:t>main</w:t>
        </w:r>
      </w:ins>
      <w:ins w:id="258" w:author="My Luong Vuong" w:date="2025-02-08T18:52:00Z">
        <w:r w:rsidR="0069534D">
          <w:rPr>
            <w:lang w:val="en-US"/>
          </w:rPr>
          <w:t xml:space="preserve"> imputation model</w:t>
        </w:r>
      </w:ins>
      <w:r w:rsidR="00396302" w:rsidRPr="00396302">
        <w:rPr>
          <w:lang w:val="en-US"/>
        </w:rPr>
        <w:t>, along with the corresponding p-values, in Figures</w:t>
      </w:r>
      <w:r w:rsidR="00F861C9">
        <w:rPr>
          <w:lang w:val="en-US"/>
        </w:rPr>
        <w:t> </w:t>
      </w:r>
      <w:del w:id="259" w:author="My Luong Vuong" w:date="2025-01-28T11:54:00Z">
        <w:r w:rsidR="00A0349E" w:rsidDel="00CF2E75">
          <w:rPr>
            <w:lang w:val="en-US"/>
          </w:rPr>
          <w:delText>4</w:delText>
        </w:r>
        <w:r w:rsidR="00396302" w:rsidRPr="00396302" w:rsidDel="00CF2E75">
          <w:rPr>
            <w:lang w:val="en-US"/>
          </w:rPr>
          <w:delText xml:space="preserve"> </w:delText>
        </w:r>
      </w:del>
      <w:ins w:id="260" w:author="My Luong Vuong" w:date="2025-01-28T11:54:00Z">
        <w:r w:rsidR="00CF2E75">
          <w:rPr>
            <w:lang w:val="en-US"/>
          </w:rPr>
          <w:t>3</w:t>
        </w:r>
        <w:r w:rsidR="00CF2E75" w:rsidRPr="00396302">
          <w:rPr>
            <w:lang w:val="en-US"/>
          </w:rPr>
          <w:t xml:space="preserve"> </w:t>
        </w:r>
      </w:ins>
      <w:r w:rsidR="00396302" w:rsidRPr="00396302">
        <w:rPr>
          <w:lang w:val="en-US"/>
        </w:rPr>
        <w:t xml:space="preserve">and </w:t>
      </w:r>
      <w:del w:id="261" w:author="My Luong Vuong" w:date="2025-01-28T11:54:00Z">
        <w:r w:rsidR="00A0349E" w:rsidDel="00CF2E75">
          <w:rPr>
            <w:lang w:val="en-US"/>
          </w:rPr>
          <w:delText>5</w:delText>
        </w:r>
      </w:del>
      <w:ins w:id="262" w:author="My Luong Vuong" w:date="2025-01-28T11:54:00Z">
        <w:r w:rsidR="00CF2E75">
          <w:rPr>
            <w:lang w:val="en-US"/>
          </w:rPr>
          <w:t>4</w:t>
        </w:r>
      </w:ins>
      <w:r w:rsidR="00396302" w:rsidRPr="00396302">
        <w:rPr>
          <w:lang w:val="en-US"/>
        </w:rPr>
        <w:t>, respectively</w:t>
      </w:r>
      <w:r w:rsidR="00080E02">
        <w:rPr>
          <w:lang w:val="en-US"/>
        </w:rPr>
        <w:t>.</w:t>
      </w:r>
      <w:ins w:id="263" w:author="My Luong Vuong" w:date="2025-02-07T17:12:00Z">
        <w:r w:rsidR="000911A5">
          <w:rPr>
            <w:lang w:val="en-US"/>
          </w:rPr>
          <w:t xml:space="preserve"> </w:t>
        </w:r>
      </w:ins>
      <w:ins w:id="264" w:author="My Luong Vuong" w:date="2025-02-08T18:55:00Z">
        <w:r w:rsidR="005C2664">
          <w:rPr>
            <w:lang w:val="en-US"/>
          </w:rPr>
          <w:t xml:space="preserve">Similar results for the structural PK parameters </w:t>
        </w:r>
      </w:ins>
      <w:ins w:id="265" w:author="My Luong Vuong" w:date="2025-02-08T18:58:00Z">
        <w:r w:rsidR="0016691B">
          <w:rPr>
            <w:lang w:val="en-US"/>
          </w:rPr>
          <w:t>are</w:t>
        </w:r>
      </w:ins>
      <w:ins w:id="266" w:author="My Luong Vuong" w:date="2025-02-08T18:55:00Z">
        <w:r w:rsidR="005C2664">
          <w:rPr>
            <w:lang w:val="en-US"/>
          </w:rPr>
          <w:t xml:space="preserve"> presented in Figures S2-S3. </w:t>
        </w:r>
      </w:ins>
      <w:ins w:id="267" w:author="My Luong Vuong" w:date="2025-02-08T18:56:00Z">
        <w:r w:rsidR="00036266">
          <w:rPr>
            <w:lang w:val="en-US"/>
          </w:rPr>
          <w:t xml:space="preserve">The analysis results obtained from the secondary imputation model </w:t>
        </w:r>
      </w:ins>
      <w:ins w:id="268" w:author="My Luong Vuong" w:date="2025-02-08T18:57:00Z">
        <w:r w:rsidR="0016691B">
          <w:rPr>
            <w:lang w:val="en-US"/>
          </w:rPr>
          <w:t>are</w:t>
        </w:r>
      </w:ins>
      <w:ins w:id="269" w:author="My Luong Vuong" w:date="2025-02-08T18:56:00Z">
        <w:r w:rsidR="00036266">
          <w:rPr>
            <w:lang w:val="en-US"/>
          </w:rPr>
          <w:t xml:space="preserve"> shown in</w:t>
        </w:r>
      </w:ins>
      <w:ins w:id="270" w:author="My Luong Vuong" w:date="2025-02-08T18:57:00Z">
        <w:r w:rsidR="00036266">
          <w:rPr>
            <w:lang w:val="en-US"/>
          </w:rPr>
          <w:t xml:space="preserve"> Figures S4-S7.</w:t>
        </w:r>
      </w:ins>
      <w:ins w:id="271" w:author="My Luong Vuong" w:date="2025-02-08T22:53:00Z">
        <w:r w:rsidR="000169BF">
          <w:rPr>
            <w:lang w:val="en-US"/>
          </w:rPr>
          <w:t xml:space="preserve"> </w:t>
        </w:r>
      </w:ins>
      <w:ins w:id="272" w:author="My Luong Vuong" w:date="2025-02-08T18:58:00Z">
        <w:r w:rsidR="00044C97">
          <w:rPr>
            <w:lang w:val="en-US"/>
          </w:rPr>
          <w:t>Overall, the figures</w:t>
        </w:r>
      </w:ins>
      <w:ins w:id="273" w:author="My Luong Vuong" w:date="2025-02-09T09:48:00Z">
        <w:r w:rsidR="004900CE">
          <w:rPr>
            <w:lang w:val="en-US"/>
          </w:rPr>
          <w:t xml:space="preserve"> </w:t>
        </w:r>
      </w:ins>
      <w:ins w:id="274" w:author="My Luong Vuong" w:date="2025-02-08T18:58:00Z">
        <w:r w:rsidR="00044C97">
          <w:rPr>
            <w:lang w:val="en-US"/>
          </w:rPr>
          <w:t xml:space="preserve">showed </w:t>
        </w:r>
      </w:ins>
      <w:ins w:id="275" w:author="My Luong Vuong" w:date="2025-02-08T18:59:00Z">
        <w:r w:rsidR="00380A5E">
          <w:rPr>
            <w:lang w:val="en-US"/>
          </w:rPr>
          <w:t xml:space="preserve">an increasing magnitude of |rBias_estimate(%)| and |rBias_standard–error(%)| </w:t>
        </w:r>
        <w:r w:rsidR="00B86406">
          <w:rPr>
            <w:lang w:val="en-US"/>
          </w:rPr>
          <w:t xml:space="preserve">for all parameters </w:t>
        </w:r>
        <w:r w:rsidR="00380A5E">
          <w:rPr>
            <w:lang w:val="en-US"/>
          </w:rPr>
          <w:t xml:space="preserve">as </w:t>
        </w:r>
      </w:ins>
      <w:ins w:id="276" w:author="My Luong Vuong" w:date="2025-02-08T22:55:00Z">
        <w:r w:rsidR="00623377">
          <w:rPr>
            <w:lang w:val="en-US"/>
          </w:rPr>
          <w:t>BW</w:t>
        </w:r>
      </w:ins>
      <w:ins w:id="277" w:author="My Luong Vuong" w:date="2025-02-08T18:59:00Z">
        <w:r w:rsidR="00380A5E">
          <w:rPr>
            <w:lang w:val="en-US"/>
          </w:rPr>
          <w:t xml:space="preserve"> missingness increases.</w:t>
        </w:r>
      </w:ins>
      <w:ins w:id="278" w:author="My Luong Vuong" w:date="2025-02-08T22:43:00Z">
        <w:r w:rsidR="00D34DA9">
          <w:rPr>
            <w:lang w:val="en-US"/>
          </w:rPr>
          <w:t xml:space="preserve"> The magnitude of |rBias_estimate(%)| for </w:t>
        </w:r>
      </w:ins>
      <w:bookmarkStart w:id="279" w:name="_Hlk189947215"/>
      <w:ins w:id="280" w:author="My Luong Vuong" w:date="2025-02-08T22:44:00Z">
        <w:r w:rsidR="00D34DA9">
          <w:rPr>
            <w:lang w:val="en-US"/>
          </w:rPr>
          <w:t>the structural PK parameters</w:t>
        </w:r>
        <w:bookmarkEnd w:id="279"/>
        <w:r w:rsidR="00D34DA9">
          <w:rPr>
            <w:lang w:val="en-US"/>
          </w:rPr>
          <w:t xml:space="preserve"> was minimal (</w:t>
        </w:r>
      </w:ins>
      <w:ins w:id="281" w:author="My Luong Vuong" w:date="2025-02-08T22:45:00Z">
        <w:r w:rsidR="00705A9B" w:rsidRPr="00705A9B">
          <w:rPr>
            <w:lang w:val="en-US"/>
          </w:rPr>
          <w:t>15% at most for the 75% missingness case</w:t>
        </w:r>
        <w:r w:rsidR="00705A9B">
          <w:rPr>
            <w:lang w:val="en-US"/>
          </w:rPr>
          <w:t>)</w:t>
        </w:r>
      </w:ins>
      <w:ins w:id="282" w:author="My Luong Vuong" w:date="2025-02-08T23:01:00Z">
        <w:r w:rsidR="0072321B">
          <w:rPr>
            <w:lang w:val="en-US"/>
          </w:rPr>
          <w:t>, with the smallest for Ka,</w:t>
        </w:r>
      </w:ins>
      <w:ins w:id="283" w:author="My Luong Vuong" w:date="2025-02-08T22:45:00Z">
        <w:r w:rsidR="006A4447">
          <w:rPr>
            <w:lang w:val="en-US"/>
          </w:rPr>
          <w:t xml:space="preserve"> and smaller than that of the covariate effect para</w:t>
        </w:r>
      </w:ins>
      <w:ins w:id="284" w:author="My Luong Vuong" w:date="2025-02-08T22:46:00Z">
        <w:r w:rsidR="006A4447">
          <w:rPr>
            <w:lang w:val="en-US"/>
          </w:rPr>
          <w:t>meters</w:t>
        </w:r>
      </w:ins>
      <w:ins w:id="285" w:author="My Luong Vuong" w:date="2025-02-08T22:50:00Z">
        <w:r w:rsidR="00172EE6">
          <w:rPr>
            <w:lang w:val="en-US"/>
          </w:rPr>
          <w:t xml:space="preserve"> (Figures </w:t>
        </w:r>
      </w:ins>
      <w:ins w:id="286" w:author="My Luong Vuong" w:date="2025-02-08T22:51:00Z">
        <w:r w:rsidR="00BB0FEA">
          <w:rPr>
            <w:lang w:val="en-US"/>
          </w:rPr>
          <w:t>3</w:t>
        </w:r>
      </w:ins>
      <w:ins w:id="287" w:author="My Luong Vuong" w:date="2025-02-08T22:50:00Z">
        <w:r w:rsidR="00172EE6">
          <w:rPr>
            <w:lang w:val="en-US"/>
          </w:rPr>
          <w:t xml:space="preserve"> &amp; S2, S4 &amp; S6</w:t>
        </w:r>
      </w:ins>
      <w:ins w:id="288" w:author="My Luong Vuong" w:date="2025-02-08T22:51:00Z">
        <w:r w:rsidR="00172EE6">
          <w:rPr>
            <w:lang w:val="en-US"/>
          </w:rPr>
          <w:t>)</w:t>
        </w:r>
      </w:ins>
      <w:ins w:id="289" w:author="My Luong Vuong" w:date="2025-02-08T22:45:00Z">
        <w:r w:rsidR="00705A9B">
          <w:rPr>
            <w:lang w:val="en-US"/>
          </w:rPr>
          <w:t>.</w:t>
        </w:r>
      </w:ins>
      <w:ins w:id="290" w:author="My Luong Vuong" w:date="2025-02-08T22:46:00Z">
        <w:r w:rsidR="006A4447">
          <w:rPr>
            <w:lang w:val="en-US"/>
          </w:rPr>
          <w:t xml:space="preserve"> </w:t>
        </w:r>
        <w:r w:rsidR="00FC6F8D">
          <w:rPr>
            <w:lang w:val="en-US"/>
          </w:rPr>
          <w:t xml:space="preserve">Similarly, </w:t>
        </w:r>
        <w:r w:rsidR="00FC6F8D" w:rsidRPr="00FC6F8D">
          <w:rPr>
            <w:lang w:val="en-US"/>
          </w:rPr>
          <w:t>|rBias_standard–error(%)|</w:t>
        </w:r>
        <w:r w:rsidR="00FC6F8D">
          <w:rPr>
            <w:lang w:val="en-US"/>
          </w:rPr>
          <w:t xml:space="preserve"> of </w:t>
        </w:r>
        <w:r w:rsidR="00FC6F8D" w:rsidRPr="00FC6F8D">
          <w:rPr>
            <w:lang w:val="en-US"/>
          </w:rPr>
          <w:t>the structural PK parameters</w:t>
        </w:r>
        <w:r w:rsidR="00FC6F8D">
          <w:rPr>
            <w:lang w:val="en-US"/>
          </w:rPr>
          <w:t xml:space="preserve"> was also smaller than that of the</w:t>
        </w:r>
      </w:ins>
      <w:ins w:id="291" w:author="My Luong Vuong" w:date="2025-02-08T22:47:00Z">
        <w:r w:rsidR="00FC6F8D">
          <w:rPr>
            <w:lang w:val="en-US"/>
          </w:rPr>
          <w:t xml:space="preserve"> </w:t>
        </w:r>
        <w:r w:rsidR="00FC6F8D" w:rsidRPr="00FC6F8D">
          <w:rPr>
            <w:lang w:val="en-US"/>
          </w:rPr>
          <w:t>covariate effect parameters</w:t>
        </w:r>
        <w:r w:rsidR="00FC6F8D">
          <w:rPr>
            <w:lang w:val="en-US"/>
          </w:rPr>
          <w:t xml:space="preserve"> in general</w:t>
        </w:r>
      </w:ins>
      <w:ins w:id="292" w:author="My Luong Vuong" w:date="2025-02-09T09:47:00Z">
        <w:r w:rsidR="00787D82">
          <w:rPr>
            <w:lang w:val="en-US"/>
          </w:rPr>
          <w:t>, with the figure for Ka being the smallest</w:t>
        </w:r>
      </w:ins>
      <w:ins w:id="293" w:author="My Luong Vuong" w:date="2025-02-08T22:51:00Z">
        <w:r w:rsidR="00BB0FEA">
          <w:rPr>
            <w:lang w:val="en-US"/>
          </w:rPr>
          <w:t xml:space="preserve"> (Figures 4 &amp; S3, </w:t>
        </w:r>
      </w:ins>
      <w:ins w:id="294" w:author="My Luong Vuong" w:date="2025-02-08T22:52:00Z">
        <w:r w:rsidR="00BB0FEA">
          <w:rPr>
            <w:lang w:val="en-US"/>
          </w:rPr>
          <w:t>S5 &amp; S7)</w:t>
        </w:r>
      </w:ins>
      <w:ins w:id="295" w:author="My Luong Vuong" w:date="2025-02-08T22:47:00Z">
        <w:r w:rsidR="00FC6F8D">
          <w:rPr>
            <w:lang w:val="en-US"/>
          </w:rPr>
          <w:t>.</w:t>
        </w:r>
      </w:ins>
    </w:p>
    <w:p w14:paraId="790ACCD5" w14:textId="58AD28AD" w:rsidR="007959A5" w:rsidRDefault="00C31EBA" w:rsidP="00B1428B">
      <w:pPr>
        <w:rPr>
          <w:lang w:val="en-US"/>
        </w:rPr>
      </w:pPr>
      <w:del w:id="296" w:author="My Luong Vuong" w:date="2025-02-08T17:14:00Z">
        <w:r w:rsidDel="00603E3E">
          <w:rPr>
            <w:lang w:val="en-US"/>
          </w:rPr>
          <w:delText xml:space="preserve"> </w:delText>
        </w:r>
      </w:del>
      <w:del w:id="297" w:author="My Luong Vuong" w:date="2025-02-08T19:00:00Z">
        <w:r w:rsidR="00A6491D" w:rsidRPr="00A6491D" w:rsidDel="00F836ED">
          <w:rPr>
            <w:lang w:val="en-US"/>
          </w:rPr>
          <w:delText>Overall</w:delText>
        </w:r>
      </w:del>
      <w:ins w:id="298" w:author="My Luong Vuong" w:date="2025-02-08T19:00:00Z">
        <w:r w:rsidR="00F836ED">
          <w:rPr>
            <w:lang w:val="en-US"/>
          </w:rPr>
          <w:t>In estimating the co</w:t>
        </w:r>
      </w:ins>
      <w:ins w:id="299" w:author="My Luong Vuong" w:date="2025-02-08T19:01:00Z">
        <w:r w:rsidR="00F836ED">
          <w:rPr>
            <w:lang w:val="en-US"/>
          </w:rPr>
          <w:t>variate effect</w:t>
        </w:r>
        <w:r w:rsidR="004C7289">
          <w:rPr>
            <w:lang w:val="en-US"/>
          </w:rPr>
          <w:t>s</w:t>
        </w:r>
      </w:ins>
      <w:r w:rsidR="00A6491D" w:rsidRPr="00A6491D">
        <w:rPr>
          <w:lang w:val="en-US"/>
        </w:rPr>
        <w:t xml:space="preserve">, MI produced more accurate </w:t>
      </w:r>
      <w:del w:id="300" w:author="My Luong Vuong" w:date="2025-02-08T19:01:00Z">
        <w:r w:rsidR="00A6491D" w:rsidRPr="00A6491D" w:rsidDel="00173B20">
          <w:rPr>
            <w:lang w:val="en-US"/>
          </w:rPr>
          <w:delText xml:space="preserve">covariate effect </w:delText>
        </w:r>
      </w:del>
      <w:r w:rsidR="00A6491D" w:rsidRPr="00A6491D">
        <w:rPr>
          <w:lang w:val="en-US"/>
        </w:rPr>
        <w:t>estimates</w:t>
      </w:r>
      <w:ins w:id="301" w:author="My Luong Vuong" w:date="2025-02-07T16:55:00Z">
        <w:r w:rsidR="00FB2BF2">
          <w:rPr>
            <w:lang w:val="en-US"/>
          </w:rPr>
          <w:t>,</w:t>
        </w:r>
      </w:ins>
      <w:r w:rsidR="00A6491D" w:rsidRPr="00A6491D">
        <w:rPr>
          <w:lang w:val="en-US"/>
        </w:rPr>
        <w:t xml:space="preserve"> with significantly lower </w:t>
      </w:r>
      <w:r w:rsidR="007C729B">
        <w:rPr>
          <w:lang w:val="en-US"/>
        </w:rPr>
        <w:t>|rBias_estimate(%)|</w:t>
      </w:r>
      <w:r w:rsidR="00A6491D" w:rsidRPr="00A6491D">
        <w:rPr>
          <w:lang w:val="en-US"/>
        </w:rPr>
        <w:t xml:space="preserve"> for the effect of BW on CL </w:t>
      </w:r>
      <w:del w:id="302" w:author="My Luong Vuong" w:date="2025-02-07T16:53:00Z">
        <w:r w:rsidR="00A6491D" w:rsidRPr="00A6491D" w:rsidDel="00346363">
          <w:rPr>
            <w:lang w:val="en-US"/>
          </w:rPr>
          <w:delText>across all missingness scenarios</w:delText>
        </w:r>
      </w:del>
      <w:ins w:id="303" w:author="My Luong Vuong" w:date="2025-02-07T16:53:00Z">
        <w:r w:rsidR="00346363">
          <w:rPr>
            <w:lang w:val="en-US"/>
          </w:rPr>
          <w:t xml:space="preserve">in the </w:t>
        </w:r>
        <w:r w:rsidR="00151EB6">
          <w:rPr>
            <w:lang w:val="en-US"/>
          </w:rPr>
          <w:t>12.5</w:t>
        </w:r>
      </w:ins>
      <w:ins w:id="304" w:author="My Luong Vuong" w:date="2025-02-07T16:54:00Z">
        <w:r w:rsidR="00151EB6">
          <w:rPr>
            <w:lang w:val="en-US"/>
          </w:rPr>
          <w:t>% missingness scenario</w:t>
        </w:r>
      </w:ins>
      <w:ins w:id="305" w:author="My Luong Vuong" w:date="2025-02-07T16:55:00Z">
        <w:r w:rsidR="00757B51">
          <w:rPr>
            <w:lang w:val="en-US"/>
          </w:rPr>
          <w:t xml:space="preserve">, and the effect </w:t>
        </w:r>
        <w:r w:rsidR="00757B51" w:rsidRPr="00A6491D">
          <w:rPr>
            <w:lang w:val="en-US"/>
          </w:rPr>
          <w:t xml:space="preserve">of BW on </w:t>
        </w:r>
        <w:r w:rsidR="00757B51">
          <w:rPr>
            <w:lang w:val="en-US"/>
          </w:rPr>
          <w:t>V</w:t>
        </w:r>
        <w:r w:rsidR="00757B51" w:rsidRPr="00757B51">
          <w:rPr>
            <w:vertAlign w:val="subscript"/>
            <w:lang w:val="en-US"/>
            <w:rPrChange w:id="306" w:author="My Luong Vuong" w:date="2025-02-07T16:55:00Z">
              <w:rPr>
                <w:lang w:val="en-US"/>
              </w:rPr>
            </w:rPrChange>
          </w:rPr>
          <w:t>d</w:t>
        </w:r>
        <w:r w:rsidR="00757B51">
          <w:rPr>
            <w:lang w:val="en-US"/>
          </w:rPr>
          <w:t xml:space="preserve"> </w:t>
        </w:r>
      </w:ins>
      <w:ins w:id="307" w:author="My Luong Vuong" w:date="2025-02-07T16:56:00Z">
        <w:r w:rsidR="00D96228" w:rsidRPr="00D96228">
          <w:rPr>
            <w:lang w:val="en-US"/>
          </w:rPr>
          <w:t>in the</w:t>
        </w:r>
        <w:r w:rsidR="00D96228">
          <w:rPr>
            <w:lang w:val="en-US"/>
          </w:rPr>
          <w:t xml:space="preserve"> 6.25%</w:t>
        </w:r>
        <w:r w:rsidR="009F0D15">
          <w:rPr>
            <w:lang w:val="en-US"/>
          </w:rPr>
          <w:t xml:space="preserve"> and</w:t>
        </w:r>
        <w:r w:rsidR="00914389">
          <w:rPr>
            <w:lang w:val="en-US"/>
          </w:rPr>
          <w:t xml:space="preserve"> </w:t>
        </w:r>
        <w:r w:rsidR="00D96228" w:rsidRPr="00D96228">
          <w:rPr>
            <w:lang w:val="en-US"/>
          </w:rPr>
          <w:t>12.5% missingness scenario</w:t>
        </w:r>
      </w:ins>
      <w:ins w:id="308" w:author="My Luong Vuong" w:date="2025-02-09T09:28:00Z">
        <w:r w:rsidR="000A1A63">
          <w:rPr>
            <w:lang w:val="en-US"/>
          </w:rPr>
          <w:t>s</w:t>
        </w:r>
      </w:ins>
      <w:del w:id="309" w:author="My Luong Vuong" w:date="2025-02-08T17:20:00Z">
        <w:r w:rsidR="004C68F0" w:rsidDel="00AB0045">
          <w:rPr>
            <w:lang w:val="en-US"/>
          </w:rPr>
          <w:delText>.</w:delText>
        </w:r>
        <w:r w:rsidR="00DF3171" w:rsidDel="00AB0045">
          <w:rPr>
            <w:lang w:val="en-US"/>
          </w:rPr>
          <w:delText xml:space="preserve"> </w:delText>
        </w:r>
        <w:r w:rsidR="009D764A" w:rsidDel="00F33555">
          <w:rPr>
            <w:lang w:val="en-US"/>
          </w:rPr>
          <w:delText xml:space="preserve">The </w:delText>
        </w:r>
        <w:r w:rsidR="00DF3171" w:rsidDel="00F33555">
          <w:rPr>
            <w:lang w:val="en-US"/>
          </w:rPr>
          <w:delText xml:space="preserve">p-values </w:delText>
        </w:r>
        <w:r w:rsidR="00D76033" w:rsidDel="00F33555">
          <w:rPr>
            <w:lang w:val="en-US"/>
          </w:rPr>
          <w:delText xml:space="preserve">ranged </w:delText>
        </w:r>
        <w:r w:rsidR="00DE3F7B" w:rsidDel="00F33555">
          <w:rPr>
            <w:lang w:val="en-US"/>
          </w:rPr>
          <w:delText>from 3.2</w:delText>
        </w:r>
        <w:r w:rsidR="00DF06E3" w:rsidDel="00F33555">
          <w:rPr>
            <w:rFonts w:cs="Times New Roman"/>
            <w:lang w:val="en-US"/>
          </w:rPr>
          <w:delText>×10</w:delText>
        </w:r>
        <w:r w:rsidR="00DF06E3" w:rsidRPr="001E6639" w:rsidDel="00F33555">
          <w:rPr>
            <w:rFonts w:cs="Times New Roman"/>
            <w:vertAlign w:val="superscript"/>
            <w:lang w:val="en-US"/>
          </w:rPr>
          <w:delText>-6</w:delText>
        </w:r>
        <w:r w:rsidR="00DF06E3" w:rsidDel="00F33555">
          <w:rPr>
            <w:lang w:val="en-US"/>
          </w:rPr>
          <w:delText xml:space="preserve"> to 0.015</w:delText>
        </w:r>
        <w:r w:rsidR="008220EC" w:rsidDel="00F33555">
          <w:rPr>
            <w:lang w:val="en-US"/>
          </w:rPr>
          <w:delText xml:space="preserve">. </w:delText>
        </w:r>
        <w:r w:rsidR="00A6491D" w:rsidRPr="00A6491D" w:rsidDel="00F33555">
          <w:rPr>
            <w:lang w:val="en-US"/>
          </w:rPr>
          <w:delText xml:space="preserve"> </w:delText>
        </w:r>
        <w:r w:rsidR="008220EC" w:rsidDel="00F33555">
          <w:rPr>
            <w:lang w:val="en-US"/>
          </w:rPr>
          <w:delText>Additionally, MI showed a significantly lower</w:delText>
        </w:r>
        <w:r w:rsidR="00064F21" w:rsidDel="00F33555">
          <w:rPr>
            <w:lang w:val="en-US"/>
          </w:rPr>
          <w:delText xml:space="preserve"> </w:delText>
        </w:r>
        <w:r w:rsidR="007C729B" w:rsidDel="00F33555">
          <w:rPr>
            <w:lang w:val="en-US"/>
          </w:rPr>
          <w:delText>|rBias_estimate(%)|</w:delText>
        </w:r>
        <w:r w:rsidR="009710B2" w:rsidDel="00F33555">
          <w:rPr>
            <w:lang w:val="en-US"/>
          </w:rPr>
          <w:delText xml:space="preserve"> </w:delText>
        </w:r>
        <w:r w:rsidR="00A6491D" w:rsidRPr="00A6491D" w:rsidDel="00F33555">
          <w:rPr>
            <w:lang w:val="en-US"/>
          </w:rPr>
          <w:delText>for the effect of BW on V</w:delText>
        </w:r>
        <w:r w:rsidR="00A6491D" w:rsidRPr="001E6639" w:rsidDel="00F33555">
          <w:rPr>
            <w:vertAlign w:val="subscript"/>
            <w:lang w:val="en-US"/>
          </w:rPr>
          <w:delText>d</w:delText>
        </w:r>
        <w:r w:rsidR="00A6491D" w:rsidRPr="00A6491D" w:rsidDel="00F33555">
          <w:rPr>
            <w:lang w:val="en-US"/>
          </w:rPr>
          <w:delText xml:space="preserve"> in the 12.5% missingness scenario</w:delText>
        </w:r>
        <w:r w:rsidR="003218E7" w:rsidDel="00F33555">
          <w:rPr>
            <w:lang w:val="en-US"/>
          </w:rPr>
          <w:delText xml:space="preserve"> (p</w:delText>
        </w:r>
        <w:r w:rsidR="00DE3B56" w:rsidDel="00F33555">
          <w:rPr>
            <w:lang w:val="en-US"/>
          </w:rPr>
          <w:delText> </w:delText>
        </w:r>
        <w:r w:rsidR="003218E7" w:rsidDel="00F33555">
          <w:rPr>
            <w:lang w:val="en-US"/>
          </w:rPr>
          <w:delText>=</w:delText>
        </w:r>
        <w:r w:rsidR="00DE3B56" w:rsidDel="00F33555">
          <w:rPr>
            <w:lang w:val="en-US"/>
          </w:rPr>
          <w:delText> </w:delText>
        </w:r>
        <w:r w:rsidR="003218E7" w:rsidDel="00F33555">
          <w:rPr>
            <w:lang w:val="en-US"/>
          </w:rPr>
          <w:delText>2.6</w:delText>
        </w:r>
        <w:r w:rsidR="003218E7" w:rsidDel="00F33555">
          <w:rPr>
            <w:rFonts w:cs="Times New Roman"/>
            <w:lang w:val="en-US"/>
          </w:rPr>
          <w:delText>×10</w:delText>
        </w:r>
        <w:r w:rsidR="003218E7" w:rsidRPr="00B940CB" w:rsidDel="00F33555">
          <w:rPr>
            <w:rFonts w:cs="Times New Roman"/>
            <w:vertAlign w:val="superscript"/>
            <w:lang w:val="en-US"/>
          </w:rPr>
          <w:delText>-</w:delText>
        </w:r>
        <w:r w:rsidR="003218E7" w:rsidDel="00F33555">
          <w:rPr>
            <w:rFonts w:cs="Times New Roman"/>
            <w:vertAlign w:val="superscript"/>
            <w:lang w:val="en-US"/>
          </w:rPr>
          <w:delText>5</w:delText>
        </w:r>
        <w:r w:rsidR="00D554AC" w:rsidDel="00F33555">
          <w:rPr>
            <w:lang w:val="en-US"/>
          </w:rPr>
          <w:delText xml:space="preserve">) </w:delText>
        </w:r>
        <w:r w:rsidR="00F8109D" w:rsidDel="00F33555">
          <w:rPr>
            <w:lang w:val="en-US"/>
          </w:rPr>
          <w:delText>(Figure</w:delText>
        </w:r>
        <w:r w:rsidR="00DE3B56" w:rsidDel="00F33555">
          <w:rPr>
            <w:lang w:val="en-US"/>
          </w:rPr>
          <w:delText> </w:delText>
        </w:r>
      </w:del>
      <w:del w:id="310" w:author="My Luong Vuong" w:date="2025-01-28T11:54:00Z">
        <w:r w:rsidR="003D73A8" w:rsidDel="005866A6">
          <w:rPr>
            <w:lang w:val="en-US"/>
          </w:rPr>
          <w:delText>4</w:delText>
        </w:r>
      </w:del>
      <w:del w:id="311" w:author="My Luong Vuong" w:date="2025-02-08T17:20:00Z">
        <w:r w:rsidR="00F8109D" w:rsidDel="00F33555">
          <w:rPr>
            <w:lang w:val="en-US"/>
          </w:rPr>
          <w:delText>)</w:delText>
        </w:r>
      </w:del>
      <w:r w:rsidR="00636DB6">
        <w:rPr>
          <w:lang w:val="en-US"/>
        </w:rPr>
        <w:t>.</w:t>
      </w:r>
      <w:ins w:id="312" w:author="My Luong Vuong" w:date="2025-02-08T17:21:00Z">
        <w:r w:rsidR="00217D78">
          <w:rPr>
            <w:lang w:val="en-US"/>
          </w:rPr>
          <w:t xml:space="preserve"> The</w:t>
        </w:r>
        <w:r w:rsidR="00F71BD7">
          <w:rPr>
            <w:lang w:val="en-US"/>
          </w:rPr>
          <w:t xml:space="preserve"> respective p-values were </w:t>
        </w:r>
        <w:r w:rsidR="00FA2BBA">
          <w:rPr>
            <w:lang w:val="en-US"/>
          </w:rPr>
          <w:t>0.038, 0.015 and 0.002</w:t>
        </w:r>
      </w:ins>
      <w:ins w:id="313" w:author="My Luong Vuong" w:date="2025-02-08T17:22:00Z">
        <w:r w:rsidR="00FA2BBA">
          <w:rPr>
            <w:lang w:val="en-US"/>
          </w:rPr>
          <w:t xml:space="preserve"> (Figure 3)</w:t>
        </w:r>
      </w:ins>
      <w:ins w:id="314" w:author="My Luong Vuong" w:date="2025-02-08T17:21:00Z">
        <w:r w:rsidR="00FA2BBA">
          <w:rPr>
            <w:lang w:val="en-US"/>
          </w:rPr>
          <w:t>.</w:t>
        </w:r>
      </w:ins>
    </w:p>
    <w:p w14:paraId="74BDF2B3" w14:textId="0550A99C" w:rsidR="00DA7E31" w:rsidRDefault="00691DAC" w:rsidP="00392121">
      <w:pPr>
        <w:rPr>
          <w:ins w:id="315" w:author="My Luong Vuong" w:date="2025-02-08T17:14:00Z"/>
          <w:lang w:val="en-US"/>
        </w:rPr>
      </w:pPr>
      <w:del w:id="316" w:author="My Luong Vuong" w:date="2025-02-08T17:47:00Z">
        <w:r w:rsidDel="00A932C5">
          <w:rPr>
            <w:lang w:val="en-US"/>
          </w:rPr>
          <w:delText xml:space="preserve">In </w:delText>
        </w:r>
      </w:del>
      <w:ins w:id="317" w:author="My Luong Vuong" w:date="2025-02-08T17:47:00Z">
        <w:r w:rsidR="00A932C5">
          <w:rPr>
            <w:lang w:val="en-US"/>
          </w:rPr>
          <w:t xml:space="preserve">Similarly, MI </w:t>
        </w:r>
      </w:ins>
      <w:del w:id="318" w:author="My Luong Vuong" w:date="2025-02-08T17:47:00Z">
        <w:r w:rsidR="00A47C26" w:rsidDel="00A932C5">
          <w:rPr>
            <w:lang w:val="en-US"/>
          </w:rPr>
          <w:delText xml:space="preserve">estimating </w:delText>
        </w:r>
      </w:del>
      <w:ins w:id="319" w:author="My Luong Vuong" w:date="2025-02-08T17:47:00Z">
        <w:r w:rsidR="00A932C5">
          <w:rPr>
            <w:lang w:val="en-US"/>
          </w:rPr>
          <w:t xml:space="preserve">estimated </w:t>
        </w:r>
      </w:ins>
      <w:r w:rsidR="00A47C26">
        <w:rPr>
          <w:lang w:val="en-US"/>
        </w:rPr>
        <w:t>the</w:t>
      </w:r>
      <w:r w:rsidR="00180DBA">
        <w:rPr>
          <w:lang w:val="en-US"/>
        </w:rPr>
        <w:t xml:space="preserve"> uncertainty of covariate effect estimate</w:t>
      </w:r>
      <w:r w:rsidR="008A4904">
        <w:rPr>
          <w:lang w:val="en-US"/>
        </w:rPr>
        <w:t>s</w:t>
      </w:r>
      <w:ins w:id="320" w:author="My Luong Vuong" w:date="2025-02-08T17:47:00Z">
        <w:r w:rsidR="00A932C5">
          <w:rPr>
            <w:lang w:val="en-US"/>
          </w:rPr>
          <w:t xml:space="preserve"> significantly better than SI </w:t>
        </w:r>
      </w:ins>
      <w:ins w:id="321" w:author="My Luong Vuong" w:date="2025-02-23T22:47:00Z">
        <w:r w:rsidR="001E659D">
          <w:rPr>
            <w:lang w:val="en-US"/>
          </w:rPr>
          <w:t>overall</w:t>
        </w:r>
      </w:ins>
      <w:ins w:id="322" w:author="My Luong Vuong" w:date="2025-02-08T17:47:00Z">
        <w:r w:rsidR="00A932C5">
          <w:rPr>
            <w:lang w:val="en-US"/>
          </w:rPr>
          <w:t xml:space="preserve">. </w:t>
        </w:r>
      </w:ins>
      <w:del w:id="323" w:author="My Luong Vuong" w:date="2025-02-08T17:47:00Z">
        <w:r w:rsidR="00805DEC" w:rsidDel="00A932C5">
          <w:rPr>
            <w:lang w:val="en-US"/>
          </w:rPr>
          <w:delText xml:space="preserve">, </w:delText>
        </w:r>
        <w:r w:rsidR="000E34F0" w:rsidDel="00A932C5">
          <w:rPr>
            <w:lang w:val="en-US"/>
          </w:rPr>
          <w:delText>MI</w:delText>
        </w:r>
      </w:del>
      <w:ins w:id="324" w:author="My Luong Vuong" w:date="2025-02-08T17:50:00Z">
        <w:r w:rsidR="007A55BF">
          <w:rPr>
            <w:lang w:val="en-US"/>
          </w:rPr>
          <w:t>Although MI resulted in</w:t>
        </w:r>
      </w:ins>
      <w:del w:id="325" w:author="My Luong Vuong" w:date="2025-02-08T17:50:00Z">
        <w:r w:rsidR="000E34F0" w:rsidDel="007A55BF">
          <w:rPr>
            <w:lang w:val="en-US"/>
          </w:rPr>
          <w:delText xml:space="preserve"> </w:delText>
        </w:r>
      </w:del>
      <w:del w:id="326" w:author="My Luong Vuong" w:date="2025-02-08T17:47:00Z">
        <w:r w:rsidR="0083071D" w:rsidDel="00A932C5">
          <w:rPr>
            <w:lang w:val="en-US"/>
          </w:rPr>
          <w:delText xml:space="preserve">produced </w:delText>
        </w:r>
      </w:del>
      <w:ins w:id="327" w:author="My Luong Vuong" w:date="2025-02-08T17:47:00Z">
        <w:r w:rsidR="00A932C5">
          <w:rPr>
            <w:lang w:val="en-US"/>
          </w:rPr>
          <w:t xml:space="preserve"> </w:t>
        </w:r>
      </w:ins>
      <w:r w:rsidR="0083071D">
        <w:rPr>
          <w:lang w:val="en-US"/>
        </w:rPr>
        <w:t>a</w:t>
      </w:r>
      <w:r w:rsidR="00EC2D04">
        <w:rPr>
          <w:lang w:val="en-US"/>
        </w:rPr>
        <w:t xml:space="preserve"> significantly higher</w:t>
      </w:r>
      <w:r w:rsidR="00BD72B9">
        <w:rPr>
          <w:lang w:val="en-US"/>
        </w:rPr>
        <w:t xml:space="preserve"> </w:t>
      </w:r>
      <w:r w:rsidR="007C729B">
        <w:rPr>
          <w:lang w:val="en-US"/>
        </w:rPr>
        <w:t>|rBias_standard–error(%)|</w:t>
      </w:r>
      <w:r w:rsidR="007F04C3">
        <w:rPr>
          <w:lang w:val="en-US"/>
        </w:rPr>
        <w:t xml:space="preserve"> for the effect of BW on </w:t>
      </w:r>
      <w:del w:id="328" w:author="My Luong Vuong" w:date="2025-02-08T17:22:00Z">
        <w:r w:rsidR="007F04C3" w:rsidDel="000B7ADA">
          <w:rPr>
            <w:lang w:val="en-US"/>
          </w:rPr>
          <w:delText>V</w:delText>
        </w:r>
        <w:r w:rsidR="007F04C3" w:rsidRPr="001E6639" w:rsidDel="000B7ADA">
          <w:rPr>
            <w:vertAlign w:val="subscript"/>
            <w:lang w:val="en-US"/>
          </w:rPr>
          <w:delText>d</w:delText>
        </w:r>
        <w:r w:rsidR="00EC2D04" w:rsidDel="000B7ADA">
          <w:rPr>
            <w:lang w:val="en-US"/>
          </w:rPr>
          <w:delText xml:space="preserve"> </w:delText>
        </w:r>
      </w:del>
      <w:ins w:id="329" w:author="My Luong Vuong" w:date="2025-02-08T17:22:00Z">
        <w:r w:rsidR="000B7ADA">
          <w:rPr>
            <w:lang w:val="en-US"/>
          </w:rPr>
          <w:t xml:space="preserve">CL </w:t>
        </w:r>
      </w:ins>
      <w:r w:rsidR="00B45333">
        <w:rPr>
          <w:lang w:val="en-US"/>
        </w:rPr>
        <w:t>in</w:t>
      </w:r>
      <w:r w:rsidR="001C16D8">
        <w:rPr>
          <w:lang w:val="en-US"/>
        </w:rPr>
        <w:t xml:space="preserve"> the </w:t>
      </w:r>
      <w:del w:id="330" w:author="My Luong Vuong" w:date="2025-02-08T17:17:00Z">
        <w:r w:rsidR="001C16D8" w:rsidDel="00C27909">
          <w:rPr>
            <w:lang w:val="en-US"/>
          </w:rPr>
          <w:delText>6.25</w:delText>
        </w:r>
      </w:del>
      <w:ins w:id="331" w:author="My Luong Vuong" w:date="2025-02-08T17:17:00Z">
        <w:r w:rsidR="00C27909">
          <w:rPr>
            <w:lang w:val="en-US"/>
          </w:rPr>
          <w:t>50</w:t>
        </w:r>
      </w:ins>
      <w:r w:rsidR="001C16D8">
        <w:rPr>
          <w:lang w:val="en-US"/>
        </w:rPr>
        <w:t>% missingness case</w:t>
      </w:r>
      <w:r w:rsidR="00274F66">
        <w:rPr>
          <w:lang w:val="en-US"/>
        </w:rPr>
        <w:t xml:space="preserve"> (</w:t>
      </w:r>
      <w:del w:id="332" w:author="My Luong Vuong" w:date="2025-02-08T17:31:00Z">
        <w:r w:rsidR="00274F66" w:rsidDel="000A256B">
          <w:rPr>
            <w:lang w:val="en-US"/>
          </w:rPr>
          <w:delText>p</w:delText>
        </w:r>
        <w:r w:rsidR="00333E8D" w:rsidDel="000A256B">
          <w:rPr>
            <w:lang w:val="en-US"/>
          </w:rPr>
          <w:delText xml:space="preserve"> </w:delText>
        </w:r>
      </w:del>
      <w:ins w:id="333" w:author="My Luong Vuong" w:date="2025-02-08T17:31:00Z">
        <w:r w:rsidR="000A256B">
          <w:rPr>
            <w:lang w:val="en-US"/>
          </w:rPr>
          <w:t>p-value</w:t>
        </w:r>
      </w:ins>
      <w:ins w:id="334" w:author="My Luong Vuong" w:date="2025-02-08T17:23:00Z">
        <w:r w:rsidR="008F4014">
          <w:rPr>
            <w:lang w:val="en-US"/>
          </w:rPr>
          <w:t xml:space="preserve"> = </w:t>
        </w:r>
      </w:ins>
      <w:ins w:id="335" w:author="My Luong Vuong" w:date="2025-02-08T17:24:00Z">
        <w:r w:rsidR="008F4014">
          <w:rPr>
            <w:lang w:val="en-US"/>
          </w:rPr>
          <w:t>1 – 0.96 = 0.04</w:t>
        </w:r>
      </w:ins>
      <w:del w:id="336" w:author="My Luong Vuong" w:date="2025-02-08T17:23:00Z">
        <w:r w:rsidR="00274F66" w:rsidDel="008F4014">
          <w:rPr>
            <w:lang w:val="en-US"/>
          </w:rPr>
          <w:delText xml:space="preserve">= </w:delText>
        </w:r>
        <w:r w:rsidR="001F7538" w:rsidDel="008F4014">
          <w:rPr>
            <w:lang w:val="en-US"/>
          </w:rPr>
          <w:delText>0.0</w:delText>
        </w:r>
        <w:r w:rsidR="001F7538" w:rsidDel="004729CD">
          <w:rPr>
            <w:lang w:val="en-US"/>
          </w:rPr>
          <w:delText>025</w:delText>
        </w:r>
      </w:del>
      <w:r w:rsidR="001F7538">
        <w:rPr>
          <w:lang w:val="en-US"/>
        </w:rPr>
        <w:t>)</w:t>
      </w:r>
      <w:ins w:id="337" w:author="My Luong Vuong" w:date="2025-02-08T17:48:00Z">
        <w:r w:rsidR="005C51E8">
          <w:rPr>
            <w:lang w:val="en-US"/>
          </w:rPr>
          <w:t>,</w:t>
        </w:r>
      </w:ins>
      <w:ins w:id="338" w:author="My Luong Vuong" w:date="2025-02-08T17:50:00Z">
        <w:r w:rsidR="00640D7A">
          <w:rPr>
            <w:lang w:val="en-US"/>
          </w:rPr>
          <w:t xml:space="preserve"> it </w:t>
        </w:r>
      </w:ins>
      <w:ins w:id="339" w:author="My Luong Vuong" w:date="2025-02-08T17:58:00Z">
        <w:r w:rsidR="00471154">
          <w:rPr>
            <w:lang w:val="en-US"/>
          </w:rPr>
          <w:t>performed</w:t>
        </w:r>
      </w:ins>
      <w:ins w:id="340" w:author="My Luong Vuong" w:date="2025-02-08T17:50:00Z">
        <w:r w:rsidR="00640D7A">
          <w:rPr>
            <w:lang w:val="en-US"/>
          </w:rPr>
          <w:t xml:space="preserve"> significantly </w:t>
        </w:r>
        <w:r w:rsidR="00B561A4">
          <w:rPr>
            <w:lang w:val="en-US"/>
          </w:rPr>
          <w:t xml:space="preserve">better </w:t>
        </w:r>
      </w:ins>
      <w:ins w:id="341" w:author="My Luong Vuong" w:date="2025-02-08T17:51:00Z">
        <w:r w:rsidR="00B561A4">
          <w:rPr>
            <w:lang w:val="en-US"/>
          </w:rPr>
          <w:t>in five</w:t>
        </w:r>
      </w:ins>
      <w:ins w:id="342" w:author="My Luong Vuong" w:date="2025-02-08T17:58:00Z">
        <w:r w:rsidR="00723976">
          <w:rPr>
            <w:lang w:val="en-US"/>
          </w:rPr>
          <w:t xml:space="preserve"> other</w:t>
        </w:r>
      </w:ins>
      <w:ins w:id="343" w:author="My Luong Vuong" w:date="2025-02-08T17:51:00Z">
        <w:r w:rsidR="00B561A4">
          <w:rPr>
            <w:lang w:val="en-US"/>
          </w:rPr>
          <w:t xml:space="preserve"> cases</w:t>
        </w:r>
      </w:ins>
      <w:r w:rsidR="00D36033">
        <w:rPr>
          <w:lang w:val="en-US"/>
        </w:rPr>
        <w:t>.</w:t>
      </w:r>
      <w:ins w:id="344" w:author="My Luong Vuong" w:date="2025-02-08T17:52:00Z">
        <w:r w:rsidR="0081430C">
          <w:rPr>
            <w:lang w:val="en-US"/>
          </w:rPr>
          <w:t xml:space="preserve"> Specifically, </w:t>
        </w:r>
      </w:ins>
      <w:del w:id="345" w:author="My Luong Vuong" w:date="2025-02-08T17:53:00Z">
        <w:r w:rsidR="00D36033" w:rsidDel="00746BA3">
          <w:rPr>
            <w:lang w:val="en-US"/>
          </w:rPr>
          <w:delText xml:space="preserve"> </w:delText>
        </w:r>
      </w:del>
      <w:del w:id="346" w:author="My Luong Vuong" w:date="2025-02-08T17:32:00Z">
        <w:r w:rsidR="00D36033" w:rsidDel="00817343">
          <w:rPr>
            <w:lang w:val="en-US"/>
          </w:rPr>
          <w:delText>A similar trend was observed</w:delText>
        </w:r>
        <w:r w:rsidR="001C16D8" w:rsidDel="00817343">
          <w:rPr>
            <w:lang w:val="en-US"/>
          </w:rPr>
          <w:delText xml:space="preserve"> </w:delText>
        </w:r>
        <w:r w:rsidR="00737FD4" w:rsidDel="00817343">
          <w:rPr>
            <w:lang w:val="en-US"/>
          </w:rPr>
          <w:delText>for</w:delText>
        </w:r>
        <w:r w:rsidR="003C0BB7" w:rsidDel="00817343">
          <w:rPr>
            <w:lang w:val="en-US"/>
          </w:rPr>
          <w:delText xml:space="preserve"> the effect of</w:delText>
        </w:r>
        <w:r w:rsidR="005E3D79" w:rsidDel="00817343">
          <w:rPr>
            <w:lang w:val="en-US"/>
          </w:rPr>
          <w:delText xml:space="preserve"> </w:delText>
        </w:r>
        <w:r w:rsidR="006F611F" w:rsidDel="00817343">
          <w:rPr>
            <w:lang w:val="en-US"/>
          </w:rPr>
          <w:delText xml:space="preserve">BW on CL </w:delText>
        </w:r>
        <w:r w:rsidR="00343C8C" w:rsidDel="00817343">
          <w:rPr>
            <w:lang w:val="en-US"/>
          </w:rPr>
          <w:delText>in</w:delText>
        </w:r>
        <w:r w:rsidR="006F611F" w:rsidDel="00817343">
          <w:rPr>
            <w:lang w:val="en-US"/>
          </w:rPr>
          <w:delText xml:space="preserve"> the 25% missingness case</w:delText>
        </w:r>
        <w:r w:rsidR="00EE62E6" w:rsidDel="00817343">
          <w:rPr>
            <w:lang w:val="en-US"/>
          </w:rPr>
          <w:delText xml:space="preserve"> (p = </w:delText>
        </w:r>
        <w:r w:rsidR="00AB173D" w:rsidDel="00817343">
          <w:rPr>
            <w:lang w:val="en-US"/>
          </w:rPr>
          <w:delText>0.0012)</w:delText>
        </w:r>
        <w:r w:rsidR="006F611F" w:rsidDel="00817343">
          <w:rPr>
            <w:lang w:val="en-US"/>
          </w:rPr>
          <w:delText>.</w:delText>
        </w:r>
        <w:r w:rsidR="006E4DB4" w:rsidDel="00817343">
          <w:rPr>
            <w:lang w:val="en-US"/>
          </w:rPr>
          <w:delText xml:space="preserve"> </w:delText>
        </w:r>
      </w:del>
      <w:del w:id="347" w:author="My Luong Vuong" w:date="2025-02-08T17:53:00Z">
        <w:r w:rsidR="00187F33" w:rsidDel="00C34197">
          <w:rPr>
            <w:lang w:val="en-US"/>
          </w:rPr>
          <w:delText>However</w:delText>
        </w:r>
        <w:r w:rsidR="006E4DB4" w:rsidDel="00746BA3">
          <w:rPr>
            <w:lang w:val="en-US"/>
          </w:rPr>
          <w:delText>,</w:delText>
        </w:r>
        <w:r w:rsidR="005C32C4" w:rsidDel="00746BA3">
          <w:rPr>
            <w:lang w:val="en-US"/>
          </w:rPr>
          <w:delText xml:space="preserve"> </w:delText>
        </w:r>
      </w:del>
      <w:r w:rsidR="005C32C4">
        <w:rPr>
          <w:lang w:val="en-US"/>
        </w:rPr>
        <w:t xml:space="preserve">MI </w:t>
      </w:r>
      <w:r w:rsidR="00FA4367">
        <w:rPr>
          <w:lang w:val="en-US"/>
        </w:rPr>
        <w:t>reflected the uncertainty estimate better</w:t>
      </w:r>
      <w:r w:rsidR="0075213B">
        <w:rPr>
          <w:lang w:val="en-US"/>
        </w:rPr>
        <w:t xml:space="preserve"> </w:t>
      </w:r>
      <w:del w:id="348" w:author="My Luong Vuong" w:date="2025-02-08T17:53:00Z">
        <w:r w:rsidR="00447EBF" w:rsidDel="000B0CF3">
          <w:rPr>
            <w:lang w:val="en-US"/>
          </w:rPr>
          <w:delText>in</w:delText>
        </w:r>
        <w:r w:rsidR="00296022" w:rsidDel="000B0CF3">
          <w:rPr>
            <w:lang w:val="en-US"/>
          </w:rPr>
          <w:delText xml:space="preserve"> </w:delText>
        </w:r>
        <w:r w:rsidR="00296022" w:rsidDel="000B0CF3">
          <w:rPr>
            <w:lang w:val="en-US"/>
          </w:rPr>
          <w:lastRenderedPageBreak/>
          <w:delText>higher missingness scenarios</w:delText>
        </w:r>
      </w:del>
      <w:ins w:id="349" w:author="My Luong Vuong" w:date="2025-02-08T17:53:00Z">
        <w:r w:rsidR="000B0CF3">
          <w:rPr>
            <w:lang w:val="en-US"/>
          </w:rPr>
          <w:t>for the effect of BW on V</w:t>
        </w:r>
        <w:r w:rsidR="000B0CF3" w:rsidRPr="001E6639">
          <w:rPr>
            <w:vertAlign w:val="subscript"/>
            <w:lang w:val="en-US"/>
          </w:rPr>
          <w:t>d</w:t>
        </w:r>
        <w:r w:rsidR="000B0CF3">
          <w:rPr>
            <w:vertAlign w:val="subscript"/>
            <w:lang w:val="en-US"/>
          </w:rPr>
          <w:t xml:space="preserve"> </w:t>
        </w:r>
      </w:ins>
      <w:ins w:id="350" w:author="My Luong Vuong" w:date="2025-02-08T17:54:00Z">
        <w:r w:rsidR="000B0CF3">
          <w:rPr>
            <w:lang w:val="en-US"/>
          </w:rPr>
          <w:t xml:space="preserve">in all missingness scenarios except the 75% case, and for the effect of BW on CL </w:t>
        </w:r>
      </w:ins>
      <w:ins w:id="351" w:author="My Luong Vuong" w:date="2025-02-08T17:58:00Z">
        <w:r w:rsidR="006A1642">
          <w:rPr>
            <w:lang w:val="en-US"/>
          </w:rPr>
          <w:t>in</w:t>
        </w:r>
      </w:ins>
      <w:ins w:id="352" w:author="My Luong Vuong" w:date="2025-02-08T17:54:00Z">
        <w:r w:rsidR="000B0CF3">
          <w:rPr>
            <w:lang w:val="en-US"/>
          </w:rPr>
          <w:t xml:space="preserve"> the 6.25%</w:t>
        </w:r>
      </w:ins>
      <w:ins w:id="353" w:author="My Luong Vuong" w:date="2025-02-08T17:55:00Z">
        <w:r w:rsidR="00B7403D">
          <w:rPr>
            <w:lang w:val="en-US"/>
          </w:rPr>
          <w:t xml:space="preserve"> missingness case</w:t>
        </w:r>
      </w:ins>
      <w:r w:rsidR="00DE0981">
        <w:rPr>
          <w:lang w:val="en-US"/>
        </w:rPr>
        <w:t>.</w:t>
      </w:r>
      <w:del w:id="354" w:author="My Luong Vuong" w:date="2025-02-08T17:55:00Z">
        <w:r w:rsidR="00DE0981" w:rsidDel="001F5849">
          <w:rPr>
            <w:lang w:val="en-US"/>
          </w:rPr>
          <w:delText xml:space="preserve"> It </w:delText>
        </w:r>
        <w:r w:rsidR="008D7E37" w:rsidDel="001F5849">
          <w:rPr>
            <w:lang w:val="en-US"/>
          </w:rPr>
          <w:delText>produc</w:delText>
        </w:r>
        <w:r w:rsidR="00B2788A" w:rsidDel="001F5849">
          <w:rPr>
            <w:lang w:val="en-US"/>
          </w:rPr>
          <w:delText>ed</w:delText>
        </w:r>
        <w:r w:rsidR="008D7E37" w:rsidDel="001F5849">
          <w:rPr>
            <w:lang w:val="en-US"/>
          </w:rPr>
          <w:delText xml:space="preserve"> </w:delText>
        </w:r>
        <w:r w:rsidR="00EC55BC" w:rsidDel="001F5849">
          <w:rPr>
            <w:lang w:val="en-US"/>
          </w:rPr>
          <w:delText xml:space="preserve">significantly lower </w:delText>
        </w:r>
        <w:r w:rsidR="00107575" w:rsidDel="001F5849">
          <w:rPr>
            <w:lang w:val="en-US"/>
          </w:rPr>
          <w:delText>|rBias_standard–error(%)|</w:delText>
        </w:r>
        <w:r w:rsidR="00EC55BC" w:rsidDel="001F5849">
          <w:rPr>
            <w:lang w:val="en-US"/>
          </w:rPr>
          <w:delText xml:space="preserve"> for </w:delText>
        </w:r>
        <w:r w:rsidR="006F11AB" w:rsidDel="001F5849">
          <w:rPr>
            <w:lang w:val="en-US"/>
          </w:rPr>
          <w:delText xml:space="preserve">the effect of </w:delText>
        </w:r>
        <w:r w:rsidR="00EC55BC" w:rsidDel="001F5849">
          <w:rPr>
            <w:lang w:val="en-US"/>
          </w:rPr>
          <w:delText>BW on V</w:delText>
        </w:r>
        <w:r w:rsidR="00EC55BC" w:rsidRPr="001E6639" w:rsidDel="001F5849">
          <w:rPr>
            <w:vertAlign w:val="subscript"/>
            <w:lang w:val="en-US"/>
          </w:rPr>
          <w:delText>d</w:delText>
        </w:r>
        <w:r w:rsidR="00EC55BC" w:rsidDel="001F5849">
          <w:rPr>
            <w:lang w:val="en-US"/>
          </w:rPr>
          <w:delText xml:space="preserve"> </w:delText>
        </w:r>
        <w:r w:rsidR="00785166" w:rsidDel="001F5849">
          <w:rPr>
            <w:lang w:val="en-US"/>
          </w:rPr>
          <w:delText>at</w:delText>
        </w:r>
        <w:r w:rsidR="005C0275" w:rsidDel="001F5849">
          <w:rPr>
            <w:lang w:val="en-US"/>
          </w:rPr>
          <w:delText xml:space="preserve"> 50% missingness and</w:delText>
        </w:r>
        <w:r w:rsidR="001952A9" w:rsidDel="001F5849">
          <w:rPr>
            <w:lang w:val="en-US"/>
          </w:rPr>
          <w:delText xml:space="preserve"> </w:delText>
        </w:r>
        <w:r w:rsidR="005C0275" w:rsidDel="001F5849">
          <w:rPr>
            <w:lang w:val="en-US"/>
          </w:rPr>
          <w:delText>BW on CL at</w:delText>
        </w:r>
        <w:r w:rsidR="00AD6348" w:rsidDel="001F5849">
          <w:rPr>
            <w:lang w:val="en-US"/>
          </w:rPr>
          <w:delText xml:space="preserve"> </w:delText>
        </w:r>
        <w:r w:rsidR="005C0275" w:rsidDel="001F5849">
          <w:rPr>
            <w:lang w:val="en-US"/>
          </w:rPr>
          <w:delText>75% missingness</w:delText>
        </w:r>
        <w:r w:rsidR="00415156" w:rsidDel="001F5849">
          <w:rPr>
            <w:lang w:val="en-US"/>
          </w:rPr>
          <w:delText>.</w:delText>
        </w:r>
      </w:del>
      <w:r w:rsidR="00415156">
        <w:rPr>
          <w:lang w:val="en-US"/>
        </w:rPr>
        <w:t xml:space="preserve"> The corresponding p-values </w:t>
      </w:r>
      <w:r w:rsidR="00E51A00">
        <w:rPr>
          <w:lang w:val="en-US"/>
        </w:rPr>
        <w:t>were</w:t>
      </w:r>
      <w:r w:rsidR="00415156">
        <w:rPr>
          <w:lang w:val="en-US"/>
        </w:rPr>
        <w:t xml:space="preserve"> </w:t>
      </w:r>
      <w:del w:id="355" w:author="My Luong Vuong" w:date="2025-02-08T17:56:00Z">
        <w:r w:rsidR="00415156" w:rsidDel="002C7352">
          <w:rPr>
            <w:lang w:val="en-US"/>
          </w:rPr>
          <w:delText>(p = 0.012 and</w:delText>
        </w:r>
        <w:r w:rsidR="00F01472" w:rsidDel="002C7352">
          <w:rPr>
            <w:lang w:val="en-US"/>
          </w:rPr>
          <w:delText xml:space="preserve"> 0.</w:delText>
        </w:r>
        <w:r w:rsidR="007145CD" w:rsidDel="002C7352">
          <w:rPr>
            <w:lang w:val="en-US"/>
          </w:rPr>
          <w:delText>011</w:delText>
        </w:r>
        <w:r w:rsidR="00F01472" w:rsidDel="002C7352">
          <w:rPr>
            <w:lang w:val="en-US"/>
          </w:rPr>
          <w:delText>)</w:delText>
        </w:r>
      </w:del>
      <w:ins w:id="356" w:author="My Luong Vuong" w:date="2025-02-08T17:56:00Z">
        <w:r w:rsidR="002C7352">
          <w:rPr>
            <w:lang w:val="en-US"/>
          </w:rPr>
          <w:t xml:space="preserve">0.007, 0.006, 0.048, 0.025, and 0.011 </w:t>
        </w:r>
      </w:ins>
      <w:del w:id="357" w:author="My Luong Vuong" w:date="2025-02-08T17:56:00Z">
        <w:r w:rsidR="00601375" w:rsidDel="002C7352">
          <w:rPr>
            <w:lang w:val="en-US"/>
          </w:rPr>
          <w:delText xml:space="preserve"> </w:delText>
        </w:r>
      </w:del>
      <w:r w:rsidR="00601375">
        <w:rPr>
          <w:lang w:val="en-US"/>
        </w:rPr>
        <w:t xml:space="preserve">(Figure </w:t>
      </w:r>
      <w:del w:id="358" w:author="My Luong Vuong" w:date="2025-01-28T11:54:00Z">
        <w:r w:rsidR="00601375" w:rsidDel="005866A6">
          <w:rPr>
            <w:lang w:val="en-US"/>
          </w:rPr>
          <w:delText>5</w:delText>
        </w:r>
      </w:del>
      <w:ins w:id="359" w:author="My Luong Vuong" w:date="2025-01-28T11:54:00Z">
        <w:r w:rsidR="005866A6">
          <w:rPr>
            <w:lang w:val="en-US"/>
          </w:rPr>
          <w:t>4</w:t>
        </w:r>
      </w:ins>
      <w:r w:rsidR="00601375">
        <w:rPr>
          <w:lang w:val="en-US"/>
        </w:rPr>
        <w:t>)</w:t>
      </w:r>
      <w:r w:rsidR="005C0275">
        <w:rPr>
          <w:lang w:val="en-US"/>
        </w:rPr>
        <w:t>.</w:t>
      </w:r>
      <w:r w:rsidR="007959A5">
        <w:rPr>
          <w:lang w:val="en-US"/>
        </w:rPr>
        <w:t xml:space="preserve"> </w:t>
      </w:r>
      <w:r w:rsidR="00C67DA2">
        <w:rPr>
          <w:lang w:val="en-US"/>
        </w:rPr>
        <w:t xml:space="preserve">In addition, </w:t>
      </w:r>
      <w:del w:id="360" w:author="My Luong Vuong" w:date="2025-02-07T16:45:00Z">
        <w:r w:rsidR="00245120" w:rsidDel="00A40740">
          <w:rPr>
            <w:lang w:val="en-US"/>
          </w:rPr>
          <w:delText>results</w:delText>
        </w:r>
        <w:r w:rsidR="00565F1E" w:rsidDel="00A40740">
          <w:rPr>
            <w:lang w:val="en-US"/>
          </w:rPr>
          <w:delText xml:space="preserve"> from </w:delText>
        </w:r>
      </w:del>
      <w:r w:rsidR="00565F1E">
        <w:rPr>
          <w:lang w:val="en-US"/>
        </w:rPr>
        <w:t xml:space="preserve">the </w:t>
      </w:r>
      <w:r w:rsidR="00565F1E" w:rsidRPr="00E35D1F">
        <w:t>Fligner-Killeen</w:t>
      </w:r>
      <w:r w:rsidR="00565F1E">
        <w:rPr>
          <w:lang w:val="en-US"/>
        </w:rPr>
        <w:t xml:space="preserve"> </w:t>
      </w:r>
      <w:del w:id="361" w:author="My Luong Vuong" w:date="2025-02-07T16:45:00Z">
        <w:r w:rsidR="00565F1E" w:rsidDel="00906050">
          <w:rPr>
            <w:lang w:val="en-US"/>
          </w:rPr>
          <w:delText xml:space="preserve">variance </w:delText>
        </w:r>
      </w:del>
      <w:r w:rsidR="00565F1E">
        <w:rPr>
          <w:lang w:val="en-US"/>
        </w:rPr>
        <w:t xml:space="preserve">test </w:t>
      </w:r>
      <w:r w:rsidR="008513E9">
        <w:rPr>
          <w:lang w:val="en-US"/>
        </w:rPr>
        <w:t xml:space="preserve">showed that the </w:t>
      </w:r>
      <w:r w:rsidR="008D311B">
        <w:rPr>
          <w:lang w:val="en-US"/>
        </w:rPr>
        <w:t>|rBias_standard–error(%)|</w:t>
      </w:r>
      <w:r w:rsidR="008513E9">
        <w:rPr>
          <w:lang w:val="en-US"/>
        </w:rPr>
        <w:t xml:space="preserve"> obtained with MI </w:t>
      </w:r>
      <w:del w:id="362" w:author="My Luong Vuong" w:date="2025-02-07T16:37:00Z">
        <w:r w:rsidR="00B41C23" w:rsidDel="0004765B">
          <w:rPr>
            <w:lang w:val="en-US"/>
          </w:rPr>
          <w:delText xml:space="preserve">consistently </w:delText>
        </w:r>
        <w:r w:rsidR="00491C1B" w:rsidDel="0004765B">
          <w:rPr>
            <w:lang w:val="en-US"/>
          </w:rPr>
          <w:delText>exhibit</w:delText>
        </w:r>
      </w:del>
      <w:ins w:id="363" w:author="My Luong Vuong" w:date="2025-02-07T16:37:00Z">
        <w:r w:rsidR="0004765B">
          <w:rPr>
            <w:lang w:val="en-US"/>
          </w:rPr>
          <w:t>had</w:t>
        </w:r>
      </w:ins>
      <w:r w:rsidR="008513E9">
        <w:rPr>
          <w:lang w:val="en-US"/>
        </w:rPr>
        <w:t xml:space="preserve"> </w:t>
      </w:r>
      <w:r w:rsidR="00E942D9">
        <w:rPr>
          <w:lang w:val="en-US"/>
        </w:rPr>
        <w:t>significantly</w:t>
      </w:r>
      <w:r w:rsidR="008513E9">
        <w:rPr>
          <w:lang w:val="en-US"/>
        </w:rPr>
        <w:t xml:space="preserve"> lower</w:t>
      </w:r>
      <w:r w:rsidR="008F6CE7">
        <w:rPr>
          <w:lang w:val="en-US"/>
        </w:rPr>
        <w:t xml:space="preserve"> variance</w:t>
      </w:r>
      <w:r w:rsidR="008513E9">
        <w:rPr>
          <w:lang w:val="en-US"/>
        </w:rPr>
        <w:t xml:space="preserve"> </w:t>
      </w:r>
      <w:del w:id="364" w:author="My Luong Vuong" w:date="2025-02-07T16:48:00Z">
        <w:r w:rsidR="009E0657" w:rsidDel="00BE68A3">
          <w:rPr>
            <w:lang w:val="en-US"/>
          </w:rPr>
          <w:delText>compared to</w:delText>
        </w:r>
      </w:del>
      <w:ins w:id="365" w:author="My Luong Vuong" w:date="2025-02-07T16:48:00Z">
        <w:r w:rsidR="00BE68A3">
          <w:rPr>
            <w:lang w:val="en-US"/>
          </w:rPr>
          <w:t>than</w:t>
        </w:r>
      </w:ins>
      <w:r w:rsidR="00E942D9">
        <w:rPr>
          <w:lang w:val="en-US"/>
        </w:rPr>
        <w:t xml:space="preserve"> </w:t>
      </w:r>
      <w:r w:rsidR="00021111">
        <w:rPr>
          <w:lang w:val="en-US"/>
        </w:rPr>
        <w:t>those</w:t>
      </w:r>
      <w:r w:rsidR="00E942D9">
        <w:rPr>
          <w:lang w:val="en-US"/>
        </w:rPr>
        <w:t xml:space="preserve"> </w:t>
      </w:r>
      <w:r w:rsidR="00D57E8F">
        <w:rPr>
          <w:lang w:val="en-US"/>
        </w:rPr>
        <w:t xml:space="preserve">obtained </w:t>
      </w:r>
      <w:del w:id="366" w:author="My Luong Vuong" w:date="2025-02-07T16:38:00Z">
        <w:r w:rsidR="00021111" w:rsidDel="00623B0D">
          <w:rPr>
            <w:lang w:val="en-US"/>
          </w:rPr>
          <w:delText>using</w:delText>
        </w:r>
        <w:r w:rsidR="00E942D9" w:rsidDel="00623B0D">
          <w:rPr>
            <w:lang w:val="en-US"/>
          </w:rPr>
          <w:delText xml:space="preserve"> </w:delText>
        </w:r>
      </w:del>
      <w:ins w:id="367" w:author="My Luong Vuong" w:date="2025-02-07T16:38:00Z">
        <w:r w:rsidR="00623B0D">
          <w:rPr>
            <w:lang w:val="en-US"/>
          </w:rPr>
          <w:t xml:space="preserve">with </w:t>
        </w:r>
      </w:ins>
      <w:r w:rsidR="00E942D9">
        <w:rPr>
          <w:lang w:val="en-US"/>
        </w:rPr>
        <w:t>SI</w:t>
      </w:r>
      <w:r w:rsidR="00690453">
        <w:rPr>
          <w:lang w:val="en-US"/>
        </w:rPr>
        <w:t xml:space="preserve"> </w:t>
      </w:r>
      <w:ins w:id="368" w:author="My Luong Vuong" w:date="2025-02-07T16:38:00Z">
        <w:r w:rsidR="00E71EA6">
          <w:rPr>
            <w:lang w:val="en-US"/>
          </w:rPr>
          <w:t>in</w:t>
        </w:r>
      </w:ins>
      <w:ins w:id="369" w:author="My Luong Vuong" w:date="2025-02-07T16:48:00Z">
        <w:r w:rsidR="00ED4C0C">
          <w:rPr>
            <w:lang w:val="en-US"/>
          </w:rPr>
          <w:t xml:space="preserve"> two cases</w:t>
        </w:r>
      </w:ins>
      <w:ins w:id="370" w:author="My Luong Vuong" w:date="2025-02-08T18:00:00Z">
        <w:r w:rsidR="00934D41">
          <w:rPr>
            <w:lang w:val="en-US"/>
          </w:rPr>
          <w:t>:</w:t>
        </w:r>
      </w:ins>
      <w:ins w:id="371" w:author="My Luong Vuong" w:date="2025-02-07T16:38:00Z">
        <w:r w:rsidR="00E71EA6">
          <w:rPr>
            <w:lang w:val="en-US"/>
          </w:rPr>
          <w:t xml:space="preserve"> the </w:t>
        </w:r>
      </w:ins>
      <w:ins w:id="372" w:author="My Luong Vuong" w:date="2025-02-07T16:42:00Z">
        <w:r w:rsidR="00205427">
          <w:rPr>
            <w:lang w:val="en-US"/>
          </w:rPr>
          <w:t>2</w:t>
        </w:r>
      </w:ins>
      <w:ins w:id="373" w:author="My Luong Vuong" w:date="2025-02-07T16:43:00Z">
        <w:r w:rsidR="00046F95">
          <w:rPr>
            <w:lang w:val="en-US"/>
          </w:rPr>
          <w:t>5</w:t>
        </w:r>
      </w:ins>
      <w:ins w:id="374" w:author="My Luong Vuong" w:date="2025-02-07T16:38:00Z">
        <w:r w:rsidR="00E71EA6">
          <w:rPr>
            <w:lang w:val="en-US"/>
          </w:rPr>
          <w:t>% missingness case</w:t>
        </w:r>
      </w:ins>
      <w:ins w:id="375" w:author="My Luong Vuong" w:date="2025-02-07T16:43:00Z">
        <w:r w:rsidR="00205427">
          <w:rPr>
            <w:lang w:val="en-US"/>
          </w:rPr>
          <w:t xml:space="preserve"> for the</w:t>
        </w:r>
      </w:ins>
      <w:ins w:id="376" w:author="My Luong Vuong" w:date="2025-02-07T16:48:00Z">
        <w:r w:rsidR="00C943DC">
          <w:rPr>
            <w:lang w:val="en-US"/>
          </w:rPr>
          <w:t xml:space="preserve"> effect of</w:t>
        </w:r>
      </w:ins>
      <w:ins w:id="377" w:author="My Luong Vuong" w:date="2025-02-07T16:43:00Z">
        <w:r w:rsidR="00205427">
          <w:rPr>
            <w:lang w:val="en-US"/>
          </w:rPr>
          <w:t xml:space="preserve"> BW on V</w:t>
        </w:r>
        <w:r w:rsidR="00205427" w:rsidRPr="001F390D">
          <w:rPr>
            <w:vertAlign w:val="subscript"/>
            <w:lang w:val="en-US"/>
          </w:rPr>
          <w:t>d</w:t>
        </w:r>
      </w:ins>
      <w:ins w:id="378" w:author="My Luong Vuong" w:date="2025-02-07T16:46:00Z">
        <w:r w:rsidR="00F0376C">
          <w:rPr>
            <w:vertAlign w:val="subscript"/>
            <w:lang w:val="en-US"/>
          </w:rPr>
          <w:t xml:space="preserve"> </w:t>
        </w:r>
        <w:r w:rsidR="00F0376C">
          <w:rPr>
            <w:lang w:val="en-US"/>
          </w:rPr>
          <w:t>,</w:t>
        </w:r>
      </w:ins>
      <w:ins w:id="379" w:author="My Luong Vuong" w:date="2025-02-07T16:43:00Z">
        <w:r w:rsidR="00046F95">
          <w:rPr>
            <w:lang w:val="en-US"/>
          </w:rPr>
          <w:t xml:space="preserve"> </w:t>
        </w:r>
      </w:ins>
      <w:ins w:id="380" w:author="My Luong Vuong" w:date="2025-02-07T16:38:00Z">
        <w:r w:rsidR="00E71EA6">
          <w:rPr>
            <w:lang w:val="en-US"/>
          </w:rPr>
          <w:t xml:space="preserve">and </w:t>
        </w:r>
        <w:r w:rsidR="004909E8">
          <w:rPr>
            <w:lang w:val="en-US"/>
          </w:rPr>
          <w:t xml:space="preserve">the </w:t>
        </w:r>
      </w:ins>
      <w:ins w:id="381" w:author="My Luong Vuong" w:date="2025-02-07T16:44:00Z">
        <w:r w:rsidR="00D02CAC">
          <w:rPr>
            <w:lang w:val="en-US"/>
          </w:rPr>
          <w:t>50</w:t>
        </w:r>
      </w:ins>
      <w:ins w:id="382" w:author="My Luong Vuong" w:date="2025-02-07T16:38:00Z">
        <w:r w:rsidR="004909E8">
          <w:rPr>
            <w:lang w:val="en-US"/>
          </w:rPr>
          <w:t>%</w:t>
        </w:r>
      </w:ins>
      <w:ins w:id="383" w:author="My Luong Vuong" w:date="2025-02-07T16:39:00Z">
        <w:r w:rsidR="004909E8">
          <w:rPr>
            <w:lang w:val="en-US"/>
          </w:rPr>
          <w:t xml:space="preserve"> missingness case for the</w:t>
        </w:r>
      </w:ins>
      <w:ins w:id="384" w:author="My Luong Vuong" w:date="2025-02-07T16:48:00Z">
        <w:r w:rsidR="00A21606">
          <w:rPr>
            <w:lang w:val="en-US"/>
          </w:rPr>
          <w:t xml:space="preserve"> effect of</w:t>
        </w:r>
      </w:ins>
      <w:ins w:id="385" w:author="My Luong Vuong" w:date="2025-02-07T16:39:00Z">
        <w:r w:rsidR="004909E8">
          <w:rPr>
            <w:lang w:val="en-US"/>
          </w:rPr>
          <w:t xml:space="preserve"> BW on </w:t>
        </w:r>
      </w:ins>
      <w:ins w:id="386" w:author="My Luong Vuong" w:date="2025-02-07T16:44:00Z">
        <w:r w:rsidR="00FB0D93">
          <w:rPr>
            <w:lang w:val="en-US"/>
          </w:rPr>
          <w:t>CL</w:t>
        </w:r>
      </w:ins>
      <w:del w:id="387" w:author="My Luong Vuong" w:date="2025-02-07T16:38:00Z">
        <w:r w:rsidR="00690453" w:rsidDel="00623B0D">
          <w:rPr>
            <w:lang w:val="en-US"/>
          </w:rPr>
          <w:delText>across all missingness scenarios</w:delText>
        </w:r>
        <w:r w:rsidR="00BB3CA1" w:rsidDel="00623B0D">
          <w:rPr>
            <w:lang w:val="en-US"/>
          </w:rPr>
          <w:delText xml:space="preserve"> for both covariate effect estimates</w:delText>
        </w:r>
        <w:r w:rsidR="00822937" w:rsidDel="00623B0D">
          <w:rPr>
            <w:lang w:val="en-US"/>
          </w:rPr>
          <w:delText xml:space="preserve"> (</w:delText>
        </w:r>
        <w:r w:rsidR="007D2AD4" w:rsidDel="00623B0D">
          <w:rPr>
            <w:lang w:val="en-US"/>
          </w:rPr>
          <w:delText>p</w:delText>
        </w:r>
        <w:r w:rsidR="00456AEC" w:rsidDel="00623B0D">
          <w:rPr>
            <w:lang w:val="en-US"/>
          </w:rPr>
          <w:delText>-</w:delText>
        </w:r>
        <w:r w:rsidR="007D2AD4" w:rsidDel="00623B0D">
          <w:rPr>
            <w:lang w:val="en-US"/>
          </w:rPr>
          <w:delText>values &lt;</w:delText>
        </w:r>
        <w:r w:rsidR="00033C74" w:rsidDel="00623B0D">
          <w:rPr>
            <w:lang w:val="en-US"/>
          </w:rPr>
          <w:delText xml:space="preserve"> </w:delText>
        </w:r>
        <w:r w:rsidR="00E51FB8" w:rsidDel="00623B0D">
          <w:rPr>
            <w:lang w:val="en-US"/>
          </w:rPr>
          <w:delText>0.005)</w:delText>
        </w:r>
      </w:del>
      <w:r w:rsidR="001C46B3">
        <w:rPr>
          <w:lang w:val="en-US"/>
        </w:rPr>
        <w:t>.</w:t>
      </w:r>
      <w:ins w:id="388" w:author="My Luong Vuong" w:date="2025-02-07T16:44:00Z">
        <w:r w:rsidR="00FB0D93">
          <w:rPr>
            <w:lang w:val="en-US"/>
          </w:rPr>
          <w:t xml:space="preserve"> </w:t>
        </w:r>
      </w:ins>
      <w:ins w:id="389" w:author="My Luong Vuong" w:date="2025-02-07T16:49:00Z">
        <w:r w:rsidR="00123946">
          <w:rPr>
            <w:lang w:val="en-US"/>
          </w:rPr>
          <w:t xml:space="preserve">The respective p-values </w:t>
        </w:r>
        <w:r w:rsidR="00E45F3D">
          <w:rPr>
            <w:lang w:val="en-US"/>
          </w:rPr>
          <w:t>were</w:t>
        </w:r>
        <w:r w:rsidR="00123946">
          <w:rPr>
            <w:lang w:val="en-US"/>
          </w:rPr>
          <w:t xml:space="preserve"> </w:t>
        </w:r>
      </w:ins>
      <w:ins w:id="390" w:author="My Luong Vuong" w:date="2025-02-07T16:50:00Z">
        <w:r w:rsidR="00862BB2" w:rsidRPr="00862BB2">
          <w:rPr>
            <w:lang w:val="en-US"/>
          </w:rPr>
          <w:t>0.00</w:t>
        </w:r>
        <w:r w:rsidR="006F5CF0">
          <w:rPr>
            <w:lang w:val="en-US"/>
          </w:rPr>
          <w:t>16</w:t>
        </w:r>
        <w:r w:rsidR="00862BB2">
          <w:rPr>
            <w:lang w:val="en-US"/>
          </w:rPr>
          <w:t xml:space="preserve"> and </w:t>
        </w:r>
        <w:r w:rsidR="006F5CF0" w:rsidRPr="006F5CF0">
          <w:rPr>
            <w:lang w:val="en-US"/>
          </w:rPr>
          <w:t>0.01</w:t>
        </w:r>
        <w:r w:rsidR="006F5CF0">
          <w:rPr>
            <w:lang w:val="en-US"/>
          </w:rPr>
          <w:t>4.</w:t>
        </w:r>
      </w:ins>
    </w:p>
    <w:p w14:paraId="18E81E4C" w14:textId="5165A073" w:rsidR="00E10062" w:rsidRDefault="002A5F19" w:rsidP="00392121">
      <w:pPr>
        <w:rPr>
          <w:ins w:id="391" w:author="My Luong Vuong" w:date="2025-02-08T18:12:00Z"/>
          <w:lang w:val="en-US"/>
        </w:rPr>
      </w:pPr>
      <w:ins w:id="392" w:author="My Luong Vuong" w:date="2025-02-08T18:14:00Z">
        <w:r w:rsidRPr="002A5F19">
          <w:rPr>
            <w:lang w:val="en-US"/>
          </w:rPr>
          <w:t xml:space="preserve">The superior performance of MI in accurately estimating the point estimate was </w:t>
        </w:r>
      </w:ins>
      <w:ins w:id="393" w:author="My Luong Vuong" w:date="2025-02-08T22:32:00Z">
        <w:r w:rsidR="009917BB">
          <w:rPr>
            <w:lang w:val="en-US"/>
          </w:rPr>
          <w:t>again</w:t>
        </w:r>
      </w:ins>
      <w:ins w:id="394" w:author="My Luong Vuong" w:date="2025-02-08T18:14:00Z">
        <w:r w:rsidRPr="002A5F19">
          <w:rPr>
            <w:lang w:val="en-US"/>
          </w:rPr>
          <w:t xml:space="preserve"> demonstrated for the structural PK parameters</w:t>
        </w:r>
      </w:ins>
      <w:ins w:id="395" w:author="My Luong Vuong" w:date="2025-02-08T22:34:00Z">
        <w:r w:rsidR="00720606">
          <w:rPr>
            <w:lang w:val="en-US"/>
          </w:rPr>
          <w:t>,</w:t>
        </w:r>
      </w:ins>
      <w:ins w:id="396" w:author="My Luong Vuong" w:date="2025-02-08T22:39:00Z">
        <w:r w:rsidR="00333F3E">
          <w:rPr>
            <w:lang w:val="en-US"/>
          </w:rPr>
          <w:t xml:space="preserve"> with significant superiority in almost all missingness scenarios</w:t>
        </w:r>
      </w:ins>
      <w:ins w:id="397" w:author="My Luong Vuong" w:date="2025-02-23T22:53:00Z">
        <w:r w:rsidR="000026C3">
          <w:rPr>
            <w:lang w:val="en-US"/>
          </w:rPr>
          <w:t xml:space="preserve"> (Figure S2)</w:t>
        </w:r>
      </w:ins>
      <w:ins w:id="398" w:author="My Luong Vuong" w:date="2025-02-08T22:39:00Z">
        <w:r w:rsidR="00333F3E">
          <w:rPr>
            <w:lang w:val="en-US"/>
          </w:rPr>
          <w:t>.</w:t>
        </w:r>
      </w:ins>
      <w:ins w:id="399" w:author="My Luong Vuong" w:date="2025-02-08T22:32:00Z">
        <w:r w:rsidR="009917BB">
          <w:rPr>
            <w:lang w:val="en-US"/>
          </w:rPr>
          <w:t xml:space="preserve"> Additionally, MI</w:t>
        </w:r>
      </w:ins>
      <w:ins w:id="400" w:author="My Luong Vuong" w:date="2025-02-08T22:36:00Z">
        <w:r w:rsidR="00284A98">
          <w:rPr>
            <w:lang w:val="en-US"/>
          </w:rPr>
          <w:t>’s bene</w:t>
        </w:r>
      </w:ins>
      <w:ins w:id="401" w:author="My Luong Vuong" w:date="2025-02-08T22:37:00Z">
        <w:r w:rsidR="00284A98">
          <w:rPr>
            <w:lang w:val="en-US"/>
          </w:rPr>
          <w:t xml:space="preserve">fit was also </w:t>
        </w:r>
      </w:ins>
      <w:ins w:id="402" w:author="My Luong Vuong" w:date="2025-02-08T22:36:00Z">
        <w:r w:rsidR="00284A98">
          <w:rPr>
            <w:lang w:val="en-US"/>
          </w:rPr>
          <w:t>shown</w:t>
        </w:r>
      </w:ins>
      <w:ins w:id="403" w:author="My Luong Vuong" w:date="2025-02-08T22:33:00Z">
        <w:r w:rsidR="00E30CEA">
          <w:rPr>
            <w:lang w:val="en-US"/>
          </w:rPr>
          <w:t xml:space="preserve"> to be</w:t>
        </w:r>
      </w:ins>
      <w:ins w:id="404" w:author="My Luong Vuong" w:date="2025-02-08T22:37:00Z">
        <w:r w:rsidR="00284A98">
          <w:rPr>
            <w:lang w:val="en-US"/>
          </w:rPr>
          <w:t xml:space="preserve"> more evident in </w:t>
        </w:r>
      </w:ins>
      <w:ins w:id="405" w:author="My Luong Vuong" w:date="2025-02-08T22:33:00Z">
        <w:r w:rsidR="00E30CEA">
          <w:rPr>
            <w:lang w:val="en-US"/>
          </w:rPr>
          <w:t>reflecting the uncertainty estimate</w:t>
        </w:r>
      </w:ins>
      <w:ins w:id="406" w:author="My Luong Vuong" w:date="2025-02-08T22:40:00Z">
        <w:r w:rsidR="001C539D">
          <w:rPr>
            <w:lang w:val="en-US"/>
          </w:rPr>
          <w:t xml:space="preserve"> where significant superiority was observed for</w:t>
        </w:r>
      </w:ins>
      <w:ins w:id="407" w:author="My Luong Vuong" w:date="2025-02-08T22:41:00Z">
        <w:r w:rsidR="001C539D">
          <w:rPr>
            <w:lang w:val="en-US"/>
          </w:rPr>
          <w:t xml:space="preserve"> all missingness scenarios</w:t>
        </w:r>
      </w:ins>
      <w:ins w:id="408" w:author="My Luong Vuong" w:date="2025-02-23T22:54:00Z">
        <w:r w:rsidR="008615EB">
          <w:rPr>
            <w:lang w:val="en-US"/>
          </w:rPr>
          <w:t xml:space="preserve"> (Figure S3)</w:t>
        </w:r>
      </w:ins>
      <w:ins w:id="409" w:author="My Luong Vuong" w:date="2025-02-08T22:33:00Z">
        <w:r w:rsidR="00E30CEA">
          <w:rPr>
            <w:lang w:val="en-US"/>
          </w:rPr>
          <w:t>.</w:t>
        </w:r>
      </w:ins>
      <w:ins w:id="410" w:author="My Luong Vuong" w:date="2025-02-08T22:32:00Z">
        <w:r w:rsidR="009917BB">
          <w:rPr>
            <w:lang w:val="en-US"/>
          </w:rPr>
          <w:t xml:space="preserve"> </w:t>
        </w:r>
      </w:ins>
    </w:p>
    <w:p w14:paraId="5E86411F" w14:textId="50EC7537" w:rsidR="00AD3FC5" w:rsidRDefault="00F371C3" w:rsidP="00392121">
      <w:pPr>
        <w:rPr>
          <w:rFonts w:eastAsiaTheme="majorEastAsia" w:cstheme="majorBidi"/>
          <w:bCs/>
          <w:caps/>
          <w:szCs w:val="32"/>
        </w:rPr>
      </w:pPr>
      <w:ins w:id="411" w:author="My Luong Vuong" w:date="2025-02-08T18:23:00Z">
        <w:r>
          <w:rPr>
            <w:lang w:val="en-US"/>
          </w:rPr>
          <w:t>T</w:t>
        </w:r>
      </w:ins>
      <w:ins w:id="412" w:author="My Luong Vuong" w:date="2025-02-08T18:18:00Z">
        <w:r w:rsidR="00903C5C">
          <w:rPr>
            <w:lang w:val="en-US"/>
          </w:rPr>
          <w:t xml:space="preserve">he </w:t>
        </w:r>
      </w:ins>
      <w:ins w:id="413" w:author="My Luong Vuong" w:date="2025-02-08T18:33:00Z">
        <w:r w:rsidR="001E16D3">
          <w:rPr>
            <w:lang w:val="en-US"/>
          </w:rPr>
          <w:t>superiority of MI over SI</w:t>
        </w:r>
      </w:ins>
      <w:ins w:id="414" w:author="My Luong Vuong" w:date="2025-02-08T18:18:00Z">
        <w:r w:rsidR="00903C5C">
          <w:rPr>
            <w:lang w:val="en-US"/>
          </w:rPr>
          <w:t xml:space="preserve"> in </w:t>
        </w:r>
      </w:ins>
      <w:ins w:id="415" w:author="My Luong Vuong" w:date="2025-02-08T18:20:00Z">
        <w:r w:rsidR="00283586">
          <w:rPr>
            <w:lang w:val="en-US"/>
          </w:rPr>
          <w:t xml:space="preserve">accurately estimating the </w:t>
        </w:r>
      </w:ins>
      <w:ins w:id="416" w:author="My Luong Vuong" w:date="2025-02-08T18:21:00Z">
        <w:r w:rsidR="001F27EF">
          <w:rPr>
            <w:lang w:val="en-US"/>
          </w:rPr>
          <w:t xml:space="preserve">point estimate for all </w:t>
        </w:r>
      </w:ins>
      <w:ins w:id="417" w:author="My Luong Vuong" w:date="2025-02-08T18:29:00Z">
        <w:r w:rsidR="008D2D82">
          <w:rPr>
            <w:lang w:val="en-US"/>
          </w:rPr>
          <w:t xml:space="preserve">five </w:t>
        </w:r>
      </w:ins>
      <w:ins w:id="418" w:author="My Luong Vuong" w:date="2025-02-08T18:21:00Z">
        <w:r w:rsidR="001F27EF">
          <w:rPr>
            <w:lang w:val="en-US"/>
          </w:rPr>
          <w:t>parameters</w:t>
        </w:r>
      </w:ins>
      <w:ins w:id="419" w:author="My Luong Vuong" w:date="2025-02-08T18:28:00Z">
        <w:r w:rsidR="00BF0DC2">
          <w:rPr>
            <w:lang w:val="en-US"/>
          </w:rPr>
          <w:t xml:space="preserve"> </w:t>
        </w:r>
      </w:ins>
      <w:ins w:id="420" w:author="My Luong Vuong" w:date="2025-02-08T18:33:00Z">
        <w:r w:rsidR="00A55EE0">
          <w:rPr>
            <w:lang w:val="en-US"/>
          </w:rPr>
          <w:t xml:space="preserve">was still </w:t>
        </w:r>
      </w:ins>
      <w:ins w:id="421" w:author="My Luong Vuong" w:date="2025-02-08T18:37:00Z">
        <w:r w:rsidR="004749E0">
          <w:rPr>
            <w:lang w:val="en-US"/>
          </w:rPr>
          <w:t>evident</w:t>
        </w:r>
      </w:ins>
      <w:ins w:id="422" w:author="My Luong Vuong" w:date="2025-02-08T18:33:00Z">
        <w:r w:rsidR="00A55EE0">
          <w:rPr>
            <w:lang w:val="en-US"/>
          </w:rPr>
          <w:t xml:space="preserve"> </w:t>
        </w:r>
      </w:ins>
      <w:ins w:id="423" w:author="My Luong Vuong" w:date="2025-02-08T18:28:00Z">
        <w:r w:rsidR="00BF0DC2">
          <w:rPr>
            <w:lang w:val="en-US"/>
          </w:rPr>
          <w:t>when using the secondary imputation model</w:t>
        </w:r>
      </w:ins>
      <w:ins w:id="424" w:author="My Luong Vuong" w:date="2025-02-08T18:34:00Z">
        <w:r w:rsidR="000E3131">
          <w:rPr>
            <w:lang w:val="en-US"/>
          </w:rPr>
          <w:t xml:space="preserve"> </w:t>
        </w:r>
      </w:ins>
      <w:ins w:id="425" w:author="My Luong Vuong" w:date="2025-02-08T18:30:00Z">
        <w:r w:rsidR="002867BD">
          <w:rPr>
            <w:lang w:val="en-US"/>
          </w:rPr>
          <w:t>(Figures S4 and S6)</w:t>
        </w:r>
      </w:ins>
      <w:ins w:id="426" w:author="My Luong Vuong" w:date="2025-02-08T18:28:00Z">
        <w:r w:rsidR="00BF0DC2">
          <w:rPr>
            <w:lang w:val="en-US"/>
          </w:rPr>
          <w:t>.</w:t>
        </w:r>
      </w:ins>
      <w:ins w:id="427" w:author="My Luong Vuong" w:date="2025-02-08T22:29:00Z">
        <w:r w:rsidR="006076F9">
          <w:rPr>
            <w:lang w:val="en-US"/>
          </w:rPr>
          <w:br/>
        </w:r>
      </w:ins>
      <w:ins w:id="428" w:author="My Luong Vuong" w:date="2025-02-08T18:30:00Z">
        <w:r w:rsidR="00905214">
          <w:rPr>
            <w:lang w:val="en-US"/>
          </w:rPr>
          <w:t xml:space="preserve">However, </w:t>
        </w:r>
      </w:ins>
      <w:ins w:id="429" w:author="My Luong Vuong" w:date="2025-02-08T18:36:00Z">
        <w:r w:rsidR="00F71931">
          <w:rPr>
            <w:lang w:val="en-US"/>
          </w:rPr>
          <w:t>MI</w:t>
        </w:r>
      </w:ins>
      <w:ins w:id="430" w:author="My Luong Vuong" w:date="2025-02-08T18:38:00Z">
        <w:r w:rsidR="00AB0BF7">
          <w:rPr>
            <w:lang w:val="en-US"/>
          </w:rPr>
          <w:t>’s</w:t>
        </w:r>
      </w:ins>
      <w:ins w:id="431" w:author="My Luong Vuong" w:date="2025-02-08T18:36:00Z">
        <w:r w:rsidR="00F71931">
          <w:rPr>
            <w:lang w:val="en-US"/>
          </w:rPr>
          <w:t xml:space="preserve"> performance in </w:t>
        </w:r>
        <w:r w:rsidR="00D5242E">
          <w:rPr>
            <w:lang w:val="en-US"/>
          </w:rPr>
          <w:t xml:space="preserve">accurately reflecting the parameter uncertainty </w:t>
        </w:r>
        <w:r w:rsidR="00634B48">
          <w:rPr>
            <w:lang w:val="en-US"/>
          </w:rPr>
          <w:t>was signif</w:t>
        </w:r>
      </w:ins>
      <w:ins w:id="432" w:author="My Luong Vuong" w:date="2025-02-08T18:37:00Z">
        <w:r w:rsidR="00634B48">
          <w:rPr>
            <w:lang w:val="en-US"/>
          </w:rPr>
          <w:t xml:space="preserve">icantly worse </w:t>
        </w:r>
        <w:r w:rsidR="00963119">
          <w:rPr>
            <w:lang w:val="en-US"/>
          </w:rPr>
          <w:t>in the 50% and 75% missingness scenarios (Figures S5 and S7).</w:t>
        </w:r>
      </w:ins>
      <w:del w:id="433" w:author="My Luong Vuong" w:date="2025-02-08T18:53:00Z">
        <w:r w:rsidR="00AD3FC5" w:rsidDel="00BD1CA5">
          <w:rPr>
            <w:bCs/>
          </w:rPr>
          <w:br w:type="page"/>
        </w:r>
      </w:del>
    </w:p>
    <w:p w14:paraId="7E38818D" w14:textId="5034635C" w:rsidR="00412DEC" w:rsidRPr="00280E8A" w:rsidRDefault="00A32929" w:rsidP="00803828">
      <w:pPr>
        <w:pStyle w:val="Heading1"/>
        <w:rPr>
          <w:bCs/>
        </w:rPr>
      </w:pPr>
      <w:r w:rsidRPr="00280E8A">
        <w:rPr>
          <w:bCs/>
        </w:rPr>
        <w:lastRenderedPageBreak/>
        <w:t>DISCUSSIO</w:t>
      </w:r>
      <w:r w:rsidR="00470392">
        <w:rPr>
          <w:bCs/>
        </w:rPr>
        <w:t>N</w:t>
      </w:r>
    </w:p>
    <w:p w14:paraId="26FFB372" w14:textId="12EDDAC1" w:rsidR="00867D1E" w:rsidRDefault="00D15859" w:rsidP="00F64A03">
      <w:pPr>
        <w:rPr>
          <w:lang w:val="en-US"/>
        </w:rPr>
      </w:pPr>
      <w:r w:rsidRPr="00D15859">
        <w:rPr>
          <w:lang w:val="en-US"/>
        </w:rPr>
        <w:t>Missing</w:t>
      </w:r>
      <w:r>
        <w:rPr>
          <w:lang w:val="en-US"/>
        </w:rPr>
        <w:t xml:space="preserve"> covariate</w:t>
      </w:r>
      <w:r w:rsidRPr="00D15859">
        <w:rPr>
          <w:lang w:val="en-US"/>
        </w:rPr>
        <w:t xml:space="preserve"> data occurs frequently in </w:t>
      </w:r>
      <w:del w:id="434" w:author="My Luong Vuong" w:date="2025-02-21T15:09:00Z">
        <w:r w:rsidR="00A85C57" w:rsidDel="001D666B">
          <w:rPr>
            <w:lang w:val="en-US"/>
          </w:rPr>
          <w:delText>pharmacometrics</w:delText>
        </w:r>
        <w:r w:rsidRPr="00D15859" w:rsidDel="001D666B">
          <w:rPr>
            <w:lang w:val="en-US"/>
          </w:rPr>
          <w:delText xml:space="preserve"> </w:delText>
        </w:r>
      </w:del>
      <w:ins w:id="435" w:author="My Luong Vuong" w:date="2025-02-21T15:09:00Z">
        <w:r w:rsidR="001D666B">
          <w:rPr>
            <w:lang w:val="en-US"/>
          </w:rPr>
          <w:t>medical</w:t>
        </w:r>
        <w:r w:rsidR="001D666B" w:rsidRPr="00D15859">
          <w:rPr>
            <w:lang w:val="en-US"/>
          </w:rPr>
          <w:t xml:space="preserve"> </w:t>
        </w:r>
      </w:ins>
      <w:r w:rsidRPr="00D15859">
        <w:rPr>
          <w:lang w:val="en-US"/>
        </w:rPr>
        <w:t>research</w:t>
      </w:r>
      <w:ins w:id="436" w:author="My Luong Vuong" w:date="2025-02-21T15:10:00Z">
        <w:r w:rsidR="001B7223">
          <w:rPr>
            <w:lang w:val="en-US"/>
          </w:rPr>
          <w:t xml:space="preserve"> including pharmacometrics</w:t>
        </w:r>
      </w:ins>
      <w:r w:rsidRPr="00D15859">
        <w:rPr>
          <w:lang w:val="en-US"/>
        </w:rPr>
        <w:t>.</w:t>
      </w:r>
      <w:r w:rsidR="006811DF">
        <w:rPr>
          <w:lang w:val="en-US"/>
        </w:rPr>
        <w:t xml:space="preserve"> </w:t>
      </w:r>
      <w:r w:rsidR="00EB583D">
        <w:rPr>
          <w:lang w:val="en-US"/>
        </w:rPr>
        <w:t>Appropriately ha</w:t>
      </w:r>
      <w:r w:rsidR="006213F9">
        <w:rPr>
          <w:lang w:val="en-US"/>
        </w:rPr>
        <w:t xml:space="preserve">ndling </w:t>
      </w:r>
      <w:r w:rsidR="0045092F">
        <w:rPr>
          <w:lang w:val="en-US"/>
        </w:rPr>
        <w:t>covariate missingness is crucial and is emphasized by both</w:t>
      </w:r>
      <w:r w:rsidR="00E17A95">
        <w:rPr>
          <w:lang w:val="en-US"/>
        </w:rPr>
        <w:t xml:space="preserve"> the</w:t>
      </w:r>
      <w:r w:rsidR="0045092F">
        <w:rPr>
          <w:lang w:val="en-US"/>
        </w:rPr>
        <w:t xml:space="preserve"> </w:t>
      </w:r>
      <w:r w:rsidR="005B7450">
        <w:rPr>
          <w:lang w:val="en-US"/>
        </w:rPr>
        <w:t>FDA</w:t>
      </w:r>
      <w:r w:rsidR="0045092F">
        <w:rPr>
          <w:lang w:val="en-US"/>
        </w:rPr>
        <w:t xml:space="preserve"> and </w:t>
      </w:r>
      <w:r w:rsidR="005B7450">
        <w:rPr>
          <w:lang w:val="en-US"/>
        </w:rPr>
        <w:t>EM</w:t>
      </w:r>
      <w:r w:rsidR="00ED4E8E">
        <w:rPr>
          <w:lang w:val="en-US"/>
        </w:rPr>
        <w:t>A.</w:t>
      </w:r>
      <w:r w:rsidR="00CD1E5C">
        <w:rPr>
          <w:lang w:val="en-US"/>
        </w:rPr>
        <w:fldChar w:fldCharType="begin">
          <w:fldData xml:space="preserve">PEVuZE5vdGU+PENpdGU+PEF1dGhvcj5VLlMuIERlcGFydG1lbnQgb2YgSGVhbHRoIGFuZCBIdW1h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</w:fldData>
        </w:fldChar>
      </w:r>
      <w:r w:rsidR="004866FE">
        <w:rPr>
          <w:lang w:val="en-US"/>
        </w:rPr>
        <w:instrText xml:space="preserve"> ADDIN EN.CITE </w:instrText>
      </w:r>
      <w:r w:rsidR="004866FE">
        <w:rPr>
          <w:lang w:val="en-US"/>
        </w:rPr>
        <w:fldChar w:fldCharType="begin">
          <w:fldData xml:space="preserve">PEVuZE5vdGU+PENpdGU+PEF1dGhvcj5VLlMuIERlcGFydG1lbnQgb2YgSGVhbHRoIGFuZCBIdW1h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</w:fldData>
        </w:fldChar>
      </w:r>
      <w:r w:rsidR="004866FE">
        <w:rPr>
          <w:lang w:val="en-US"/>
        </w:rPr>
        <w:instrText xml:space="preserve"> ADDIN EN.CITE.DATA </w:instrText>
      </w:r>
      <w:r w:rsidR="004866FE">
        <w:rPr>
          <w:lang w:val="en-US"/>
        </w:rPr>
      </w:r>
      <w:r w:rsidR="004866FE">
        <w:rPr>
          <w:lang w:val="en-US"/>
        </w:rPr>
        <w:fldChar w:fldCharType="end"/>
      </w:r>
      <w:r w:rsidR="00CD1E5C">
        <w:rPr>
          <w:lang w:val="en-US"/>
        </w:rPr>
      </w:r>
      <w:r w:rsidR="00CD1E5C">
        <w:rPr>
          <w:lang w:val="en-US"/>
        </w:rPr>
        <w:fldChar w:fldCharType="separate"/>
      </w:r>
      <w:r w:rsidR="004866FE" w:rsidRPr="004866FE">
        <w:rPr>
          <w:noProof/>
          <w:vertAlign w:val="superscript"/>
          <w:lang w:val="en-US"/>
        </w:rPr>
        <w:t>4, 56, 57</w:t>
      </w:r>
      <w:r w:rsidR="00CD1E5C">
        <w:rPr>
          <w:lang w:val="en-US"/>
        </w:rPr>
        <w:fldChar w:fldCharType="end"/>
      </w:r>
      <w:ins w:id="437" w:author="My Luong Vuong" w:date="2025-02-21T15:09:00Z">
        <w:r w:rsidR="00276A02">
          <w:rPr>
            <w:lang w:val="en-US"/>
          </w:rPr>
          <w:t xml:space="preserve"> </w:t>
        </w:r>
      </w:ins>
      <w:ins w:id="438" w:author="My Luong Vuong" w:date="2025-02-21T15:11:00Z">
        <w:r w:rsidR="006519C0">
          <w:rPr>
            <w:lang w:val="en-US"/>
          </w:rPr>
          <w:t>The ICH E9 guidance on s</w:t>
        </w:r>
        <w:r w:rsidR="006519C0" w:rsidRPr="006519C0">
          <w:rPr>
            <w:lang w:val="en-US"/>
          </w:rPr>
          <w:t xml:space="preserve">tatistical </w:t>
        </w:r>
      </w:ins>
      <w:ins w:id="439" w:author="My Luong Vuong" w:date="2025-02-21T15:12:00Z">
        <w:r w:rsidR="006519C0">
          <w:rPr>
            <w:lang w:val="en-US"/>
          </w:rPr>
          <w:t>p</w:t>
        </w:r>
      </w:ins>
      <w:ins w:id="440" w:author="My Luong Vuong" w:date="2025-02-21T15:11:00Z">
        <w:r w:rsidR="006519C0" w:rsidRPr="006519C0">
          <w:rPr>
            <w:lang w:val="en-US"/>
          </w:rPr>
          <w:t xml:space="preserve">rinciples for </w:t>
        </w:r>
      </w:ins>
      <w:ins w:id="441" w:author="My Luong Vuong" w:date="2025-02-21T15:12:00Z">
        <w:r w:rsidR="006519C0">
          <w:rPr>
            <w:lang w:val="en-US"/>
          </w:rPr>
          <w:t>c</w:t>
        </w:r>
      </w:ins>
      <w:ins w:id="442" w:author="My Luong Vuong" w:date="2025-02-21T15:11:00Z">
        <w:r w:rsidR="006519C0" w:rsidRPr="006519C0">
          <w:rPr>
            <w:lang w:val="en-US"/>
          </w:rPr>
          <w:t xml:space="preserve">linical </w:t>
        </w:r>
      </w:ins>
      <w:del w:id="443" w:author="My Luong Vuong" w:date="2025-02-21T15:11:00Z">
        <w:r w:rsidR="00ED4E8E" w:rsidDel="001940E3">
          <w:rPr>
            <w:lang w:val="en-US"/>
          </w:rPr>
          <w:delText xml:space="preserve"> </w:delText>
        </w:r>
      </w:del>
      <w:ins w:id="444" w:author="My Luong Vuong" w:date="2025-02-21T15:13:00Z">
        <w:r w:rsidR="009106AB">
          <w:rPr>
            <w:lang w:val="en-US"/>
          </w:rPr>
          <w:t>t</w:t>
        </w:r>
        <w:r w:rsidR="009106AB" w:rsidRPr="006519C0">
          <w:rPr>
            <w:lang w:val="en-US"/>
          </w:rPr>
          <w:t>rials</w:t>
        </w:r>
        <w:r w:rsidR="009106AB">
          <w:rPr>
            <w:lang w:val="en-US"/>
          </w:rPr>
          <w:t xml:space="preserve"> encourage</w:t>
        </w:r>
      </w:ins>
      <w:ins w:id="445" w:author="My Luong Vuong" w:date="2025-02-21T15:35:00Z">
        <w:r w:rsidR="006D6AF8">
          <w:rPr>
            <w:lang w:val="en-US"/>
          </w:rPr>
          <w:t>s</w:t>
        </w:r>
      </w:ins>
      <w:ins w:id="446" w:author="My Luong Vuong" w:date="2025-02-21T15:13:00Z">
        <w:r w:rsidR="00C029C7">
          <w:rPr>
            <w:lang w:val="en-US"/>
          </w:rPr>
          <w:t xml:space="preserve"> </w:t>
        </w:r>
        <w:r w:rsidR="00F508F7">
          <w:rPr>
            <w:lang w:val="en-US"/>
          </w:rPr>
          <w:t xml:space="preserve">the use of imputation techniques </w:t>
        </w:r>
        <w:r w:rsidR="009106AB">
          <w:rPr>
            <w:lang w:val="en-US"/>
          </w:rPr>
          <w:t>to minimize</w:t>
        </w:r>
      </w:ins>
      <w:ins w:id="447" w:author="My Luong Vuong" w:date="2025-02-21T15:14:00Z">
        <w:r w:rsidR="00865C4E">
          <w:rPr>
            <w:lang w:val="en-US"/>
          </w:rPr>
          <w:t xml:space="preserve"> the</w:t>
        </w:r>
      </w:ins>
      <w:ins w:id="448" w:author="My Luong Vuong" w:date="2025-02-21T15:13:00Z">
        <w:r w:rsidR="009106AB">
          <w:rPr>
            <w:lang w:val="en-US"/>
          </w:rPr>
          <w:t xml:space="preserve"> </w:t>
        </w:r>
        <w:r w:rsidR="00335468">
          <w:rPr>
            <w:lang w:val="en-US"/>
          </w:rPr>
          <w:t xml:space="preserve">missing data </w:t>
        </w:r>
      </w:ins>
      <w:ins w:id="449" w:author="My Luong Vuong" w:date="2025-02-21T15:14:00Z">
        <w:r w:rsidR="00C86371">
          <w:rPr>
            <w:lang w:val="en-US"/>
          </w:rPr>
          <w:t>problem</w:t>
        </w:r>
      </w:ins>
      <w:ins w:id="450" w:author="My Luong Vuong" w:date="2025-02-21T15:23:00Z">
        <w:r w:rsidR="00903524">
          <w:rPr>
            <w:lang w:val="en-US"/>
          </w:rPr>
          <w:t xml:space="preserve">, thereby mitigating the need </w:t>
        </w:r>
        <w:r w:rsidR="00926C23">
          <w:rPr>
            <w:lang w:val="en-US"/>
          </w:rPr>
          <w:t>to use</w:t>
        </w:r>
        <w:r w:rsidR="00903524">
          <w:rPr>
            <w:lang w:val="en-US"/>
          </w:rPr>
          <w:t xml:space="preserve"> </w:t>
        </w:r>
        <w:r w:rsidR="003460AD">
          <w:rPr>
            <w:lang w:val="en-US"/>
          </w:rPr>
          <w:t>different analysis sets</w:t>
        </w:r>
      </w:ins>
      <w:ins w:id="451" w:author="My Luong Vuong" w:date="2025-02-21T15:13:00Z">
        <w:r w:rsidR="00335468">
          <w:rPr>
            <w:lang w:val="en-US"/>
          </w:rPr>
          <w:t>.</w:t>
        </w:r>
      </w:ins>
      <w:r w:rsidR="00926C23">
        <w:rPr>
          <w:lang w:val="en-US"/>
        </w:rPr>
        <w:fldChar w:fldCharType="begin"/>
      </w:r>
      <w:r w:rsidR="00926C23">
        <w:rPr>
          <w:lang w:val="en-US"/>
        </w:rPr>
        <w:instrText xml:space="preserve"> ADDIN EN.CITE &lt;EndNote&gt;&lt;Cite&gt;&lt;Author&gt;International Council for Harmonisation of Technical Requirements for Registration of Pharmaceuticals for Human Use&lt;/Author&gt;&lt;Year&gt;1998&lt;/Year&gt;&lt;RecNum&gt;103&lt;/RecNum&gt;&lt;DisplayText&gt;&lt;style face="superscript"&gt;4&lt;/style&gt;&lt;/DisplayText&gt;&lt;record&gt;&lt;rec-number&gt;103&lt;/rec-number&gt;&lt;foreign-keys&gt;&lt;key app="EN" db-id="ss92raaewt9rt0e55p6pe9ah5fa2r9tvxxwp" timestamp="1737722201"&gt;103&lt;/key&gt;&lt;/foreign-keys&gt;&lt;ref-type name="Report"&gt;27&lt;/ref-type&gt;&lt;contributors&gt;&lt;authors&gt;&lt;author&gt;International Council for Harmonisation of Technical Requirements for Registration of Pharmaceuticals for Human Use,&lt;/author&gt;&lt;/authors&gt;&lt;/contributors&gt;&lt;titles&gt;&lt;title&gt;ICH Topic E9: Statistical Principles for Clinical Trials&lt;/title&gt;&lt;/titles&gt;&lt;dates&gt;&lt;year&gt;1998&lt;/year&gt;&lt;/dates&gt;&lt;pub-location&gt;United Kingdom&lt;/pub-location&gt;&lt;publisher&gt;European Medicines Agency&lt;/publisher&gt;&lt;isbn&gt;CPMP/ICH/363/96&lt;/isbn&gt;&lt;urls&gt;&lt;/urls&gt;&lt;/record&gt;&lt;/Cite&gt;&lt;/EndNote&gt;</w:instrText>
      </w:r>
      <w:r w:rsidR="00926C23">
        <w:rPr>
          <w:lang w:val="en-US"/>
        </w:rPr>
        <w:fldChar w:fldCharType="separate"/>
      </w:r>
      <w:r w:rsidR="00926C23" w:rsidRPr="00926C23">
        <w:rPr>
          <w:noProof/>
          <w:vertAlign w:val="superscript"/>
          <w:lang w:val="en-US"/>
        </w:rPr>
        <w:t>4</w:t>
      </w:r>
      <w:r w:rsidR="00926C23">
        <w:rPr>
          <w:lang w:val="en-US"/>
        </w:rPr>
        <w:fldChar w:fldCharType="end"/>
      </w:r>
      <w:ins w:id="452" w:author="My Luong Vuong" w:date="2025-02-21T15:13:00Z">
        <w:r w:rsidR="00335468">
          <w:rPr>
            <w:lang w:val="en-US"/>
          </w:rPr>
          <w:t xml:space="preserve"> However, </w:t>
        </w:r>
      </w:ins>
      <w:ins w:id="453" w:author="My Luong Vuong" w:date="2025-02-21T15:15:00Z">
        <w:r w:rsidR="00F71755">
          <w:rPr>
            <w:lang w:val="en-US"/>
          </w:rPr>
          <w:t>this guidance recommend</w:t>
        </w:r>
      </w:ins>
      <w:ins w:id="454" w:author="My Luong Vuong" w:date="2025-02-21T15:35:00Z">
        <w:r w:rsidR="00427CA9">
          <w:rPr>
            <w:lang w:val="en-US"/>
          </w:rPr>
          <w:t>s</w:t>
        </w:r>
      </w:ins>
      <w:ins w:id="455" w:author="My Luong Vuong" w:date="2025-02-21T15:15:00Z">
        <w:r w:rsidR="00F71755">
          <w:rPr>
            <w:lang w:val="en-US"/>
          </w:rPr>
          <w:t xml:space="preserve"> </w:t>
        </w:r>
      </w:ins>
      <w:ins w:id="456" w:author="My Luong Vuong" w:date="2025-02-21T15:40:00Z">
        <w:r w:rsidR="004D2742">
          <w:rPr>
            <w:lang w:val="en-US"/>
          </w:rPr>
          <w:t xml:space="preserve">the </w:t>
        </w:r>
      </w:ins>
      <w:ins w:id="457" w:author="My Luong Vuong" w:date="2025-02-21T15:15:00Z">
        <w:r w:rsidR="00F71755">
          <w:rPr>
            <w:lang w:val="en-US"/>
          </w:rPr>
          <w:t>LOCF</w:t>
        </w:r>
      </w:ins>
      <w:ins w:id="458" w:author="My Luong Vuong" w:date="2025-02-21T15:39:00Z">
        <w:r w:rsidR="004E15D8">
          <w:rPr>
            <w:lang w:val="en-US"/>
          </w:rPr>
          <w:t xml:space="preserve"> technique,</w:t>
        </w:r>
      </w:ins>
      <w:ins w:id="459" w:author="My Luong Vuong" w:date="2025-02-21T15:15:00Z">
        <w:r w:rsidR="00F71755">
          <w:rPr>
            <w:lang w:val="en-US"/>
          </w:rPr>
          <w:t xml:space="preserve"> which is </w:t>
        </w:r>
        <w:r w:rsidR="00C87925">
          <w:rPr>
            <w:lang w:val="en-US"/>
          </w:rPr>
          <w:t>highly prone to bias.</w:t>
        </w:r>
      </w:ins>
      <w:ins w:id="460" w:author="My Luong Vuong" w:date="2025-02-21T15:16:00Z">
        <w:r w:rsidR="00F30A1F">
          <w:rPr>
            <w:lang w:val="en-US"/>
          </w:rPr>
          <w:t xml:space="preserve"> </w:t>
        </w:r>
      </w:ins>
      <w:ins w:id="461" w:author="My Luong Vuong" w:date="2025-02-21T15:20:00Z">
        <w:r w:rsidR="007F73C5">
          <w:rPr>
            <w:lang w:val="en-US"/>
          </w:rPr>
          <w:t>In pharmacometrics</w:t>
        </w:r>
      </w:ins>
      <w:ins w:id="462" w:author="My Luong Vuong" w:date="2025-02-23T22:37:00Z">
        <w:r w:rsidR="008F59A6">
          <w:rPr>
            <w:lang w:val="en-US"/>
          </w:rPr>
          <w:t>,</w:t>
        </w:r>
      </w:ins>
      <w:ins w:id="463" w:author="My Luong Vuong" w:date="2025-02-21T15:20:00Z">
        <w:r w:rsidR="007F73C5">
          <w:rPr>
            <w:lang w:val="en-US"/>
          </w:rPr>
          <w:t xml:space="preserve"> </w:t>
        </w:r>
        <w:r w:rsidR="00005063">
          <w:rPr>
            <w:lang w:val="en-US"/>
          </w:rPr>
          <w:t>handling covariate missingness has also not ye</w:t>
        </w:r>
      </w:ins>
      <w:ins w:id="464" w:author="My Luong Vuong" w:date="2025-02-21T15:21:00Z">
        <w:r w:rsidR="00005063">
          <w:rPr>
            <w:lang w:val="en-US"/>
          </w:rPr>
          <w:t>t been optimal</w:t>
        </w:r>
      </w:ins>
      <w:ins w:id="465" w:author="My Luong Vuong" w:date="2025-02-21T15:40:00Z">
        <w:r w:rsidR="00474413">
          <w:rPr>
            <w:lang w:val="en-US"/>
          </w:rPr>
          <w:t>,</w:t>
        </w:r>
      </w:ins>
      <w:ins w:id="466" w:author="My Luong Vuong" w:date="2025-02-21T15:21:00Z">
        <w:r w:rsidR="00005063">
          <w:rPr>
            <w:lang w:val="en-US"/>
          </w:rPr>
          <w:t xml:space="preserve"> </w:t>
        </w:r>
      </w:ins>
      <w:ins w:id="467" w:author="My Luong Vuong" w:date="2025-02-21T15:40:00Z">
        <w:r w:rsidR="00474413">
          <w:rPr>
            <w:lang w:val="en-US"/>
          </w:rPr>
          <w:t>as</w:t>
        </w:r>
      </w:ins>
      <w:ins w:id="468" w:author="My Luong Vuong" w:date="2025-02-21T15:14:00Z">
        <w:r w:rsidR="00C86371">
          <w:rPr>
            <w:lang w:val="en-US"/>
          </w:rPr>
          <w:t xml:space="preserve"> </w:t>
        </w:r>
      </w:ins>
      <w:del w:id="469" w:author="My Luong Vuong" w:date="2025-02-21T15:16:00Z">
        <w:r w:rsidR="00DC0873" w:rsidDel="00F30A1F">
          <w:rPr>
            <w:lang w:val="en-US"/>
          </w:rPr>
          <w:delText xml:space="preserve">Unfortunately, </w:delText>
        </w:r>
        <w:r w:rsidR="00061587" w:rsidDel="00F30A1F">
          <w:rPr>
            <w:lang w:val="en-US"/>
          </w:rPr>
          <w:delText>SI</w:delText>
        </w:r>
      </w:del>
      <w:ins w:id="470" w:author="My Luong Vuong" w:date="2025-02-21T15:16:00Z">
        <w:r w:rsidR="00F30A1F">
          <w:rPr>
            <w:lang w:val="en-US"/>
          </w:rPr>
          <w:t>pharmacometricians commonly employ SI</w:t>
        </w:r>
      </w:ins>
      <w:r w:rsidR="00942E2D">
        <w:rPr>
          <w:lang w:val="en-US"/>
        </w:rPr>
        <w:t>,</w:t>
      </w:r>
      <w:r w:rsidR="00061587">
        <w:rPr>
          <w:lang w:val="en-US"/>
        </w:rPr>
        <w:t xml:space="preserve"> </w:t>
      </w:r>
      <w:del w:id="471" w:author="My Luong Vuong" w:date="2025-02-21T15:16:00Z">
        <w:r w:rsidR="00061587" w:rsidDel="00EC4690">
          <w:rPr>
            <w:lang w:val="en-US"/>
          </w:rPr>
          <w:delText>which</w:delText>
        </w:r>
        <w:r w:rsidR="00DC0873" w:rsidDel="00EC4690">
          <w:rPr>
            <w:lang w:val="en-US"/>
          </w:rPr>
          <w:delText xml:space="preserve"> </w:delText>
        </w:r>
      </w:del>
      <w:ins w:id="472" w:author="My Luong Vuong" w:date="2025-02-21T15:16:00Z">
        <w:r w:rsidR="00EC4690">
          <w:rPr>
            <w:lang w:val="en-US"/>
          </w:rPr>
          <w:t xml:space="preserve">a technique </w:t>
        </w:r>
      </w:ins>
      <w:ins w:id="473" w:author="My Luong Vuong" w:date="2025-02-21T15:17:00Z">
        <w:r w:rsidR="00EC4690">
          <w:rPr>
            <w:lang w:val="en-US"/>
          </w:rPr>
          <w:t xml:space="preserve">that </w:t>
        </w:r>
      </w:ins>
      <w:r w:rsidR="00DC0873">
        <w:rPr>
          <w:lang w:val="en-US"/>
        </w:rPr>
        <w:t>replaces the missing covariate with a single value and treats it as if it were true</w:t>
      </w:r>
      <w:del w:id="474" w:author="My Luong Vuong" w:date="2025-02-21T15:21:00Z">
        <w:r w:rsidR="00DC0873" w:rsidDel="00005063">
          <w:rPr>
            <w:lang w:val="en-US"/>
          </w:rPr>
          <w:delText xml:space="preserve">, </w:delText>
        </w:r>
        <w:r w:rsidR="00AA34FA" w:rsidDel="00005063">
          <w:rPr>
            <w:lang w:val="en-US"/>
          </w:rPr>
          <w:delText>remains</w:delText>
        </w:r>
        <w:r w:rsidR="002B1DC0" w:rsidDel="00005063">
          <w:rPr>
            <w:lang w:val="en-US"/>
          </w:rPr>
          <w:delText xml:space="preserve"> a common practice in pharmacometrics</w:delText>
        </w:r>
      </w:del>
      <w:r w:rsidR="002B1DC0">
        <w:rPr>
          <w:lang w:val="en-US"/>
        </w:rPr>
        <w:t xml:space="preserve">. </w:t>
      </w:r>
      <w:r w:rsidR="00F8507D" w:rsidRPr="00F8507D">
        <w:rPr>
          <w:lang w:val="en-US"/>
        </w:rPr>
        <w:t xml:space="preserve">In contrast, </w:t>
      </w:r>
      <w:r w:rsidR="00F8507D">
        <w:rPr>
          <w:lang w:val="en-US"/>
        </w:rPr>
        <w:t>MI</w:t>
      </w:r>
      <w:r w:rsidR="00F8507D" w:rsidRPr="00F8507D">
        <w:rPr>
          <w:lang w:val="en-US"/>
        </w:rPr>
        <w:t xml:space="preserve"> replaces the missing values multiple times, better reflecting the uncertainty </w:t>
      </w:r>
      <w:r w:rsidR="00C76A87">
        <w:rPr>
          <w:lang w:val="en-US"/>
        </w:rPr>
        <w:t>about</w:t>
      </w:r>
      <w:r w:rsidR="00C76A87" w:rsidRPr="00F8507D">
        <w:rPr>
          <w:lang w:val="en-US"/>
        </w:rPr>
        <w:t xml:space="preserve"> </w:t>
      </w:r>
      <w:r w:rsidR="00F8507D" w:rsidRPr="00F8507D">
        <w:rPr>
          <w:lang w:val="en-US"/>
        </w:rPr>
        <w:t xml:space="preserve">the missing data, making it a more </w:t>
      </w:r>
      <w:r w:rsidR="001750A8">
        <w:rPr>
          <w:lang w:val="en-US"/>
        </w:rPr>
        <w:t>reliable</w:t>
      </w:r>
      <w:r w:rsidR="00F8507D" w:rsidRPr="00F8507D">
        <w:rPr>
          <w:lang w:val="en-US"/>
        </w:rPr>
        <w:t xml:space="preserve"> approach. </w:t>
      </w:r>
      <w:del w:id="475" w:author="My Luong Vuong" w:date="2025-01-24T10:54:00Z">
        <w:r w:rsidR="00F8507D" w:rsidRPr="00F8507D" w:rsidDel="00AA682F">
          <w:rPr>
            <w:lang w:val="en-US"/>
          </w:rPr>
          <w:delText>Despite this, only a limited number of pharmacometrics studies to date have applied MI</w:delText>
        </w:r>
      </w:del>
      <w:ins w:id="476" w:author="My Luong Vuong" w:date="2025-02-23T22:56:00Z">
        <w:r w:rsidR="00313353">
          <w:rPr>
            <w:lang w:val="en-US"/>
          </w:rPr>
          <w:t>H</w:t>
        </w:r>
        <w:r w:rsidR="000F350F">
          <w:rPr>
            <w:lang w:val="en-US"/>
          </w:rPr>
          <w:t>owever</w:t>
        </w:r>
      </w:ins>
      <w:ins w:id="477" w:author="My Luong Vuong" w:date="2025-01-24T11:51:00Z">
        <w:r w:rsidR="004F5B81" w:rsidRPr="004F5B81">
          <w:rPr>
            <w:lang w:val="en-US"/>
          </w:rPr>
          <w:t xml:space="preserve">, the application of </w:t>
        </w:r>
        <w:r w:rsidR="00006A25">
          <w:rPr>
            <w:lang w:val="en-US"/>
          </w:rPr>
          <w:t>MI</w:t>
        </w:r>
        <w:r w:rsidR="004F5B81" w:rsidRPr="004F5B81">
          <w:rPr>
            <w:lang w:val="en-US"/>
          </w:rPr>
          <w:t xml:space="preserve"> remains limited, although its usage has been growing recently</w:t>
        </w:r>
      </w:ins>
      <w:r w:rsidR="00460508">
        <w:rPr>
          <w:lang w:val="en-US"/>
        </w:rPr>
        <w:t>.</w:t>
      </w:r>
      <w:r w:rsidR="00D75A1E">
        <w:rPr>
          <w:lang w:val="en-US"/>
        </w:rPr>
        <w:fldChar w:fldCharType="begin">
          <w:fldData xml:space="preserve">PEVuZE5vdGU+PENpdGU+PEF1dGhvcj5Kb2hhbnNzb248L0F1dGhvcj48WWVhcj4yMDEzPC9ZZWFy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</w:fldData>
        </w:fldChar>
      </w:r>
      <w:r w:rsidR="004866FE">
        <w:rPr>
          <w:lang w:val="en-US"/>
        </w:rPr>
        <w:instrText xml:space="preserve"> ADDIN EN.CITE </w:instrText>
      </w:r>
      <w:r w:rsidR="004866FE">
        <w:rPr>
          <w:lang w:val="en-US"/>
        </w:rPr>
        <w:fldChar w:fldCharType="begin">
          <w:fldData xml:space="preserve">PEVuZE5vdGU+PENpdGU+PEF1dGhvcj5Kb2hhbnNzb248L0F1dGhvcj48WWVhcj4yMDEzPC9ZZWFy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</w:fldData>
        </w:fldChar>
      </w:r>
      <w:r w:rsidR="004866FE">
        <w:rPr>
          <w:lang w:val="en-US"/>
        </w:rPr>
        <w:instrText xml:space="preserve"> ADDIN EN.CITE.DATA </w:instrText>
      </w:r>
      <w:r w:rsidR="004866FE">
        <w:rPr>
          <w:lang w:val="en-US"/>
        </w:rPr>
      </w:r>
      <w:r w:rsidR="004866FE">
        <w:rPr>
          <w:lang w:val="en-US"/>
        </w:rPr>
        <w:fldChar w:fldCharType="end"/>
      </w:r>
      <w:r w:rsidR="00D75A1E">
        <w:rPr>
          <w:lang w:val="en-US"/>
        </w:rPr>
      </w:r>
      <w:r w:rsidR="00D75A1E">
        <w:rPr>
          <w:lang w:val="en-US"/>
        </w:rPr>
        <w:fldChar w:fldCharType="separate"/>
      </w:r>
      <w:r w:rsidR="004866FE" w:rsidRPr="004866FE">
        <w:rPr>
          <w:noProof/>
          <w:vertAlign w:val="superscript"/>
          <w:lang w:val="en-US"/>
        </w:rPr>
        <w:t>1, 2, 58-62</w:t>
      </w:r>
      <w:r w:rsidR="00D75A1E">
        <w:rPr>
          <w:lang w:val="en-US"/>
        </w:rPr>
        <w:fldChar w:fldCharType="end"/>
      </w:r>
      <w:r w:rsidR="003F3626">
        <w:rPr>
          <w:lang w:val="en-US"/>
        </w:rPr>
        <w:t xml:space="preserve"> </w:t>
      </w:r>
      <w:r w:rsidR="00997525" w:rsidRPr="00997525">
        <w:rPr>
          <w:lang w:val="en-US"/>
        </w:rPr>
        <w:t>We have</w:t>
      </w:r>
      <w:r w:rsidR="00997525">
        <w:rPr>
          <w:lang w:val="en-US"/>
        </w:rPr>
        <w:t xml:space="preserve"> therefore</w:t>
      </w:r>
      <w:r w:rsidR="00997525" w:rsidRPr="00997525">
        <w:rPr>
          <w:lang w:val="en-US"/>
        </w:rPr>
        <w:t xml:space="preserve"> provided a brief introduction</w:t>
      </w:r>
      <w:r w:rsidR="00EC421D">
        <w:rPr>
          <w:lang w:val="en-US"/>
        </w:rPr>
        <w:t xml:space="preserve"> </w:t>
      </w:r>
      <w:r w:rsidR="00997525" w:rsidRPr="00997525">
        <w:rPr>
          <w:lang w:val="en-US"/>
        </w:rPr>
        <w:t xml:space="preserve">to MI and </w:t>
      </w:r>
      <w:r w:rsidR="00EE6B46">
        <w:rPr>
          <w:lang w:val="en-US"/>
        </w:rPr>
        <w:t>a</w:t>
      </w:r>
      <w:r w:rsidR="0087734E">
        <w:rPr>
          <w:lang w:val="en-US"/>
        </w:rPr>
        <w:t>n MI workflow in pharmacometrics modeling</w:t>
      </w:r>
      <w:r w:rsidR="00F64A03">
        <w:rPr>
          <w:lang w:val="en-US"/>
        </w:rPr>
        <w:t xml:space="preserve">, encouraging a </w:t>
      </w:r>
      <w:r w:rsidR="00CD024B">
        <w:rPr>
          <w:lang w:val="en-US"/>
        </w:rPr>
        <w:t>broader</w:t>
      </w:r>
      <w:r w:rsidR="00F64A03">
        <w:rPr>
          <w:lang w:val="en-US"/>
        </w:rPr>
        <w:t xml:space="preserve"> adoption of MI in the field</w:t>
      </w:r>
      <w:r w:rsidR="00997525" w:rsidRPr="00997525">
        <w:rPr>
          <w:lang w:val="en-US"/>
        </w:rPr>
        <w:t>.</w:t>
      </w:r>
      <w:r w:rsidR="00460508">
        <w:rPr>
          <w:lang w:val="en-US"/>
        </w:rPr>
        <w:t xml:space="preserve"> </w:t>
      </w:r>
      <w:r w:rsidR="00F64A03" w:rsidRPr="00F64A03">
        <w:rPr>
          <w:lang w:val="en-US"/>
        </w:rPr>
        <w:t>We illustrated</w:t>
      </w:r>
      <w:r w:rsidR="00F64A03">
        <w:rPr>
          <w:lang w:val="en-US"/>
        </w:rPr>
        <w:t xml:space="preserve"> </w:t>
      </w:r>
      <w:r w:rsidR="00F64A03" w:rsidRPr="00F64A03">
        <w:rPr>
          <w:lang w:val="en-US"/>
        </w:rPr>
        <w:t>the application of MI</w:t>
      </w:r>
      <w:r w:rsidR="00597656">
        <w:rPr>
          <w:lang w:val="en-US"/>
        </w:rPr>
        <w:t xml:space="preserve"> and its superiority over SI</w:t>
      </w:r>
      <w:r w:rsidR="00F64A03" w:rsidRPr="00F64A03">
        <w:rPr>
          <w:lang w:val="en-US"/>
        </w:rPr>
        <w:t xml:space="preserve"> through the analysis of </w:t>
      </w:r>
      <w:r w:rsidR="00597656">
        <w:rPr>
          <w:lang w:val="en-US"/>
        </w:rPr>
        <w:t>warfarin pharmacokinetics</w:t>
      </w:r>
      <w:r w:rsidR="00E871D0">
        <w:rPr>
          <w:lang w:val="en-US"/>
        </w:rPr>
        <w:t xml:space="preserve"> data</w:t>
      </w:r>
      <w:r w:rsidR="00597656">
        <w:rPr>
          <w:lang w:val="en-US"/>
        </w:rPr>
        <w:t xml:space="preserve"> in healthy volunteers</w:t>
      </w:r>
      <w:r w:rsidR="00F64A03" w:rsidRPr="00F64A03">
        <w:rPr>
          <w:lang w:val="en-US"/>
        </w:rPr>
        <w:t>.</w:t>
      </w:r>
      <w:r w:rsidR="00BD404C">
        <w:rPr>
          <w:lang w:val="en-US"/>
        </w:rPr>
        <w:fldChar w:fldCharType="begin"/>
      </w:r>
      <w:r w:rsidR="00C127C8">
        <w:rPr>
          <w:lang w:val="en-US"/>
        </w:rPr>
        <w:instrText xml:space="preserve"> ADDIN EN.CITE &lt;EndNote&gt;&lt;Cite&gt;&lt;Author&gt;O&amp;apos;Reilly&lt;/Author&gt;&lt;Year&gt;1968&lt;/Year&gt;&lt;RecNum&gt;40&lt;/RecNum&gt;&lt;DisplayText&gt;&lt;style face="superscript"&gt;10&lt;/style&gt;&lt;/DisplayText&gt;&lt;record&gt;&lt;rec-number&gt;40&lt;/rec-number&gt;&lt;foreign-keys&gt;&lt;key app="EN" db-id="ss92raaewt9rt0e55p6pe9ah5fa2r9tvxxwp" timestamp="1706711121"&gt;40&lt;/key&gt;&lt;/foreign-keys&gt;&lt;ref-type name="Journal Article"&gt;17&lt;/ref-type&gt;&lt;contributors&gt;&lt;authors&gt;&lt;author&gt;ROBERT A. O&amp;apos;Reilly &lt;/author&gt;&lt;author&gt;PAUL M. Aggeler &lt;/author&gt;&lt;/authors&gt;&lt;/contributors&gt;&lt;titles&gt;&lt;title&gt;Studies on Coumarin Anticoagulant Drugs&lt;/title&gt;&lt;secondary-title&gt;Circulation&lt;/secondary-title&gt;&lt;/titles&gt;&lt;periodical&gt;&lt;full-title&gt;Circulation&lt;/full-title&gt;&lt;/periodical&gt;&lt;pages&gt;169-177&lt;/pages&gt;&lt;volume&gt;38&lt;/volume&gt;&lt;number&gt;1&lt;/number&gt;&lt;dates&gt;&lt;year&gt;1968&lt;/year&gt;&lt;/dates&gt;&lt;urls&gt;&lt;related-urls&gt;&lt;url&gt;https://www.ahajournals.org/doi/abs/10.1161/01.CIR.38.1.169&lt;/url&gt;&lt;/related-urls&gt;&lt;/urls&gt;&lt;electronic-resource-num&gt;doi:10.1161/01.CIR.38.1.169&lt;/electronic-resource-num&gt;&lt;/record&gt;&lt;/Cite&gt;&lt;/EndNote&gt;</w:instrText>
      </w:r>
      <w:r w:rsidR="00BD404C">
        <w:rPr>
          <w:lang w:val="en-US"/>
        </w:rPr>
        <w:fldChar w:fldCharType="separate"/>
      </w:r>
      <w:r w:rsidR="00C127C8" w:rsidRPr="00C127C8">
        <w:rPr>
          <w:noProof/>
          <w:vertAlign w:val="superscript"/>
          <w:lang w:val="en-US"/>
        </w:rPr>
        <w:t>10</w:t>
      </w:r>
      <w:r w:rsidR="00BD404C">
        <w:rPr>
          <w:lang w:val="en-US"/>
        </w:rPr>
        <w:fldChar w:fldCharType="end"/>
      </w:r>
    </w:p>
    <w:p w14:paraId="31B96453" w14:textId="5FAD1C68" w:rsidR="00806501" w:rsidRDefault="001E0F57">
      <w:pPr>
        <w:rPr>
          <w:lang w:val="en-US"/>
        </w:rPr>
      </w:pPr>
      <w:r w:rsidRPr="001E0F57">
        <w:rPr>
          <w:lang w:val="en-US"/>
        </w:rPr>
        <w:t>Our study is not the first to present an MI workflow in pharmacometrics, but it is the most comprehensive</w:t>
      </w:r>
      <w:r w:rsidR="000140A1">
        <w:rPr>
          <w:lang w:val="en-US"/>
        </w:rPr>
        <w:t xml:space="preserve">. </w:t>
      </w:r>
      <w:r w:rsidR="00A716DF">
        <w:rPr>
          <w:lang w:val="en-US"/>
        </w:rPr>
        <w:t>An</w:t>
      </w:r>
      <w:r w:rsidR="003D4DA4">
        <w:rPr>
          <w:lang w:val="en-US"/>
        </w:rPr>
        <w:t xml:space="preserve"> MI workflow</w:t>
      </w:r>
      <w:r w:rsidR="00BE297D">
        <w:rPr>
          <w:lang w:val="en-US"/>
        </w:rPr>
        <w:t xml:space="preserve"> </w:t>
      </w:r>
      <w:r w:rsidR="00010941" w:rsidRPr="00010941">
        <w:rPr>
          <w:lang w:val="en-US"/>
        </w:rPr>
        <w:t xml:space="preserve">was initially proposed by Wu and Wu in 2001 and later expanded by Johansson in 2013, who implemented it as part of the </w:t>
      </w:r>
      <w:r w:rsidR="00010941" w:rsidRPr="00796223">
        <w:rPr>
          <w:i/>
          <w:iCs/>
          <w:lang w:val="en-US"/>
        </w:rPr>
        <w:t>mimp</w:t>
      </w:r>
      <w:r w:rsidR="00010941" w:rsidRPr="00010941">
        <w:rPr>
          <w:lang w:val="en-US"/>
        </w:rPr>
        <w:t xml:space="preserve"> functionality in PsN</w:t>
      </w:r>
      <w:r w:rsidR="00941DD4">
        <w:rPr>
          <w:lang w:val="en-US"/>
        </w:rPr>
        <w:t>.</w:t>
      </w:r>
      <w:r w:rsidR="00E81E7B">
        <w:rPr>
          <w:lang w:val="en-US"/>
        </w:rPr>
        <w:fldChar w:fldCharType="begin">
          <w:fldData xml:space="preserve">PEVuZE5vdGU+PENpdGU+PEF1dGhvcj5XdTwvQXV0aG9yPjxZZWFyPjIwMDE8L1llYXI+PFJlY051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</w:fldData>
        </w:fldChar>
      </w:r>
      <w:r w:rsidR="004866FE">
        <w:rPr>
          <w:lang w:val="en-US"/>
        </w:rPr>
        <w:instrText xml:space="preserve"> ADDIN EN.CITE </w:instrText>
      </w:r>
      <w:r w:rsidR="004866FE">
        <w:rPr>
          <w:lang w:val="en-US"/>
        </w:rPr>
        <w:fldChar w:fldCharType="begin">
          <w:fldData xml:space="preserve">PEVuZE5vdGU+PENpdGU+PEF1dGhvcj5XdTwvQXV0aG9yPjxZZWFyPjIwMDE8L1llYXI+PFJlY051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</w:fldData>
        </w:fldChar>
      </w:r>
      <w:r w:rsidR="004866FE">
        <w:rPr>
          <w:lang w:val="en-US"/>
        </w:rPr>
        <w:instrText xml:space="preserve"> ADDIN EN.CITE.DATA </w:instrText>
      </w:r>
      <w:r w:rsidR="004866FE">
        <w:rPr>
          <w:lang w:val="en-US"/>
        </w:rPr>
      </w:r>
      <w:r w:rsidR="004866FE">
        <w:rPr>
          <w:lang w:val="en-US"/>
        </w:rPr>
        <w:fldChar w:fldCharType="end"/>
      </w:r>
      <w:r w:rsidR="00E81E7B">
        <w:rPr>
          <w:lang w:val="en-US"/>
        </w:rPr>
      </w:r>
      <w:r w:rsidR="00E81E7B">
        <w:rPr>
          <w:lang w:val="en-US"/>
        </w:rPr>
        <w:fldChar w:fldCharType="separate"/>
      </w:r>
      <w:r w:rsidR="004866FE" w:rsidRPr="004866FE">
        <w:rPr>
          <w:noProof/>
          <w:vertAlign w:val="superscript"/>
          <w:lang w:val="en-US"/>
        </w:rPr>
        <w:t>1, 58</w:t>
      </w:r>
      <w:r w:rsidR="00E81E7B">
        <w:rPr>
          <w:lang w:val="en-US"/>
        </w:rPr>
        <w:fldChar w:fldCharType="end"/>
      </w:r>
      <w:r w:rsidR="00941DD4">
        <w:rPr>
          <w:lang w:val="en-US"/>
        </w:rPr>
        <w:t xml:space="preserve"> </w:t>
      </w:r>
      <w:r w:rsidR="004937E0">
        <w:rPr>
          <w:lang w:val="en-US"/>
        </w:rPr>
        <w:t>However, these</w:t>
      </w:r>
      <w:r w:rsidR="008022CE">
        <w:rPr>
          <w:lang w:val="en-US"/>
        </w:rPr>
        <w:t xml:space="preserve"> papers did not </w:t>
      </w:r>
      <w:r w:rsidR="00C0755E">
        <w:rPr>
          <w:lang w:val="en-US"/>
        </w:rPr>
        <w:t>add</w:t>
      </w:r>
      <w:r w:rsidR="00AD0528">
        <w:rPr>
          <w:lang w:val="en-US"/>
        </w:rPr>
        <w:t>ress</w:t>
      </w:r>
      <w:r w:rsidR="008022CE">
        <w:rPr>
          <w:lang w:val="en-US"/>
        </w:rPr>
        <w:t xml:space="preserve"> important topics</w:t>
      </w:r>
      <w:r w:rsidR="00F86A50">
        <w:rPr>
          <w:lang w:val="en-US"/>
        </w:rPr>
        <w:t>,</w:t>
      </w:r>
      <w:r w:rsidR="008022CE">
        <w:rPr>
          <w:lang w:val="en-US"/>
        </w:rPr>
        <w:t xml:space="preserve"> such as the optimal number of imputations</w:t>
      </w:r>
      <w:r w:rsidR="00350D75">
        <w:rPr>
          <w:lang w:val="en-US"/>
        </w:rPr>
        <w:t xml:space="preserve"> </w:t>
      </w:r>
      <w:r w:rsidR="00F24119">
        <w:rPr>
          <w:lang w:val="en-US"/>
        </w:rPr>
        <w:t>or</w:t>
      </w:r>
      <w:r w:rsidR="00350D75">
        <w:rPr>
          <w:lang w:val="en-US"/>
        </w:rPr>
        <w:t xml:space="preserve"> ensuring the normality assumption</w:t>
      </w:r>
      <w:r w:rsidR="00D35B01">
        <w:rPr>
          <w:lang w:val="en-US"/>
        </w:rPr>
        <w:t xml:space="preserve"> of parameters</w:t>
      </w:r>
      <w:r w:rsidR="00E2571E">
        <w:rPr>
          <w:lang w:val="en-US"/>
        </w:rPr>
        <w:t xml:space="preserve"> before applying Rubin’s rule</w:t>
      </w:r>
      <w:r w:rsidR="00897B69">
        <w:rPr>
          <w:lang w:val="en-US"/>
        </w:rPr>
        <w:t>.</w:t>
      </w:r>
    </w:p>
    <w:p w14:paraId="795B50C5" w14:textId="5FAC0A31" w:rsidR="0097139D" w:rsidRDefault="00806501">
      <w:pPr>
        <w:rPr>
          <w:lang w:val="en-US"/>
        </w:rPr>
      </w:pPr>
      <w:r w:rsidRPr="00806501">
        <w:rPr>
          <w:lang w:val="en-US"/>
        </w:rPr>
        <w:lastRenderedPageBreak/>
        <w:t xml:space="preserve">The </w:t>
      </w:r>
      <w:r w:rsidRPr="001648F0">
        <w:rPr>
          <w:i/>
          <w:iCs/>
          <w:lang w:val="en-US"/>
          <w:rPrChange w:id="478" w:author="My Luong Vuong" w:date="2025-02-08T18:40:00Z">
            <w:rPr>
              <w:lang w:val="en-US"/>
            </w:rPr>
          </w:rPrChange>
        </w:rPr>
        <w:t>mimp</w:t>
      </w:r>
      <w:r w:rsidRPr="00806501">
        <w:rPr>
          <w:lang w:val="en-US"/>
        </w:rPr>
        <w:t xml:space="preserve"> MI workflow differs from the MICE workflow presented in our paper in several ways. First, </w:t>
      </w:r>
      <w:r w:rsidRPr="00392121">
        <w:rPr>
          <w:i/>
          <w:iCs/>
          <w:lang w:val="en-US"/>
        </w:rPr>
        <w:t>mimp</w:t>
      </w:r>
      <w:r w:rsidRPr="00806501">
        <w:rPr>
          <w:lang w:val="en-US"/>
        </w:rPr>
        <w:t xml:space="preserve"> uses individual parameter estimates as predictors for partially missing covariates, rather than directly using the outcome variable as we did.</w:t>
      </w:r>
      <w:r w:rsidR="00DC0C10">
        <w:rPr>
          <w:lang w:val="en-US"/>
        </w:rPr>
        <w:fldChar w:fldCharType="begin"/>
      </w:r>
      <w:r w:rsidR="00AA0305">
        <w:rPr>
          <w:lang w:val="en-US"/>
        </w:rPr>
        <w:instrText xml:space="preserve"> ADDIN EN.CITE &lt;EndNote&gt;&lt;Cite&gt;&lt;Author&gt;Johansson&lt;/Author&gt;&lt;Year&gt;2013&lt;/Year&gt;&lt;RecNum&gt;71&lt;/RecNum&gt;&lt;DisplayText&gt;&lt;style face="superscript"&gt;1&lt;/style&gt;&lt;/DisplayText&gt;&lt;record&gt;&lt;rec-number&gt;71&lt;/rec-number&gt;&lt;foreign-keys&gt;&lt;key app="EN" db-id="ss92raaewt9rt0e55p6pe9ah5fa2r9tvxxwp" timestamp="1728917924"&gt;71&lt;/key&gt;&lt;/foreign-keys&gt;&lt;ref-type name="Journal Article"&gt;17&lt;/ref-type&gt;&lt;contributors&gt;&lt;authors&gt;&lt;author&gt;Johansson, Åsa M.&lt;/author&gt;&lt;author&gt;Karlsson, Mats O.&lt;/author&gt;&lt;/authors&gt;&lt;/contributors&gt;&lt;titles&gt;&lt;title&gt;Multiple Imputation of Missing Covariates in NONMEM and Evaluation of the Method’s Sensitivity to η-Shrinkage&lt;/title&gt;&lt;secondary-title&gt;The AAPS Journal&lt;/secondary-title&gt;&lt;/titles&gt;&lt;periodical&gt;&lt;full-title&gt;The AAPS Journal&lt;/full-title&gt;&lt;/periodical&gt;&lt;pages&gt;1035-1042&lt;/pages&gt;&lt;volume&gt;15&lt;/volume&gt;&lt;number&gt;4&lt;/number&gt;&lt;dates&gt;&lt;year&gt;2013&lt;/year&gt;&lt;pub-dates&gt;&lt;date&gt;2013/10/01&lt;/date&gt;&lt;/pub-dates&gt;&lt;/dates&gt;&lt;isbn&gt;1550-7416&lt;/isbn&gt;&lt;urls&gt;&lt;related-urls&gt;&lt;url&gt;https://doi.org/10.1208/s12248-013-9508-0&lt;/url&gt;&lt;/related-urls&gt;&lt;/urls&gt;&lt;electronic-resource-num&gt;10.1208/s12248-013-9508-0&lt;/electronic-resource-num&gt;&lt;/record&gt;&lt;/Cite&gt;&lt;/EndNote&gt;</w:instrText>
      </w:r>
      <w:r w:rsidR="00DC0C10">
        <w:rPr>
          <w:lang w:val="en-US"/>
        </w:rPr>
        <w:fldChar w:fldCharType="separate"/>
      </w:r>
      <w:r w:rsidR="00DC0C10" w:rsidRPr="00DC0C10">
        <w:rPr>
          <w:noProof/>
          <w:vertAlign w:val="superscript"/>
          <w:lang w:val="en-US"/>
        </w:rPr>
        <w:t>1</w:t>
      </w:r>
      <w:r w:rsidR="00DC0C10">
        <w:rPr>
          <w:lang w:val="en-US"/>
        </w:rPr>
        <w:fldChar w:fldCharType="end"/>
      </w:r>
      <w:r w:rsidRPr="00806501">
        <w:rPr>
          <w:lang w:val="en-US"/>
        </w:rPr>
        <w:t xml:space="preserve"> This method, while different, similarly captures the information contained in the outcome variable. However, </w:t>
      </w:r>
      <w:r w:rsidRPr="00392121">
        <w:rPr>
          <w:i/>
          <w:iCs/>
          <w:lang w:val="en-US"/>
        </w:rPr>
        <w:t>mimp</w:t>
      </w:r>
      <w:r w:rsidRPr="00806501">
        <w:rPr>
          <w:lang w:val="en-US"/>
        </w:rPr>
        <w:t xml:space="preserve"> cannot handle multivariable missing covariates—an issue that often arises in practice. In </w:t>
      </w:r>
      <w:r w:rsidRPr="00392121">
        <w:rPr>
          <w:i/>
          <w:iCs/>
          <w:lang w:val="en-US"/>
        </w:rPr>
        <w:t>mimp</w:t>
      </w:r>
      <w:r w:rsidRPr="00806501">
        <w:rPr>
          <w:lang w:val="en-US"/>
        </w:rPr>
        <w:t xml:space="preserve">, each missing covariate is imputed individually, whereas the MICE algorithm in the R </w:t>
      </w:r>
      <w:r w:rsidRPr="00392121">
        <w:rPr>
          <w:i/>
          <w:iCs/>
          <w:lang w:val="en-US"/>
        </w:rPr>
        <w:t>mice</w:t>
      </w:r>
      <w:r w:rsidRPr="00806501">
        <w:rPr>
          <w:lang w:val="en-US"/>
        </w:rPr>
        <w:t xml:space="preserve"> package imputes multivariable missing data simultaneously.</w:t>
      </w:r>
      <w:r w:rsidR="00B85C98">
        <w:rPr>
          <w:lang w:val="en-US"/>
        </w:rPr>
        <w:fldChar w:fldCharType="begin"/>
      </w:r>
      <w:r w:rsidR="00AA0305">
        <w:rPr>
          <w:lang w:val="en-US"/>
        </w:rPr>
        <w:instrText xml:space="preserve"> ADDIN EN.CITE &lt;EndNote&gt;&lt;Cite&gt;&lt;Author&gt;Johansson&lt;/Author&gt;&lt;Year&gt;2013&lt;/Year&gt;&lt;RecNum&gt;71&lt;/RecNum&gt;&lt;DisplayText&gt;&lt;style face="superscript"&gt;1&lt;/style&gt;&lt;/DisplayText&gt;&lt;record&gt;&lt;rec-number&gt;71&lt;/rec-number&gt;&lt;foreign-keys&gt;&lt;key app="EN" db-id="ss92raaewt9rt0e55p6pe9ah5fa2r9tvxxwp" timestamp="1728917924"&gt;71&lt;/key&gt;&lt;/foreign-keys&gt;&lt;ref-type name="Journal Article"&gt;17&lt;/ref-type&gt;&lt;contributors&gt;&lt;authors&gt;&lt;author&gt;Johansson, Åsa M.&lt;/author&gt;&lt;author&gt;Karlsson, Mats O.&lt;/author&gt;&lt;/authors&gt;&lt;/contributors&gt;&lt;titles&gt;&lt;title&gt;Multiple Imputation of Missing Covariates in NONMEM and Evaluation of the Method’s Sensitivity to η-Shrinkage&lt;/title&gt;&lt;secondary-title&gt;The AAPS Journal&lt;/secondary-title&gt;&lt;/titles&gt;&lt;periodical&gt;&lt;full-title&gt;The AAPS Journal&lt;/full-title&gt;&lt;/periodical&gt;&lt;pages&gt;1035-1042&lt;/pages&gt;&lt;volume&gt;15&lt;/volume&gt;&lt;number&gt;4&lt;/number&gt;&lt;dates&gt;&lt;year&gt;2013&lt;/year&gt;&lt;pub-dates&gt;&lt;date&gt;2013/10/01&lt;/date&gt;&lt;/pub-dates&gt;&lt;/dates&gt;&lt;isbn&gt;1550-7416&lt;/isbn&gt;&lt;urls&gt;&lt;related-urls&gt;&lt;url&gt;https://doi.org/10.1208/s12248-013-9508-0&lt;/url&gt;&lt;/related-urls&gt;&lt;/urls&gt;&lt;electronic-resource-num&gt;10.1208/s12248-013-9508-0&lt;/electronic-resource-num&gt;&lt;/record&gt;&lt;/Cite&gt;&lt;/EndNote&gt;</w:instrText>
      </w:r>
      <w:r w:rsidR="00B85C98">
        <w:rPr>
          <w:lang w:val="en-US"/>
        </w:rPr>
        <w:fldChar w:fldCharType="separate"/>
      </w:r>
      <w:r w:rsidR="00B85C98" w:rsidRPr="00B85C98">
        <w:rPr>
          <w:noProof/>
          <w:vertAlign w:val="superscript"/>
          <w:lang w:val="en-US"/>
        </w:rPr>
        <w:t>1</w:t>
      </w:r>
      <w:r w:rsidR="00B85C98">
        <w:rPr>
          <w:lang w:val="en-US"/>
        </w:rPr>
        <w:fldChar w:fldCharType="end"/>
      </w:r>
    </w:p>
    <w:p w14:paraId="32753F83" w14:textId="73AF07FB" w:rsidR="00672CB0" w:rsidRPr="00672CB0" w:rsidRDefault="00672CB0" w:rsidP="00672CB0">
      <w:pPr>
        <w:rPr>
          <w:lang w:val="en-US"/>
        </w:rPr>
      </w:pPr>
      <w:r w:rsidRPr="00672CB0">
        <w:rPr>
          <w:lang w:val="en-US"/>
        </w:rPr>
        <w:t xml:space="preserve">Moreover, the </w:t>
      </w:r>
      <w:r w:rsidRPr="00392121">
        <w:rPr>
          <w:i/>
          <w:iCs/>
          <w:lang w:val="en-US"/>
        </w:rPr>
        <w:t>mimp</w:t>
      </w:r>
      <w:r w:rsidRPr="00672CB0">
        <w:rPr>
          <w:lang w:val="en-US"/>
        </w:rPr>
        <w:t xml:space="preserve"> workflow only uses fully observed covariates to predict partially missing ones, meaning that covariates with partial missingness cannot serve as predictors.</w:t>
      </w:r>
      <w:r w:rsidR="007D1AEC">
        <w:rPr>
          <w:lang w:val="en-US"/>
        </w:rPr>
        <w:fldChar w:fldCharType="begin"/>
      </w:r>
      <w:r w:rsidR="00AA0305">
        <w:rPr>
          <w:lang w:val="en-US"/>
        </w:rPr>
        <w:instrText xml:space="preserve"> ADDIN EN.CITE &lt;EndNote&gt;&lt;Cite&gt;&lt;Author&gt;Johansson&lt;/Author&gt;&lt;Year&gt;2013&lt;/Year&gt;&lt;RecNum&gt;71&lt;/RecNum&gt;&lt;DisplayText&gt;&lt;style face="superscript"&gt;1&lt;/style&gt;&lt;/DisplayText&gt;&lt;record&gt;&lt;rec-number&gt;71&lt;/rec-number&gt;&lt;foreign-keys&gt;&lt;key app="EN" db-id="ss92raaewt9rt0e55p6pe9ah5fa2r9tvxxwp" timestamp="1728917924"&gt;71&lt;/key&gt;&lt;/foreign-keys&gt;&lt;ref-type name="Journal Article"&gt;17&lt;/ref-type&gt;&lt;contributors&gt;&lt;authors&gt;&lt;author&gt;Johansson, Åsa M.&lt;/author&gt;&lt;author&gt;Karlsson, Mats O.&lt;/author&gt;&lt;/authors&gt;&lt;/contributors&gt;&lt;titles&gt;&lt;title&gt;Multiple Imputation of Missing Covariates in NONMEM and Evaluation of the Method’s Sensitivity to η-Shrinkage&lt;/title&gt;&lt;secondary-title&gt;The AAPS Journal&lt;/secondary-title&gt;&lt;/titles&gt;&lt;periodical&gt;&lt;full-title&gt;The AAPS Journal&lt;/full-title&gt;&lt;/periodical&gt;&lt;pages&gt;1035-1042&lt;/pages&gt;&lt;volume&gt;15&lt;/volume&gt;&lt;number&gt;4&lt;/number&gt;&lt;dates&gt;&lt;year&gt;2013&lt;/year&gt;&lt;pub-dates&gt;&lt;date&gt;2013/10/01&lt;/date&gt;&lt;/pub-dates&gt;&lt;/dates&gt;&lt;isbn&gt;1550-7416&lt;/isbn&gt;&lt;urls&gt;&lt;related-urls&gt;&lt;url&gt;https://doi.org/10.1208/s12248-013-9508-0&lt;/url&gt;&lt;/related-urls&gt;&lt;/urls&gt;&lt;electronic-resource-num&gt;10.1208/s12248-013-9508-0&lt;/electronic-resource-num&gt;&lt;/record&gt;&lt;/Cite&gt;&lt;/EndNote&gt;</w:instrText>
      </w:r>
      <w:r w:rsidR="007D1AEC">
        <w:rPr>
          <w:lang w:val="en-US"/>
        </w:rPr>
        <w:fldChar w:fldCharType="separate"/>
      </w:r>
      <w:r w:rsidR="007D1AEC" w:rsidRPr="007D1AEC">
        <w:rPr>
          <w:noProof/>
          <w:vertAlign w:val="superscript"/>
          <w:lang w:val="en-US"/>
        </w:rPr>
        <w:t>1</w:t>
      </w:r>
      <w:r w:rsidR="007D1AEC">
        <w:rPr>
          <w:lang w:val="en-US"/>
        </w:rPr>
        <w:fldChar w:fldCharType="end"/>
      </w:r>
      <w:r w:rsidRPr="00672CB0">
        <w:rPr>
          <w:lang w:val="en-US"/>
        </w:rPr>
        <w:t xml:space="preserve"> As a result, when multiple covariates have missing values, </w:t>
      </w:r>
      <w:r w:rsidRPr="00392121">
        <w:rPr>
          <w:i/>
          <w:iCs/>
          <w:lang w:val="en-US"/>
        </w:rPr>
        <w:t>mimp</w:t>
      </w:r>
      <w:r w:rsidRPr="00672CB0">
        <w:rPr>
          <w:lang w:val="en-US"/>
        </w:rPr>
        <w:t xml:space="preserve"> cannot fully leverage all available data, potentially biasing covariate estimates. In contrast, </w:t>
      </w:r>
      <w:r w:rsidRPr="00392121">
        <w:rPr>
          <w:i/>
          <w:iCs/>
          <w:lang w:val="en-US"/>
        </w:rPr>
        <w:t>mice</w:t>
      </w:r>
      <w:r w:rsidRPr="00672CB0">
        <w:rPr>
          <w:lang w:val="en-US"/>
        </w:rPr>
        <w:t xml:space="preserve"> utilizes all available information, whether fully or partially observed, reducing the likelihood of bias.</w:t>
      </w:r>
    </w:p>
    <w:p w14:paraId="7890F964" w14:textId="1D41B886" w:rsidR="00672CB0" w:rsidRDefault="00672CB0" w:rsidP="00672CB0">
      <w:pPr>
        <w:rPr>
          <w:lang w:val="en-US"/>
        </w:rPr>
      </w:pPr>
      <w:r w:rsidRPr="00672CB0">
        <w:rPr>
          <w:lang w:val="en-US"/>
        </w:rPr>
        <w:t xml:space="preserve">Additionally, implementing </w:t>
      </w:r>
      <w:r w:rsidRPr="00392121">
        <w:rPr>
          <w:i/>
          <w:iCs/>
          <w:lang w:val="en-US"/>
        </w:rPr>
        <w:t>mimp</w:t>
      </w:r>
      <w:r w:rsidRPr="00672CB0">
        <w:rPr>
          <w:lang w:val="en-US"/>
        </w:rPr>
        <w:t xml:space="preserve"> is more complex, as it requires separate model files for each step of the workflow.</w:t>
      </w:r>
      <w:r w:rsidR="001242EF">
        <w:rPr>
          <w:lang w:val="en-US"/>
        </w:rPr>
        <w:fldChar w:fldCharType="begin"/>
      </w:r>
      <w:r w:rsidR="004866FE">
        <w:rPr>
          <w:lang w:val="en-US"/>
        </w:rPr>
        <w:instrText xml:space="preserve"> ADDIN EN.CITE &lt;EndNote&gt;&lt;Cite&gt;&lt;Year&gt;Revised 2018-03-02&lt;/Year&gt;&lt;RecNum&gt;65&lt;/RecNum&gt;&lt;DisplayText&gt;&lt;style face="superscript"&gt;63&lt;/style&gt;&lt;/DisplayText&gt;&lt;record&gt;&lt;rec-number&gt;65&lt;/rec-number&gt;&lt;foreign-keys&gt;&lt;key app="EN" db-id="ss92raaewt9rt0e55p6pe9ah5fa2r9tvxxwp" timestamp="1728572424"&gt;65&lt;/key&gt;&lt;/foreign-keys&gt;&lt;ref-type name="Report"&gt;27&lt;/ref-type&gt;&lt;contributors&gt;&lt;/contributors&gt;&lt;titles&gt;&lt;title&gt;MIMP user guide - PsN 5.5.0&lt;/title&gt;&lt;/titles&gt;&lt;dates&gt;&lt;year&gt;Revised 2018-03-02&lt;/year&gt;&lt;/dates&gt;&lt;urls&gt;&lt;related-urls&gt;&lt;url&gt;https://uupharmacometrics.github.io/PsN/docs.html&lt;/url&gt;&lt;/related-urls&gt;&lt;/urls&gt;&lt;/record&gt;&lt;/Cite&gt;&lt;/EndNote&gt;</w:instrText>
      </w:r>
      <w:r w:rsidR="001242EF">
        <w:rPr>
          <w:lang w:val="en-US"/>
        </w:rPr>
        <w:fldChar w:fldCharType="separate"/>
      </w:r>
      <w:r w:rsidR="004866FE" w:rsidRPr="004866FE">
        <w:rPr>
          <w:noProof/>
          <w:vertAlign w:val="superscript"/>
          <w:lang w:val="en-US"/>
        </w:rPr>
        <w:t>63</w:t>
      </w:r>
      <w:r w:rsidR="001242EF">
        <w:rPr>
          <w:lang w:val="en-US"/>
        </w:rPr>
        <w:fldChar w:fldCharType="end"/>
      </w:r>
      <w:r w:rsidRPr="00672CB0">
        <w:rPr>
          <w:lang w:val="en-US"/>
        </w:rPr>
        <w:t xml:space="preserve"> With </w:t>
      </w:r>
      <w:r w:rsidRPr="00392121">
        <w:rPr>
          <w:i/>
          <w:iCs/>
          <w:lang w:val="en-US"/>
        </w:rPr>
        <w:t>mice</w:t>
      </w:r>
      <w:r w:rsidRPr="00672CB0">
        <w:rPr>
          <w:lang w:val="en-US"/>
        </w:rPr>
        <w:t xml:space="preserve">, the entire workflow can be executed in a single function. On the other hand, </w:t>
      </w:r>
      <w:r w:rsidRPr="00392121">
        <w:rPr>
          <w:i/>
          <w:iCs/>
          <w:lang w:val="en-US"/>
        </w:rPr>
        <w:t>mimp</w:t>
      </w:r>
      <w:r w:rsidRPr="00672CB0">
        <w:rPr>
          <w:lang w:val="en-US"/>
        </w:rPr>
        <w:t xml:space="preserve"> allows pharmacometricians to perform MI using NONMEM, which may be more convenient if NONMEM is already used for model building. With </w:t>
      </w:r>
      <w:r w:rsidRPr="00392121">
        <w:rPr>
          <w:i/>
          <w:iCs/>
          <w:lang w:val="en-US"/>
        </w:rPr>
        <w:t>mice</w:t>
      </w:r>
      <w:r w:rsidRPr="00672CB0">
        <w:rPr>
          <w:lang w:val="en-US"/>
        </w:rPr>
        <w:t xml:space="preserve">, pharmacometricians must use R for MI and thus might benefit from using an R-based estimation tool like nlmixr2 for the full pharmacometrics workflow. Alternatively, tools like pharmr allow </w:t>
      </w:r>
      <w:r w:rsidR="000119A4">
        <w:rPr>
          <w:lang w:val="en-US"/>
        </w:rPr>
        <w:t>estimating model parameters with NONMEM</w:t>
      </w:r>
      <w:r w:rsidRPr="00672CB0">
        <w:rPr>
          <w:lang w:val="en-US"/>
        </w:rPr>
        <w:t xml:space="preserve"> from within R</w:t>
      </w:r>
      <w:r w:rsidR="00B05D17">
        <w:rPr>
          <w:lang w:val="en-US"/>
        </w:rPr>
        <w:t xml:space="preserve">, facilitating </w:t>
      </w:r>
      <w:r w:rsidR="00CB0DE9">
        <w:rPr>
          <w:lang w:val="en-US"/>
        </w:rPr>
        <w:t xml:space="preserve">the implementation of </w:t>
      </w:r>
      <w:r w:rsidR="00CB0DE9" w:rsidRPr="0007645B">
        <w:rPr>
          <w:i/>
          <w:iCs/>
          <w:lang w:val="en-US"/>
        </w:rPr>
        <w:t>mice</w:t>
      </w:r>
      <w:r w:rsidR="00CB0DE9">
        <w:rPr>
          <w:lang w:val="en-US"/>
        </w:rPr>
        <w:t xml:space="preserve"> in NONMEM</w:t>
      </w:r>
      <w:r w:rsidRPr="00672CB0">
        <w:rPr>
          <w:lang w:val="en-US"/>
        </w:rPr>
        <w:t>.</w:t>
      </w:r>
      <w:r w:rsidR="004F4C89">
        <w:rPr>
          <w:lang w:val="en-US"/>
        </w:rPr>
        <w:fldChar w:fldCharType="begin"/>
      </w:r>
      <w:r w:rsidR="004866FE">
        <w:rPr>
          <w:lang w:val="en-US"/>
        </w:rPr>
        <w:instrText xml:space="preserve"> ADDIN EN.CITE &lt;EndNote&gt;&lt;Cite&gt;&lt;Author&gt;Chen&lt;/Author&gt;&lt;Year&gt;2024&lt;/Year&gt;&lt;RecNum&gt;99&lt;/RecNum&gt;&lt;DisplayText&gt;&lt;style face="superscript"&gt;64&lt;/style&gt;&lt;/DisplayText&gt;&lt;record&gt;&lt;rec-number&gt;99&lt;/rec-number&gt;&lt;foreign-keys&gt;&lt;key app="EN" db-id="ss92raaewt9rt0e55p6pe9ah5fa2r9tvxxwp" timestamp="1730280101"&gt;99&lt;/key&gt;&lt;/foreign-keys&gt;&lt;ref-type name="Journal Article"&gt;17&lt;/ref-type&gt;&lt;contributors&gt;&lt;authors&gt;&lt;author&gt;Chen, Xiaomei&lt;/author&gt;&lt;author&gt;Nordgren, Rikard&lt;/author&gt;&lt;author&gt;Belin, Stella&lt;/author&gt;&lt;author&gt;Hamdan, Alzahra&lt;/author&gt;&lt;author&gt;Wang, Shijun&lt;/author&gt;&lt;author&gt;Yang, Tianwu&lt;/author&gt;&lt;author&gt;Huang, Zhe&lt;/author&gt;&lt;author&gt;Carter, Simon J.&lt;/author&gt;&lt;author&gt;Buatois, Simon&lt;/author&gt;&lt;author&gt;Abrantes, João A.&lt;/author&gt;&lt;author&gt;Hooker, Andrew C.&lt;/author&gt;&lt;author&gt;Karlsson, Mats O.&lt;/author&gt;&lt;/authors&gt;&lt;/contributors&gt;&lt;titles&gt;&lt;title&gt;A fully automatic tool for development of population pharmacokinetic models&lt;/title&gt;&lt;secondary-title&gt;CPT: Pharmacometrics &amp;amp; Systems Pharmacology&lt;/secondary-title&gt;&lt;/titles&gt;&lt;periodical&gt;&lt;full-title&gt;CPT: Pharmacometrics &amp;amp; Systems Pharmacology&lt;/full-title&gt;&lt;/periodical&gt;&lt;pages&gt;1784-1797&lt;/pages&gt;&lt;volume&gt;13&lt;/volume&gt;&lt;number&gt;10&lt;/number&gt;&lt;dates&gt;&lt;year&gt;2024&lt;/year&gt;&lt;/dates&gt;&lt;isbn&gt;2163-8306&lt;/isbn&gt;&lt;urls&gt;&lt;related-urls&gt;&lt;url&gt;https://ascpt.onlinelibrary.wiley.com/doi/abs/10.1002/psp4.13222&lt;/url&gt;&lt;/related-urls&gt;&lt;/urls&gt;&lt;electronic-resource-num&gt;https://doi.org/10.1002/psp4.13222&lt;/electronic-resource-num&gt;&lt;/record&gt;&lt;/Cite&gt;&lt;/EndNote&gt;</w:instrText>
      </w:r>
      <w:r w:rsidR="004F4C89">
        <w:rPr>
          <w:lang w:val="en-US"/>
        </w:rPr>
        <w:fldChar w:fldCharType="separate"/>
      </w:r>
      <w:r w:rsidR="004866FE" w:rsidRPr="004866FE">
        <w:rPr>
          <w:noProof/>
          <w:vertAlign w:val="superscript"/>
          <w:lang w:val="en-US"/>
        </w:rPr>
        <w:t>64</w:t>
      </w:r>
      <w:r w:rsidR="004F4C89">
        <w:rPr>
          <w:lang w:val="en-US"/>
        </w:rPr>
        <w:fldChar w:fldCharType="end"/>
      </w:r>
    </w:p>
    <w:p w14:paraId="11C820CA" w14:textId="4C2D6923" w:rsidR="004C0370" w:rsidRPr="00C03FEA" w:rsidRDefault="00C72E28" w:rsidP="00916F10">
      <w:pPr>
        <w:rPr>
          <w:ins w:id="479" w:author="My Luong Vuong" w:date="2025-02-23T16:02:00Z"/>
          <w:rPrChange w:id="480" w:author="My Luong Vuong" w:date="2025-02-23T16:05:00Z">
            <w:rPr>
              <w:ins w:id="481" w:author="My Luong Vuong" w:date="2025-02-23T16:02:00Z"/>
              <w:lang w:val="en-US"/>
            </w:rPr>
          </w:rPrChange>
        </w:rPr>
      </w:pPr>
      <w:ins w:id="482" w:author="My Luong Vuong" w:date="2025-02-23T16:05:00Z">
        <w:r>
          <w:t>We used</w:t>
        </w:r>
      </w:ins>
      <w:ins w:id="483" w:author="My Luong Vuong" w:date="2025-02-23T16:04:00Z">
        <w:r w:rsidR="00E758D1" w:rsidRPr="00C03FEA">
          <w:rPr>
            <w:rPrChange w:id="484" w:author="My Luong Vuong" w:date="2025-02-23T16:05:00Z">
              <w:rPr>
                <w:lang w:val="en-US"/>
              </w:rPr>
            </w:rPrChange>
          </w:rPr>
          <w:t xml:space="preserve"> </w:t>
        </w:r>
      </w:ins>
      <w:ins w:id="485" w:author="My Luong Vuong" w:date="2025-02-23T16:05:00Z">
        <w:r w:rsidR="00C03FEA" w:rsidRPr="00C03FEA">
          <w:rPr>
            <w:rPrChange w:id="486" w:author="My Luong Vuong" w:date="2025-02-23T16:05:00Z">
              <w:rPr>
                <w:lang w:val="es-ES"/>
              </w:rPr>
            </w:rPrChange>
          </w:rPr>
          <w:t xml:space="preserve">the </w:t>
        </w:r>
        <w:r w:rsidR="00E758D1" w:rsidRPr="00C03FEA">
          <w:rPr>
            <w:rPrChange w:id="487" w:author="My Luong Vuong" w:date="2025-02-23T16:05:00Z">
              <w:rPr>
                <w:lang w:val="en-US"/>
              </w:rPr>
            </w:rPrChange>
          </w:rPr>
          <w:t>FCS al</w:t>
        </w:r>
        <w:r w:rsidR="00C03FEA" w:rsidRPr="00C03FEA">
          <w:rPr>
            <w:rPrChange w:id="488" w:author="My Luong Vuong" w:date="2025-02-23T16:05:00Z">
              <w:rPr>
                <w:lang w:val="es-ES"/>
              </w:rPr>
            </w:rPrChange>
          </w:rPr>
          <w:t xml:space="preserve">gorithm </w:t>
        </w:r>
        <w:r w:rsidR="006A6F5E">
          <w:t>for doing MI</w:t>
        </w:r>
      </w:ins>
      <w:ins w:id="489" w:author="My Luong Vuong" w:date="2025-02-23T16:06:00Z">
        <w:r w:rsidR="009D1FFF">
          <w:t>, w</w:t>
        </w:r>
        <w:r w:rsidR="00E56FB3">
          <w:t xml:space="preserve">hich </w:t>
        </w:r>
        <w:r w:rsidR="008B686D" w:rsidRPr="008B686D">
          <w:t>has the main advantage of not having to pre-specify a sequence in which covariates are imputed, thus ruling out that there might be any impact of the chosen sequence</w:t>
        </w:r>
      </w:ins>
      <w:ins w:id="490" w:author="My Luong Vuong" w:date="2025-02-23T16:05:00Z">
        <w:r w:rsidR="006A6F5E">
          <w:t>.</w:t>
        </w:r>
      </w:ins>
      <w:r w:rsidR="0045205A">
        <w:fldChar w:fldCharType="begin"/>
      </w:r>
      <w:r w:rsidR="0045205A">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45205A">
        <w:fldChar w:fldCharType="separate"/>
      </w:r>
      <w:r w:rsidR="0045205A" w:rsidRPr="0045205A">
        <w:rPr>
          <w:noProof/>
          <w:vertAlign w:val="superscript"/>
        </w:rPr>
        <w:t>8</w:t>
      </w:r>
      <w:r w:rsidR="0045205A">
        <w:fldChar w:fldCharType="end"/>
      </w:r>
      <w:ins w:id="491" w:author="My Luong Vuong" w:date="2025-02-23T16:06:00Z">
        <w:r w:rsidR="008B686D">
          <w:t xml:space="preserve"> </w:t>
        </w:r>
        <w:r w:rsidR="00A54C7A" w:rsidRPr="00A54C7A">
          <w:t>To what extent the results of alternative approaches are impacted by the choice of sequence of imputation would require an extensive, dedicated simulation study, which is outside of the scope of our work.</w:t>
        </w:r>
      </w:ins>
    </w:p>
    <w:p w14:paraId="12A2ED24" w14:textId="04EC6919" w:rsidR="00C53940" w:rsidRDefault="006054E4" w:rsidP="00916F10">
      <w:pPr>
        <w:rPr>
          <w:lang w:val="en-US"/>
        </w:rPr>
      </w:pPr>
      <w:r>
        <w:rPr>
          <w:lang w:val="en-US"/>
        </w:rPr>
        <w:lastRenderedPageBreak/>
        <w:t>Our brief</w:t>
      </w:r>
      <w:r w:rsidR="003C0839" w:rsidRPr="003C0839">
        <w:rPr>
          <w:lang w:val="en-US"/>
        </w:rPr>
        <w:t xml:space="preserve"> introduction to MI </w:t>
      </w:r>
      <w:r w:rsidR="008521A6">
        <w:rPr>
          <w:lang w:val="en-US"/>
        </w:rPr>
        <w:t>is not</w:t>
      </w:r>
      <w:r w:rsidR="003C0839" w:rsidRPr="003C0839">
        <w:rPr>
          <w:lang w:val="en-US"/>
        </w:rPr>
        <w:t xml:space="preserve"> exhaustive.</w:t>
      </w:r>
      <w:r>
        <w:rPr>
          <w:lang w:val="en-US"/>
        </w:rPr>
        <w:t xml:space="preserve"> </w:t>
      </w:r>
      <w:r w:rsidR="005D0F98" w:rsidRPr="005D0F98">
        <w:rPr>
          <w:lang w:val="en-US"/>
        </w:rPr>
        <w:t>Readers interested in delving deeper into the topic can refer to several excellent texts</w:t>
      </w:r>
      <w:r w:rsidR="003C0839" w:rsidRPr="003C0839">
        <w:rPr>
          <w:lang w:val="en-US"/>
        </w:rPr>
        <w:t>.</w:t>
      </w:r>
      <w:r w:rsidR="008B5C5E">
        <w:rPr>
          <w:lang w:val="en-US"/>
        </w:rPr>
        <w:fldChar w:fldCharType="begin">
          <w:fldData xml:space="preserve">PEVuZE5vdGU+PENpdGU+PEF1dGhvcj52YW4gQnV1cmVuPC9BdXRob3I+PFllYXI+MjAxMTwvWWVh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</w:fldData>
        </w:fldChar>
      </w:r>
      <w:r w:rsidR="004866FE">
        <w:rPr>
          <w:lang w:val="en-US"/>
        </w:rPr>
        <w:instrText xml:space="preserve"> ADDIN EN.CITE </w:instrText>
      </w:r>
      <w:r w:rsidR="004866FE">
        <w:rPr>
          <w:lang w:val="en-US"/>
        </w:rPr>
        <w:fldChar w:fldCharType="begin">
          <w:fldData xml:space="preserve">PEVuZE5vdGU+PENpdGU+PEF1dGhvcj52YW4gQnV1cmVuPC9BdXRob3I+PFllYXI+MjAxMTwvWWVh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</w:fldData>
        </w:fldChar>
      </w:r>
      <w:r w:rsidR="004866FE">
        <w:rPr>
          <w:lang w:val="en-US"/>
        </w:rPr>
        <w:instrText xml:space="preserve"> ADDIN EN.CITE.DATA </w:instrText>
      </w:r>
      <w:r w:rsidR="004866FE">
        <w:rPr>
          <w:lang w:val="en-US"/>
        </w:rPr>
      </w:r>
      <w:r w:rsidR="004866FE">
        <w:rPr>
          <w:lang w:val="en-US"/>
        </w:rPr>
        <w:fldChar w:fldCharType="end"/>
      </w:r>
      <w:r w:rsidR="008B5C5E">
        <w:rPr>
          <w:lang w:val="en-US"/>
        </w:rPr>
      </w:r>
      <w:r w:rsidR="008B5C5E">
        <w:rPr>
          <w:lang w:val="en-US"/>
        </w:rPr>
        <w:fldChar w:fldCharType="separate"/>
      </w:r>
      <w:r w:rsidR="004866FE" w:rsidRPr="004866FE">
        <w:rPr>
          <w:noProof/>
          <w:vertAlign w:val="superscript"/>
          <w:lang w:val="en-US"/>
        </w:rPr>
        <w:t>8, 17, 38</w:t>
      </w:r>
      <w:r w:rsidR="008B5C5E">
        <w:rPr>
          <w:lang w:val="en-US"/>
        </w:rPr>
        <w:fldChar w:fldCharType="end"/>
      </w:r>
      <w:r w:rsidR="003C0839" w:rsidRPr="003C0839">
        <w:rPr>
          <w:lang w:val="en-US"/>
        </w:rPr>
        <w:t xml:space="preserve"> </w:t>
      </w:r>
      <w:r w:rsidR="00394A4E" w:rsidRPr="00394A4E">
        <w:rPr>
          <w:lang w:val="en-US"/>
        </w:rPr>
        <w:t>We focused specifically on MI in studies with missing baseline covariates, where no hierarchical structure is present</w:t>
      </w:r>
      <w:r w:rsidR="003C0839" w:rsidRPr="003C0839">
        <w:rPr>
          <w:lang w:val="en-US"/>
        </w:rPr>
        <w:t>.</w:t>
      </w:r>
      <w:r w:rsidR="0060333C">
        <w:rPr>
          <w:lang w:val="en-US"/>
        </w:rPr>
        <w:t xml:space="preserve"> </w:t>
      </w:r>
      <w:r w:rsidR="006E038E" w:rsidRPr="006E038E">
        <w:rPr>
          <w:lang w:val="en-US"/>
        </w:rPr>
        <w:t xml:space="preserve">For a more detailed discussion on methods for applying MI to hierarchical or </w:t>
      </w:r>
      <w:r w:rsidR="00C7579A">
        <w:rPr>
          <w:lang w:val="en-US"/>
        </w:rPr>
        <w:t>repeated measurement</w:t>
      </w:r>
      <w:r w:rsidR="006E038E" w:rsidRPr="006E038E">
        <w:rPr>
          <w:lang w:val="en-US"/>
        </w:rPr>
        <w:t xml:space="preserve"> data, readers can refer to other works</w:t>
      </w:r>
      <w:r w:rsidR="003C0839" w:rsidRPr="003C0839">
        <w:rPr>
          <w:lang w:val="en-US"/>
        </w:rPr>
        <w:t>.</w:t>
      </w:r>
      <w:r w:rsidR="00D81403">
        <w:rPr>
          <w:lang w:val="en-US"/>
        </w:rPr>
        <w:fldChar w:fldCharType="begin">
          <w:fldData xml:space="preserve">PEVuZE5vdGU+PENpdGU+PEF1dGhvcj5Mb25nZm9yZDwvQXV0aG9yPjxZZWFyPjIwMDg8L1llYXI+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</w:fldData>
        </w:fldChar>
      </w:r>
      <w:r w:rsidR="004866FE">
        <w:rPr>
          <w:lang w:val="en-US"/>
        </w:rPr>
        <w:instrText xml:space="preserve"> ADDIN EN.CITE </w:instrText>
      </w:r>
      <w:r w:rsidR="004866FE">
        <w:rPr>
          <w:lang w:val="en-US"/>
        </w:rPr>
        <w:fldChar w:fldCharType="begin">
          <w:fldData xml:space="preserve">PEVuZE5vdGU+PENpdGU+PEF1dGhvcj5Mb25nZm9yZDwvQXV0aG9yPjxZZWFyPjIwMDg8L1llYXI+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</w:fldData>
        </w:fldChar>
      </w:r>
      <w:r w:rsidR="004866FE">
        <w:rPr>
          <w:lang w:val="en-US"/>
        </w:rPr>
        <w:instrText xml:space="preserve"> ADDIN EN.CITE.DATA </w:instrText>
      </w:r>
      <w:r w:rsidR="004866FE">
        <w:rPr>
          <w:lang w:val="en-US"/>
        </w:rPr>
      </w:r>
      <w:r w:rsidR="004866FE">
        <w:rPr>
          <w:lang w:val="en-US"/>
        </w:rPr>
        <w:fldChar w:fldCharType="end"/>
      </w:r>
      <w:r w:rsidR="00D81403">
        <w:rPr>
          <w:lang w:val="en-US"/>
        </w:rPr>
      </w:r>
      <w:r w:rsidR="00D81403">
        <w:rPr>
          <w:lang w:val="en-US"/>
        </w:rPr>
        <w:fldChar w:fldCharType="separate"/>
      </w:r>
      <w:r w:rsidR="004866FE" w:rsidRPr="004866FE">
        <w:rPr>
          <w:noProof/>
          <w:vertAlign w:val="superscript"/>
          <w:lang w:val="en-US"/>
        </w:rPr>
        <w:t>48, 65-67</w:t>
      </w:r>
      <w:r w:rsidR="00D81403">
        <w:rPr>
          <w:lang w:val="en-US"/>
        </w:rPr>
        <w:fldChar w:fldCharType="end"/>
      </w:r>
      <w:r w:rsidR="003C0839" w:rsidRPr="003C0839">
        <w:rPr>
          <w:lang w:val="en-US"/>
        </w:rPr>
        <w:t xml:space="preserve"> Similarly, </w:t>
      </w:r>
      <w:r w:rsidR="00BD6D8E" w:rsidRPr="00BD6D8E">
        <w:rPr>
          <w:lang w:val="en-US"/>
        </w:rPr>
        <w:t>we emphasized parametric methods (e.g., logistic regression or linear regression models) for building imputation models, though machine-learning methods for MI have also been explored</w:t>
      </w:r>
      <w:r w:rsidR="003C0839" w:rsidRPr="003C0839">
        <w:rPr>
          <w:lang w:val="en-US"/>
        </w:rPr>
        <w:t>.</w:t>
      </w:r>
      <w:r w:rsidR="005B26C6">
        <w:rPr>
          <w:lang w:val="en-US"/>
        </w:rPr>
        <w:fldChar w:fldCharType="begin"/>
      </w:r>
      <w:r w:rsidR="004866FE">
        <w:rPr>
          <w:lang w:val="en-US"/>
        </w:rPr>
        <w:instrText xml:space="preserve"> ADDIN EN.CITE &lt;EndNote&gt;&lt;Cite&gt;&lt;Author&gt;Laqueur&lt;/Author&gt;&lt;Year&gt;2021&lt;/Year&gt;&lt;RecNum&gt;84&lt;/RecNum&gt;&lt;DisplayText&gt;&lt;style face="superscript"&gt;68&lt;/style&gt;&lt;/DisplayText&gt;&lt;record&gt;&lt;rec-number&gt;84&lt;/rec-number&gt;&lt;foreign-keys&gt;&lt;key app="EN" db-id="ss92raaewt9rt0e55p6pe9ah5fa2r9tvxxwp" timestamp="1728917924"&gt;84&lt;/key&gt;&lt;/foreign-keys&gt;&lt;ref-type name="Journal Article"&gt;17&lt;/ref-type&gt;&lt;contributors&gt;&lt;authors&gt;&lt;author&gt;Laqueur, Hannah S&lt;/author&gt;&lt;author&gt;Shev, Aaron B&lt;/author&gt;&lt;author&gt;Kagawa, Rose M C&lt;/author&gt;&lt;/authors&gt;&lt;/contributors&gt;&lt;titles&gt;&lt;title&gt;SuperMICE: An Ensemble Machine Learning Approach to Multiple Imputation by Chained Equations&lt;/title&gt;&lt;secondary-title&gt;American Journal of Epidemiology&lt;/secondary-title&gt;&lt;/titles&gt;&lt;periodical&gt;&lt;full-title&gt;American Journal of Epidemiology&lt;/full-title&gt;&lt;/periodical&gt;&lt;pages&gt;516-525&lt;/pages&gt;&lt;volume&gt;191&lt;/volume&gt;&lt;number&gt;3&lt;/number&gt;&lt;dates&gt;&lt;year&gt;2021&lt;/year&gt;&lt;/dates&gt;&lt;isbn&gt;0002-9262&lt;/isbn&gt;&lt;urls&gt;&lt;related-urls&gt;&lt;url&gt;https://doi.org/10.1093/aje/kwab271&lt;/url&gt;&lt;/related-urls&gt;&lt;/urls&gt;&lt;electronic-resource-num&gt;10.1093/aje/kwab271&lt;/electronic-resource-num&gt;&lt;access-date&gt;9/25/2024&lt;/access-date&gt;&lt;/record&gt;&lt;/Cite&gt;&lt;/EndNote&gt;</w:instrText>
      </w:r>
      <w:r w:rsidR="005B26C6">
        <w:rPr>
          <w:lang w:val="en-US"/>
        </w:rPr>
        <w:fldChar w:fldCharType="separate"/>
      </w:r>
      <w:r w:rsidR="004866FE" w:rsidRPr="004866FE">
        <w:rPr>
          <w:noProof/>
          <w:vertAlign w:val="superscript"/>
          <w:lang w:val="en-US"/>
        </w:rPr>
        <w:t>68</w:t>
      </w:r>
      <w:r w:rsidR="005B26C6">
        <w:rPr>
          <w:lang w:val="en-US"/>
        </w:rPr>
        <w:fldChar w:fldCharType="end"/>
      </w:r>
      <w:r w:rsidR="003C0839" w:rsidRPr="003C0839">
        <w:rPr>
          <w:lang w:val="en-US"/>
        </w:rPr>
        <w:t xml:space="preserve"> </w:t>
      </w:r>
      <w:r w:rsidR="00DB5A02" w:rsidRPr="00DB5A02">
        <w:rPr>
          <w:lang w:val="en-US"/>
        </w:rPr>
        <w:t>Additionally, we focused on MI under the assumption that data are MAR</w:t>
      </w:r>
      <w:r w:rsidR="003C0839" w:rsidRPr="003C0839">
        <w:rPr>
          <w:lang w:val="en-US"/>
        </w:rPr>
        <w:t>. The</w:t>
      </w:r>
      <w:r w:rsidR="002B2D1A">
        <w:rPr>
          <w:lang w:val="en-US"/>
        </w:rPr>
        <w:t xml:space="preserve"> MI </w:t>
      </w:r>
      <w:r w:rsidR="002B2D1A" w:rsidRPr="003C0839">
        <w:rPr>
          <w:lang w:val="en-US"/>
        </w:rPr>
        <w:t>methods</w:t>
      </w:r>
      <w:r w:rsidR="003C0839" w:rsidRPr="003C0839">
        <w:rPr>
          <w:lang w:val="en-US"/>
        </w:rPr>
        <w:t xml:space="preserve"> described </w:t>
      </w:r>
      <w:r w:rsidR="002B2D1A">
        <w:rPr>
          <w:lang w:val="en-US"/>
        </w:rPr>
        <w:t>can be</w:t>
      </w:r>
      <w:r w:rsidR="003C0839" w:rsidRPr="003C0839">
        <w:rPr>
          <w:lang w:val="en-US"/>
        </w:rPr>
        <w:t xml:space="preserve"> modified </w:t>
      </w:r>
      <w:r w:rsidR="004A7BE7" w:rsidRPr="004A7BE7">
        <w:rPr>
          <w:lang w:val="en-US"/>
        </w:rPr>
        <w:t>for cases where data are believed to be MNAR</w:t>
      </w:r>
      <w:r w:rsidR="003C0839" w:rsidRPr="003C0839">
        <w:rPr>
          <w:lang w:val="en-US"/>
        </w:rPr>
        <w:t>.</w:t>
      </w:r>
      <w:r w:rsidR="002067C3">
        <w:rPr>
          <w:lang w:val="en-US"/>
        </w:rPr>
        <w:t xml:space="preserve"> </w:t>
      </w:r>
      <w:r w:rsidR="00280C80" w:rsidRPr="00280C80">
        <w:rPr>
          <w:lang w:val="en-US"/>
        </w:rPr>
        <w:t>In such cases, sensitivity analyses are necessary, with three broad approaches available: selection modeling, latent variable modeling, and pattern mixture modeling</w:t>
      </w:r>
      <w:r w:rsidR="00FA57D3">
        <w:rPr>
          <w:lang w:val="en-US"/>
        </w:rPr>
        <w:t>.</w:t>
      </w:r>
      <w:r w:rsidR="00AC20BD">
        <w:rPr>
          <w:lang w:val="en-US"/>
        </w:rPr>
        <w:fldChar w:fldCharType="begin"/>
      </w:r>
      <w:r w:rsidR="004866FE">
        <w:rPr>
          <w:lang w:val="en-US"/>
        </w:rPr>
        <w:instrText xml:space="preserve"> ADDIN EN.CITE &lt;EndNote&gt;&lt;Cite&gt;&lt;Author&gt;Carpenter&lt;/Author&gt;&lt;Year&gt;2021&lt;/Year&gt;&lt;RecNum&gt;2&lt;/RecNum&gt;&lt;DisplayText&gt;&lt;style face="superscript"&gt;38&lt;/style&gt;&lt;/DisplayText&gt;&lt;record&gt;&lt;rec-number&gt;2&lt;/rec-number&gt;&lt;foreign-keys&gt;&lt;key app="EN" db-id="ss92raaewt9rt0e55p6pe9ah5fa2r9tvxxwp" timestamp="1702974345"&gt;2&lt;/key&gt;&lt;/foreign-keys&gt;&lt;ref-type name="Journal Article"&gt;17&lt;/ref-type&gt;&lt;contributors&gt;&lt;authors&gt;&lt;author&gt;Carpenter, J. R.&lt;/author&gt;&lt;author&gt;Smuk, M.&lt;/author&gt;&lt;/authors&gt;&lt;/contributors&gt;&lt;auth-address&gt;Department of Medical Statistics, London School of Hygiene &amp;amp; Tropical Medicine, London, UK.&amp;#xD;MRC Clinical Trials Unit at UCL, London, UK.&lt;/auth-address&gt;&lt;titles&gt;&lt;title&gt;Missing data: A statistical framework for practice&lt;/title&gt;&lt;secondary-title&gt;Biom J&lt;/secondary-title&gt;&lt;/titles&gt;&lt;periodical&gt;&lt;full-title&gt;Biom J&lt;/full-title&gt;&lt;/periodical&gt;&lt;pages&gt;915-947&lt;/pages&gt;&lt;volume&gt;63&lt;/volume&gt;&lt;number&gt;5&lt;/number&gt;&lt;edition&gt;20210224&lt;/edition&gt;&lt;keywords&gt;&lt;keyword&gt;Bayes Theorem&lt;/keyword&gt;&lt;keyword&gt;*Case-Control Studies&lt;/keyword&gt;&lt;keyword&gt;Cohort Studies&lt;/keyword&gt;&lt;keyword&gt;Data Interpretation, Statistical&lt;/keyword&gt;&lt;keyword&gt;Humans&lt;/keyword&gt;&lt;keyword&gt;Uncertainty&lt;/keyword&gt;&lt;keyword&gt;complete records&lt;/keyword&gt;&lt;keyword&gt;missing data&lt;/keyword&gt;&lt;keyword&gt;multiple imputation&lt;/keyword&gt;&lt;keyword&gt;sensitivity analysis&lt;/keyword&gt;&lt;/keywords&gt;&lt;dates&gt;&lt;year&gt;2021&lt;/year&gt;&lt;pub-dates&gt;&lt;date&gt;Jun&lt;/date&gt;&lt;/pub-dates&gt;&lt;/dates&gt;&lt;isbn&gt;0323-3847 (Print)&amp;#xD;0323-3847&lt;/isbn&gt;&lt;accession-num&gt;33624862&lt;/accession-num&gt;&lt;urls&gt;&lt;/urls&gt;&lt;custom1&gt;Conflict of Interest James Carpenter and Melanie Smuk declared no conflict of interest.&lt;/custom1&gt;&lt;custom2&gt;PMC7615108&lt;/custom2&gt;&lt;custom6&gt;EMS177343&lt;/custom6&gt;&lt;electronic-resource-num&gt;10.1002/bimj.202000196&lt;/electronic-resource-num&gt;&lt;remote-database-provider&gt;NLM&lt;/remote-database-provider&gt;&lt;language&gt;eng&lt;/language&gt;&lt;/record&gt;&lt;/Cite&gt;&lt;/EndNote&gt;</w:instrText>
      </w:r>
      <w:r w:rsidR="00AC20BD">
        <w:rPr>
          <w:lang w:val="en-US"/>
        </w:rPr>
        <w:fldChar w:fldCharType="separate"/>
      </w:r>
      <w:r w:rsidR="004866FE" w:rsidRPr="004866FE">
        <w:rPr>
          <w:noProof/>
          <w:vertAlign w:val="superscript"/>
          <w:lang w:val="en-US"/>
        </w:rPr>
        <w:t>38</w:t>
      </w:r>
      <w:r w:rsidR="00AC20BD">
        <w:rPr>
          <w:lang w:val="en-US"/>
        </w:rPr>
        <w:fldChar w:fldCharType="end"/>
      </w:r>
      <w:r w:rsidR="003C0839" w:rsidRPr="003C0839">
        <w:rPr>
          <w:lang w:val="en-US"/>
        </w:rPr>
        <w:t xml:space="preserve"> </w:t>
      </w:r>
      <w:r w:rsidR="00841433" w:rsidRPr="00841433">
        <w:rPr>
          <w:lang w:val="en-US"/>
        </w:rPr>
        <w:t>Carpenter et al. provide a summary of various methods for addressing MNAR data</w:t>
      </w:r>
      <w:r w:rsidR="00AA421A">
        <w:rPr>
          <w:lang w:val="en-US"/>
        </w:rPr>
        <w:t>.</w:t>
      </w:r>
      <w:r w:rsidR="007D63C9">
        <w:rPr>
          <w:lang w:val="en-US"/>
        </w:rPr>
        <w:fldChar w:fldCharType="begin"/>
      </w:r>
      <w:r w:rsidR="004866FE">
        <w:rPr>
          <w:lang w:val="en-US"/>
        </w:rPr>
        <w:instrText xml:space="preserve"> ADDIN EN.CITE &lt;EndNote&gt;&lt;Cite&gt;&lt;Author&gt;Carpenter&lt;/Author&gt;&lt;Year&gt;2021&lt;/Year&gt;&lt;RecNum&gt;2&lt;/RecNum&gt;&lt;DisplayText&gt;&lt;style face="superscript"&gt;38&lt;/style&gt;&lt;/DisplayText&gt;&lt;record&gt;&lt;rec-number&gt;2&lt;/rec-number&gt;&lt;foreign-keys&gt;&lt;key app="EN" db-id="ss92raaewt9rt0e55p6pe9ah5fa2r9tvxxwp" timestamp="1702974345"&gt;2&lt;/key&gt;&lt;/foreign-keys&gt;&lt;ref-type name="Journal Article"&gt;17&lt;/ref-type&gt;&lt;contributors&gt;&lt;authors&gt;&lt;author&gt;Carpenter, J. R.&lt;/author&gt;&lt;author&gt;Smuk, M.&lt;/author&gt;&lt;/authors&gt;&lt;/contributors&gt;&lt;auth-address&gt;Department of Medical Statistics, London School of Hygiene &amp;amp; Tropical Medicine, London, UK.&amp;#xD;MRC Clinical Trials Unit at UCL, London, UK.&lt;/auth-address&gt;&lt;titles&gt;&lt;title&gt;Missing data: A statistical framework for practice&lt;/title&gt;&lt;secondary-title&gt;Biom J&lt;/secondary-title&gt;&lt;/titles&gt;&lt;periodical&gt;&lt;full-title&gt;Biom J&lt;/full-title&gt;&lt;/periodical&gt;&lt;pages&gt;915-947&lt;/pages&gt;&lt;volume&gt;63&lt;/volume&gt;&lt;number&gt;5&lt;/number&gt;&lt;edition&gt;20210224&lt;/edition&gt;&lt;keywords&gt;&lt;keyword&gt;Bayes Theorem&lt;/keyword&gt;&lt;keyword&gt;*Case-Control Studies&lt;/keyword&gt;&lt;keyword&gt;Cohort Studies&lt;/keyword&gt;&lt;keyword&gt;Data Interpretation, Statistical&lt;/keyword&gt;&lt;keyword&gt;Humans&lt;/keyword&gt;&lt;keyword&gt;Uncertainty&lt;/keyword&gt;&lt;keyword&gt;complete records&lt;/keyword&gt;&lt;keyword&gt;missing data&lt;/keyword&gt;&lt;keyword&gt;multiple imputation&lt;/keyword&gt;&lt;keyword&gt;sensitivity analysis&lt;/keyword&gt;&lt;/keywords&gt;&lt;dates&gt;&lt;year&gt;2021&lt;/year&gt;&lt;pub-dates&gt;&lt;date&gt;Jun&lt;/date&gt;&lt;/pub-dates&gt;&lt;/dates&gt;&lt;isbn&gt;0323-3847 (Print)&amp;#xD;0323-3847&lt;/isbn&gt;&lt;accession-num&gt;33624862&lt;/accession-num&gt;&lt;urls&gt;&lt;/urls&gt;&lt;custom1&gt;Conflict of Interest James Carpenter and Melanie Smuk declared no conflict of interest.&lt;/custom1&gt;&lt;custom2&gt;PMC7615108&lt;/custom2&gt;&lt;custom6&gt;EMS177343&lt;/custom6&gt;&lt;electronic-resource-num&gt;10.1002/bimj.202000196&lt;/electronic-resource-num&gt;&lt;remote-database-provider&gt;NLM&lt;/remote-database-provider&gt;&lt;language&gt;eng&lt;/language&gt;&lt;/record&gt;&lt;/Cite&gt;&lt;/EndNote&gt;</w:instrText>
      </w:r>
      <w:r w:rsidR="007D63C9">
        <w:rPr>
          <w:lang w:val="en-US"/>
        </w:rPr>
        <w:fldChar w:fldCharType="separate"/>
      </w:r>
      <w:r w:rsidR="004866FE" w:rsidRPr="004866FE">
        <w:rPr>
          <w:noProof/>
          <w:vertAlign w:val="superscript"/>
          <w:lang w:val="en-US"/>
        </w:rPr>
        <w:t>38</w:t>
      </w:r>
      <w:r w:rsidR="007D63C9">
        <w:rPr>
          <w:lang w:val="en-US"/>
        </w:rPr>
        <w:fldChar w:fldCharType="end"/>
      </w:r>
    </w:p>
    <w:p w14:paraId="7722FBD5" w14:textId="3CD5877E" w:rsidR="00B642AD" w:rsidRDefault="00DF72EF" w:rsidP="00916F10">
      <w:pPr>
        <w:rPr>
          <w:lang w:val="en-US"/>
        </w:rPr>
      </w:pPr>
      <w:r w:rsidRPr="00DF72EF">
        <w:rPr>
          <w:lang w:val="en-US"/>
        </w:rPr>
        <w:t xml:space="preserve">We have focused on the MICE algorithm </w:t>
      </w:r>
      <w:r w:rsidR="00110055">
        <w:rPr>
          <w:lang w:val="en-US"/>
        </w:rPr>
        <w:t>to</w:t>
      </w:r>
      <w:r w:rsidR="00A577CC">
        <w:rPr>
          <w:lang w:val="en-US"/>
        </w:rPr>
        <w:t xml:space="preserve"> </w:t>
      </w:r>
      <w:r w:rsidR="004C69C6">
        <w:rPr>
          <w:lang w:val="en-US"/>
        </w:rPr>
        <w:t>perform MI for</w:t>
      </w:r>
      <w:r w:rsidR="00A577CC">
        <w:rPr>
          <w:lang w:val="en-US"/>
        </w:rPr>
        <w:t xml:space="preserve"> </w:t>
      </w:r>
      <w:del w:id="492" w:author="My Luong Vuong" w:date="2025-01-24T16:33:00Z">
        <w:r w:rsidR="00237F10" w:rsidDel="003B2DC8">
          <w:rPr>
            <w:lang w:val="en-US"/>
          </w:rPr>
          <w:delText xml:space="preserve">multivariable </w:delText>
        </w:r>
      </w:del>
      <w:ins w:id="493" w:author="My Luong Vuong" w:date="2025-01-24T16:33:00Z">
        <w:r w:rsidR="003B2DC8">
          <w:rPr>
            <w:lang w:val="en-US"/>
          </w:rPr>
          <w:t xml:space="preserve">multivariate </w:t>
        </w:r>
      </w:ins>
      <w:r w:rsidR="00237F10">
        <w:rPr>
          <w:lang w:val="en-US"/>
        </w:rPr>
        <w:t>missing covariates</w:t>
      </w:r>
      <w:r w:rsidR="00ED1F56">
        <w:rPr>
          <w:lang w:val="en-US"/>
        </w:rPr>
        <w:t>,</w:t>
      </w:r>
      <w:r w:rsidR="00DB1DD2">
        <w:rPr>
          <w:lang w:val="en-US"/>
        </w:rPr>
        <w:t xml:space="preserve"> </w:t>
      </w:r>
      <w:r w:rsidR="00ED1F56">
        <w:rPr>
          <w:lang w:val="en-US"/>
        </w:rPr>
        <w:t>b</w:t>
      </w:r>
      <w:r w:rsidR="00DB1DD2" w:rsidRPr="00DB1DD2">
        <w:rPr>
          <w:lang w:val="en-US"/>
        </w:rPr>
        <w:t>ut this is not the only approach</w:t>
      </w:r>
      <w:r w:rsidR="00916F10" w:rsidRPr="00916F10">
        <w:rPr>
          <w:lang w:val="en-US"/>
        </w:rPr>
        <w:t xml:space="preserve">. </w:t>
      </w:r>
      <w:r w:rsidR="005703BB">
        <w:rPr>
          <w:lang w:val="en-US"/>
        </w:rPr>
        <w:t>Another</w:t>
      </w:r>
      <w:r w:rsidR="00181EE8">
        <w:rPr>
          <w:lang w:val="en-US"/>
        </w:rPr>
        <w:t xml:space="preserve"> common</w:t>
      </w:r>
      <w:r w:rsidR="005703BB">
        <w:rPr>
          <w:lang w:val="en-US"/>
        </w:rPr>
        <w:t xml:space="preserve"> approach is “joint modeling”</w:t>
      </w:r>
      <w:r w:rsidR="00492E34">
        <w:rPr>
          <w:lang w:val="en-US"/>
        </w:rPr>
        <w:t>,</w:t>
      </w:r>
      <w:r w:rsidR="005703BB">
        <w:rPr>
          <w:lang w:val="en-US"/>
        </w:rPr>
        <w:t xml:space="preserve"> </w:t>
      </w:r>
      <w:r w:rsidR="00492E34">
        <w:rPr>
          <w:lang w:val="en-US"/>
        </w:rPr>
        <w:t>where</w:t>
      </w:r>
      <w:r w:rsidR="00916F10" w:rsidRPr="00916F10">
        <w:rPr>
          <w:lang w:val="en-US"/>
        </w:rPr>
        <w:t xml:space="preserve"> </w:t>
      </w:r>
      <w:r w:rsidR="00412102">
        <w:rPr>
          <w:lang w:val="en-US"/>
        </w:rPr>
        <w:t>variables</w:t>
      </w:r>
      <w:r w:rsidR="003671D4">
        <w:rPr>
          <w:lang w:val="en-US"/>
        </w:rPr>
        <w:t xml:space="preserve"> in the imputation model are </w:t>
      </w:r>
      <w:r w:rsidR="00560452">
        <w:rPr>
          <w:lang w:val="en-US"/>
        </w:rPr>
        <w:t>typically</w:t>
      </w:r>
      <w:r w:rsidR="00916F10" w:rsidRPr="00916F10">
        <w:rPr>
          <w:lang w:val="en-US"/>
        </w:rPr>
        <w:t xml:space="preserve"> assumed</w:t>
      </w:r>
      <w:r w:rsidR="007626C8">
        <w:rPr>
          <w:lang w:val="en-US"/>
        </w:rPr>
        <w:t xml:space="preserve"> </w:t>
      </w:r>
      <w:r w:rsidR="00916F10" w:rsidRPr="00916F10">
        <w:rPr>
          <w:lang w:val="en-US"/>
        </w:rPr>
        <w:t>to follow a multivariate normal</w:t>
      </w:r>
      <w:r w:rsidR="007626C8">
        <w:rPr>
          <w:lang w:val="en-US"/>
        </w:rPr>
        <w:t xml:space="preserve"> </w:t>
      </w:r>
      <w:r w:rsidR="00916F10" w:rsidRPr="00916F10">
        <w:rPr>
          <w:lang w:val="en-US"/>
        </w:rPr>
        <w:t>distribution.</w:t>
      </w:r>
      <w:r w:rsidR="008B3924">
        <w:rPr>
          <w:lang w:val="en-US"/>
        </w:rPr>
        <w:fldChar w:fldCharType="begin"/>
      </w:r>
      <w:r w:rsidR="004866FE">
        <w:rPr>
          <w:lang w:val="en-US"/>
        </w:rPr>
        <w:instrText xml:space="preserve"> ADDIN EN.CITE &lt;EndNote&gt;&lt;Cite&gt;&lt;Author&gt;Huque&lt;/Author&gt;&lt;Year&gt;2018&lt;/Year&gt;&lt;RecNum&gt;85&lt;/RecNum&gt;&lt;DisplayText&gt;&lt;style face="superscript"&gt;22&lt;/style&gt;&lt;/DisplayText&gt;&lt;record&gt;&lt;rec-number&gt;85&lt;/rec-number&gt;&lt;foreign-keys&gt;&lt;key app="EN" db-id="ss92raaewt9rt0e55p6pe9ah5fa2r9tvxxwp" timestamp="1728917924"&gt;85&lt;/key&gt;&lt;/foreign-keys&gt;&lt;ref-type name="Journal Article"&gt;17&lt;/ref-type&gt;&lt;contributors&gt;&lt;authors&gt;&lt;author&gt;Huque, Md Hamidul&lt;/author&gt;&lt;author&gt;Carlin, John B.&lt;/author&gt;&lt;author&gt;Simpson, Julie A.&lt;/author&gt;&lt;author&gt;Lee, Katherine J.&lt;/author&gt;&lt;/authors&gt;&lt;/contributors&gt;&lt;titles&gt;&lt;title&gt;A comparison of multiple imputation methods for missing data in longitudinal studies&lt;/title&gt;&lt;secondary-title&gt;BMC Medical Research Methodology&lt;/secondary-title&gt;&lt;/titles&gt;&lt;periodical&gt;&lt;full-title&gt;BMC Medical Research Methodology&lt;/full-title&gt;&lt;/periodical&gt;&lt;pages&gt;168&lt;/pages&gt;&lt;volume&gt;18&lt;/volume&gt;&lt;number&gt;1&lt;/number&gt;&lt;dates&gt;&lt;year&gt;2018&lt;/year&gt;&lt;pub-dates&gt;&lt;date&gt;2018/12/12&lt;/date&gt;&lt;/pub-dates&gt;&lt;/dates&gt;&lt;isbn&gt;1471-2288&lt;/isbn&gt;&lt;urls&gt;&lt;related-urls&gt;&lt;url&gt;https://doi.org/10.1186/s12874-018-0615-6&lt;/url&gt;&lt;/related-urls&gt;&lt;/urls&gt;&lt;electronic-resource-num&gt;10.1186/s12874-018-0615-6&lt;/electronic-resource-num&gt;&lt;/record&gt;&lt;/Cite&gt;&lt;/EndNote&gt;</w:instrText>
      </w:r>
      <w:r w:rsidR="008B3924">
        <w:rPr>
          <w:lang w:val="en-US"/>
        </w:rPr>
        <w:fldChar w:fldCharType="separate"/>
      </w:r>
      <w:r w:rsidR="004866FE" w:rsidRPr="004866FE">
        <w:rPr>
          <w:noProof/>
          <w:vertAlign w:val="superscript"/>
          <w:lang w:val="en-US"/>
        </w:rPr>
        <w:t>22</w:t>
      </w:r>
      <w:r w:rsidR="008B3924">
        <w:rPr>
          <w:lang w:val="en-US"/>
        </w:rPr>
        <w:fldChar w:fldCharType="end"/>
      </w:r>
      <w:r w:rsidR="00916F10" w:rsidRPr="00916F10">
        <w:rPr>
          <w:lang w:val="en-US"/>
        </w:rPr>
        <w:t xml:space="preserve"> </w:t>
      </w:r>
      <w:r w:rsidR="00A9332F" w:rsidRPr="00A9332F">
        <w:rPr>
          <w:lang w:val="en-US"/>
        </w:rPr>
        <w:t>After estimating the parameters of this distribution, missing values can be imputed by randomly drawing from it</w:t>
      </w:r>
      <w:r w:rsidR="00916F10" w:rsidRPr="00916F10">
        <w:rPr>
          <w:lang w:val="en-US"/>
        </w:rPr>
        <w:t xml:space="preserve">. </w:t>
      </w:r>
      <w:r w:rsidR="001B235A" w:rsidRPr="001B235A">
        <w:rPr>
          <w:lang w:val="en-US"/>
        </w:rPr>
        <w:t>In theory, this method assumes all variables are continuous, making it less suitable for categorical covariates (e.g., biological sex)</w:t>
      </w:r>
      <w:r w:rsidR="00916F10" w:rsidRPr="00916F10">
        <w:rPr>
          <w:lang w:val="en-US"/>
        </w:rPr>
        <w:t>.</w:t>
      </w:r>
      <w:r w:rsidR="00CC013D">
        <w:rPr>
          <w:lang w:val="en-US"/>
        </w:rPr>
        <w:t xml:space="preserve"> </w:t>
      </w:r>
      <w:r w:rsidR="00CC013D" w:rsidRPr="00CC013D">
        <w:rPr>
          <w:lang w:val="en-US"/>
        </w:rPr>
        <w:t>Irby</w:t>
      </w:r>
      <w:r w:rsidR="00CC013D">
        <w:rPr>
          <w:lang w:val="en-US"/>
        </w:rPr>
        <w:t xml:space="preserve"> et al. recently </w:t>
      </w:r>
      <w:r w:rsidR="0001085A">
        <w:rPr>
          <w:lang w:val="en-US"/>
        </w:rPr>
        <w:t>demonstrated</w:t>
      </w:r>
      <w:r w:rsidR="00CC013D">
        <w:rPr>
          <w:lang w:val="en-US"/>
        </w:rPr>
        <w:t xml:space="preserve"> the superiority of the joint </w:t>
      </w:r>
      <w:r w:rsidR="00E0255E">
        <w:rPr>
          <w:lang w:val="en-US"/>
        </w:rPr>
        <w:t xml:space="preserve">modeling </w:t>
      </w:r>
      <w:r w:rsidR="00CC013D">
        <w:rPr>
          <w:lang w:val="en-US"/>
        </w:rPr>
        <w:t xml:space="preserve">approach over complete case analysis in identifying continuous </w:t>
      </w:r>
      <w:r w:rsidR="00071353">
        <w:rPr>
          <w:lang w:val="en-US"/>
        </w:rPr>
        <w:t>covariate effects</w:t>
      </w:r>
      <w:r w:rsidR="006A3859">
        <w:rPr>
          <w:lang w:val="en-US"/>
        </w:rPr>
        <w:t xml:space="preserve"> in pharmacometrics</w:t>
      </w:r>
      <w:r w:rsidR="00071353">
        <w:rPr>
          <w:lang w:val="en-US"/>
        </w:rPr>
        <w:t>.</w:t>
      </w:r>
      <w:r w:rsidR="00FE400B">
        <w:rPr>
          <w:lang w:val="en-US"/>
        </w:rPr>
        <w:fldChar w:fldCharType="begin"/>
      </w:r>
      <w:r w:rsidR="004866FE">
        <w:rPr>
          <w:lang w:val="en-US"/>
        </w:rPr>
        <w:instrText xml:space="preserve"> ADDIN EN.CITE &lt;EndNote&gt;&lt;Cite&gt;&lt;Author&gt;Irby&lt;/Author&gt;&lt;Year&gt;2021&lt;/Year&gt;&lt;RecNum&gt;69&lt;/RecNum&gt;&lt;DisplayText&gt;&lt;style face="superscript"&gt;69&lt;/style&gt;&lt;/DisplayText&gt;&lt;record&gt;&lt;rec-number&gt;69&lt;/rec-number&gt;&lt;foreign-keys&gt;&lt;key app="EN" db-id="ss92raaewt9rt0e55p6pe9ah5fa2r9tvxxwp" timestamp="1728916484"&gt;69&lt;/key&gt;&lt;/foreign-keys&gt;&lt;ref-type name="Journal Article"&gt;17&lt;/ref-type&gt;&lt;contributors&gt;&lt;authors&gt;&lt;author&gt;Irby, Donald J.&lt;/author&gt;&lt;author&gt;Ibrahim, Mustafa E.&lt;/author&gt;&lt;author&gt;Dauki, Anees M.&lt;/author&gt;&lt;author&gt;Badawi, Mohamed A.&lt;/author&gt;&lt;author&gt;Illamola, Sílvia M.&lt;/author&gt;&lt;author&gt;Chen, Mingqing&lt;/author&gt;&lt;author&gt;Wang, Yuhuan&lt;/author&gt;&lt;author&gt;Liu, Xiaoxi&lt;/author&gt;&lt;author&gt;Phelps, Mitch A.&lt;/author&gt;&lt;author&gt;Mould, Diane R.&lt;/author&gt;&lt;/authors&gt;&lt;/contributors&gt;&lt;titles&gt;&lt;title&gt;Approaches to handling missing or “problematic” pharmacology data: Pharmacokinetics&lt;/title&gt;&lt;secondary-title&gt;CPT: Pharmacometrics &amp;amp; Systems Pharmacology&lt;/secondary-title&gt;&lt;/titles&gt;&lt;periodical&gt;&lt;full-title&gt;CPT: Pharmacometrics &amp;amp; Systems Pharmacology&lt;/full-title&gt;&lt;/periodical&gt;&lt;pages&gt;291-308&lt;/pages&gt;&lt;volume&gt;10&lt;/volume&gt;&lt;number&gt;4&lt;/number&gt;&lt;dates&gt;&lt;year&gt;2021&lt;/year&gt;&lt;/dates&gt;&lt;isbn&gt;2163-8306&lt;/isbn&gt;&lt;urls&gt;&lt;related-urls&gt;&lt;url&gt;https://ascpt.onlinelibrary.wiley.com/doi/abs/10.1002/psp4.12611&lt;/url&gt;&lt;/related-urls&gt;&lt;/urls&gt;&lt;electronic-resource-num&gt;https://doi.org/10.1002/psp4.12611&lt;/electronic-resource-num&gt;&lt;/record&gt;&lt;/Cite&gt;&lt;/EndNote&gt;</w:instrText>
      </w:r>
      <w:r w:rsidR="00FE400B">
        <w:rPr>
          <w:lang w:val="en-US"/>
        </w:rPr>
        <w:fldChar w:fldCharType="separate"/>
      </w:r>
      <w:r w:rsidR="004866FE" w:rsidRPr="004866FE">
        <w:rPr>
          <w:noProof/>
          <w:vertAlign w:val="superscript"/>
          <w:lang w:val="en-US"/>
        </w:rPr>
        <w:t>69</w:t>
      </w:r>
      <w:r w:rsidR="00FE400B">
        <w:rPr>
          <w:lang w:val="en-US"/>
        </w:rPr>
        <w:fldChar w:fldCharType="end"/>
      </w:r>
      <w:r w:rsidR="007626C8">
        <w:rPr>
          <w:lang w:val="en-US"/>
        </w:rPr>
        <w:t xml:space="preserve"> </w:t>
      </w:r>
      <w:r w:rsidR="00E218B9">
        <w:rPr>
          <w:lang w:val="en-US"/>
        </w:rPr>
        <w:t>However</w:t>
      </w:r>
      <w:r w:rsidR="00C50385">
        <w:rPr>
          <w:lang w:val="en-US"/>
        </w:rPr>
        <w:t xml:space="preserve">, some studies have shown that </w:t>
      </w:r>
      <w:r w:rsidR="00340BCD">
        <w:rPr>
          <w:lang w:val="en-US"/>
        </w:rPr>
        <w:t>multivariate normal joint modeling</w:t>
      </w:r>
      <w:r w:rsidR="00074367">
        <w:rPr>
          <w:lang w:val="en-US"/>
        </w:rPr>
        <w:t xml:space="preserve"> </w:t>
      </w:r>
      <w:r w:rsidR="00B37BD4">
        <w:rPr>
          <w:lang w:val="en-US"/>
        </w:rPr>
        <w:t xml:space="preserve">performs </w:t>
      </w:r>
      <w:r w:rsidR="00074367">
        <w:rPr>
          <w:lang w:val="en-US"/>
        </w:rPr>
        <w:t>comparabl</w:t>
      </w:r>
      <w:r w:rsidR="00B37BD4">
        <w:rPr>
          <w:lang w:val="en-US"/>
        </w:rPr>
        <w:t>y</w:t>
      </w:r>
      <w:r w:rsidR="00074367">
        <w:rPr>
          <w:lang w:val="en-US"/>
        </w:rPr>
        <w:t xml:space="preserve"> to</w:t>
      </w:r>
      <w:r w:rsidR="00B96032">
        <w:rPr>
          <w:lang w:val="en-US"/>
        </w:rPr>
        <w:t xml:space="preserve"> </w:t>
      </w:r>
      <w:r w:rsidR="00074367">
        <w:rPr>
          <w:lang w:val="en-US"/>
        </w:rPr>
        <w:t>MICE</w:t>
      </w:r>
      <w:r w:rsidR="001A0168">
        <w:rPr>
          <w:lang w:val="en-US"/>
        </w:rPr>
        <w:t>,</w:t>
      </w:r>
      <w:r w:rsidR="005E6982">
        <w:rPr>
          <w:lang w:val="en-US"/>
        </w:rPr>
        <w:t xml:space="preserve"> even when categorical </w:t>
      </w:r>
      <w:r w:rsidR="00287BB9">
        <w:rPr>
          <w:lang w:val="en-US"/>
        </w:rPr>
        <w:t>variables</w:t>
      </w:r>
      <w:r w:rsidR="005E6982">
        <w:rPr>
          <w:lang w:val="en-US"/>
        </w:rPr>
        <w:t xml:space="preserve"> are </w:t>
      </w:r>
      <w:r w:rsidR="001A0168">
        <w:rPr>
          <w:lang w:val="en-US"/>
        </w:rPr>
        <w:t>included</w:t>
      </w:r>
      <w:r w:rsidR="00074367">
        <w:rPr>
          <w:lang w:val="en-US"/>
        </w:rPr>
        <w:t>.</w:t>
      </w:r>
      <w:r w:rsidR="00314350">
        <w:rPr>
          <w:lang w:val="en-US"/>
        </w:rPr>
        <w:fldChar w:fldCharType="begin">
          <w:fldData xml:space="preserve">PEVuZE5vdGU+PENpdGU+PEF1dGhvcj5IdXF1ZTwvQXV0aG9yPjxZZWFyPjIwMTg8L1llYXI+PFJl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</w:fldData>
        </w:fldChar>
      </w:r>
      <w:r w:rsidR="004866FE">
        <w:rPr>
          <w:lang w:val="en-US"/>
        </w:rPr>
        <w:instrText xml:space="preserve"> ADDIN EN.CITE </w:instrText>
      </w:r>
      <w:r w:rsidR="004866FE">
        <w:rPr>
          <w:lang w:val="en-US"/>
        </w:rPr>
        <w:fldChar w:fldCharType="begin">
          <w:fldData xml:space="preserve">PEVuZE5vdGU+PENpdGU+PEF1dGhvcj5IdXF1ZTwvQXV0aG9yPjxZZWFyPjIwMTg8L1llYXI+PFJl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</w:fldData>
        </w:fldChar>
      </w:r>
      <w:r w:rsidR="004866FE">
        <w:rPr>
          <w:lang w:val="en-US"/>
        </w:rPr>
        <w:instrText xml:space="preserve"> ADDIN EN.CITE.DATA </w:instrText>
      </w:r>
      <w:r w:rsidR="004866FE">
        <w:rPr>
          <w:lang w:val="en-US"/>
        </w:rPr>
      </w:r>
      <w:r w:rsidR="004866FE">
        <w:rPr>
          <w:lang w:val="en-US"/>
        </w:rPr>
        <w:fldChar w:fldCharType="end"/>
      </w:r>
      <w:r w:rsidR="00314350">
        <w:rPr>
          <w:lang w:val="en-US"/>
        </w:rPr>
      </w:r>
      <w:r w:rsidR="00314350">
        <w:rPr>
          <w:lang w:val="en-US"/>
        </w:rPr>
        <w:fldChar w:fldCharType="separate"/>
      </w:r>
      <w:r w:rsidR="004866FE" w:rsidRPr="004866FE">
        <w:rPr>
          <w:noProof/>
          <w:vertAlign w:val="superscript"/>
          <w:lang w:val="en-US"/>
        </w:rPr>
        <w:t>22, 70</w:t>
      </w:r>
      <w:r w:rsidR="00314350">
        <w:rPr>
          <w:lang w:val="en-US"/>
        </w:rPr>
        <w:fldChar w:fldCharType="end"/>
      </w:r>
      <w:r w:rsidR="007626C8">
        <w:rPr>
          <w:lang w:val="en-US"/>
        </w:rPr>
        <w:t xml:space="preserve"> </w:t>
      </w:r>
      <w:r w:rsidR="0034712E" w:rsidRPr="0034712E">
        <w:rPr>
          <w:lang w:val="en-US"/>
        </w:rPr>
        <w:t>Conversely, some research indicates that joint modeling with noncontinuous variables may not perform as well</w:t>
      </w:r>
      <w:r w:rsidR="00916F10" w:rsidRPr="00916F10">
        <w:rPr>
          <w:lang w:val="en-US"/>
        </w:rPr>
        <w:t>.</w:t>
      </w:r>
      <w:r w:rsidR="005B336B">
        <w:rPr>
          <w:lang w:val="en-US"/>
        </w:rPr>
        <w:fldChar w:fldCharType="begin"/>
      </w:r>
      <w:r w:rsidR="00C127C8">
        <w:rPr>
          <w:lang w:val="en-US"/>
        </w:rPr>
        <w:instrText xml:space="preserve"> ADDIN EN.CITE &lt;EndNote&gt;&lt;Cite&gt;&lt;Author&gt;van Buuren&lt;/Author&gt;&lt;Year&gt;2018&lt;/Year&gt;&lt;RecNum&gt;74&lt;/RecNum&gt;&lt;DisplayText&gt;&lt;style face="superscript"&gt;8&lt;/style&gt;&lt;/DisplayText&gt;&lt;record&gt;&lt;rec-number&gt;74&lt;/rec-number&gt;&lt;foreign-keys&gt;&lt;key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5B336B">
        <w:rPr>
          <w:lang w:val="en-US"/>
        </w:rPr>
        <w:fldChar w:fldCharType="separate"/>
      </w:r>
      <w:r w:rsidR="00C127C8" w:rsidRPr="00C127C8">
        <w:rPr>
          <w:noProof/>
          <w:vertAlign w:val="superscript"/>
          <w:lang w:val="en-US"/>
        </w:rPr>
        <w:t>8</w:t>
      </w:r>
      <w:r w:rsidR="005B336B">
        <w:rPr>
          <w:lang w:val="en-US"/>
        </w:rPr>
        <w:fldChar w:fldCharType="end"/>
      </w:r>
      <w:r w:rsidR="00FC55BF">
        <w:rPr>
          <w:lang w:val="en-US"/>
        </w:rPr>
        <w:t xml:space="preserve"> </w:t>
      </w:r>
      <w:r w:rsidR="00CF1F61" w:rsidRPr="00CF1F61">
        <w:rPr>
          <w:lang w:val="en-US"/>
        </w:rPr>
        <w:t>The MICE algorithm remains an attractive option due to its flexibility and ability to handle different types of variables.</w:t>
      </w:r>
    </w:p>
    <w:p w14:paraId="1F3A4489" w14:textId="34D32313" w:rsidR="00776434" w:rsidRDefault="008E5E11" w:rsidP="005539FD">
      <w:pPr>
        <w:rPr>
          <w:ins w:id="494" w:author="My Luong Vuong" w:date="2025-02-09T09:30:00Z"/>
          <w:lang w:val="en-US"/>
        </w:rPr>
      </w:pPr>
      <w:r w:rsidRPr="008E5E11">
        <w:rPr>
          <w:lang w:val="en-US"/>
        </w:rPr>
        <w:lastRenderedPageBreak/>
        <w:t xml:space="preserve">In our case study, </w:t>
      </w:r>
      <w:ins w:id="495" w:author="My Luong Vuong" w:date="2025-02-09T09:33:00Z">
        <w:r w:rsidR="00AF5569" w:rsidRPr="00AF5569">
          <w:rPr>
            <w:lang w:val="en-US"/>
          </w:rPr>
          <w:t>the magnitude</w:t>
        </w:r>
      </w:ins>
      <w:ins w:id="496" w:author="My Luong Vuong" w:date="2025-02-09T09:37:00Z">
        <w:r w:rsidR="0063131A">
          <w:rPr>
            <w:lang w:val="en-US"/>
          </w:rPr>
          <w:t>s</w:t>
        </w:r>
      </w:ins>
      <w:ins w:id="497" w:author="My Luong Vuong" w:date="2025-02-09T09:33:00Z">
        <w:r w:rsidR="00AF5569" w:rsidRPr="00AF5569">
          <w:rPr>
            <w:lang w:val="en-US"/>
          </w:rPr>
          <w:t xml:space="preserve"> of |rBias_estimate(%)| and |rBias_standard–error(%)| increase</w:t>
        </w:r>
      </w:ins>
      <w:ins w:id="498" w:author="My Luong Vuong" w:date="2025-02-09T09:34:00Z">
        <w:r w:rsidR="005539FD">
          <w:rPr>
            <w:lang w:val="en-US"/>
          </w:rPr>
          <w:t>d</w:t>
        </w:r>
        <w:r w:rsidR="00AF5569">
          <w:rPr>
            <w:lang w:val="en-US"/>
          </w:rPr>
          <w:t xml:space="preserve"> </w:t>
        </w:r>
      </w:ins>
      <w:ins w:id="499" w:author="My Luong Vuong" w:date="2025-02-09T09:33:00Z">
        <w:r w:rsidR="00AF5569" w:rsidRPr="00AF5569">
          <w:rPr>
            <w:lang w:val="en-US"/>
          </w:rPr>
          <w:t xml:space="preserve">with </w:t>
        </w:r>
      </w:ins>
      <w:ins w:id="500" w:author="My Luong Vuong" w:date="2025-02-09T09:37:00Z">
        <w:r w:rsidR="001A344C">
          <w:rPr>
            <w:lang w:val="en-US"/>
          </w:rPr>
          <w:t>hi</w:t>
        </w:r>
        <w:r w:rsidR="0017548D">
          <w:rPr>
            <w:lang w:val="en-US"/>
          </w:rPr>
          <w:t>g</w:t>
        </w:r>
        <w:r w:rsidR="001A344C">
          <w:rPr>
            <w:lang w:val="en-US"/>
          </w:rPr>
          <w:t>her</w:t>
        </w:r>
      </w:ins>
      <w:ins w:id="501" w:author="My Luong Vuong" w:date="2025-02-09T09:33:00Z">
        <w:r w:rsidR="00AF5569" w:rsidRPr="00AF5569">
          <w:rPr>
            <w:lang w:val="en-US"/>
          </w:rPr>
          <w:t xml:space="preserve"> </w:t>
        </w:r>
      </w:ins>
      <w:ins w:id="502" w:author="My Luong Vuong" w:date="2025-02-09T09:34:00Z">
        <w:r w:rsidR="005C3852">
          <w:rPr>
            <w:lang w:val="en-US"/>
          </w:rPr>
          <w:t>BW</w:t>
        </w:r>
      </w:ins>
      <w:ins w:id="503" w:author="My Luong Vuong" w:date="2025-02-09T09:33:00Z">
        <w:r w:rsidR="00AF5569" w:rsidRPr="00AF5569">
          <w:rPr>
            <w:lang w:val="en-US"/>
          </w:rPr>
          <w:t xml:space="preserve"> missingness</w:t>
        </w:r>
      </w:ins>
      <w:ins w:id="504" w:author="My Luong Vuong" w:date="2025-02-09T09:34:00Z">
        <w:r w:rsidR="005539FD">
          <w:rPr>
            <w:lang w:val="en-US"/>
          </w:rPr>
          <w:t xml:space="preserve">. This is as expected since the </w:t>
        </w:r>
      </w:ins>
      <w:ins w:id="505" w:author="My Luong Vuong" w:date="2025-02-09T09:35:00Z">
        <w:r w:rsidR="005539FD" w:rsidRPr="005539FD">
          <w:rPr>
            <w:lang w:val="en-US"/>
          </w:rPr>
          <w:t>uncertainty</w:t>
        </w:r>
      </w:ins>
      <w:ins w:id="506" w:author="My Luong Vuong" w:date="2025-02-09T09:38:00Z">
        <w:r w:rsidR="00C62A56">
          <w:rPr>
            <w:lang w:val="en-US"/>
          </w:rPr>
          <w:t xml:space="preserve"> a</w:t>
        </w:r>
      </w:ins>
      <w:ins w:id="507" w:author="My Luong Vuong" w:date="2025-02-09T09:35:00Z">
        <w:r w:rsidR="005539FD" w:rsidRPr="005539FD">
          <w:rPr>
            <w:lang w:val="en-US"/>
          </w:rPr>
          <w:t xml:space="preserve">round the missing values </w:t>
        </w:r>
      </w:ins>
      <w:ins w:id="508" w:author="My Luong Vuong" w:date="2025-02-09T09:38:00Z">
        <w:r w:rsidR="009E531C">
          <w:rPr>
            <w:lang w:val="en-US"/>
          </w:rPr>
          <w:t>grows</w:t>
        </w:r>
      </w:ins>
      <w:ins w:id="509" w:author="My Luong Vuong" w:date="2025-02-09T09:35:00Z">
        <w:r w:rsidR="005539FD" w:rsidRPr="005539FD">
          <w:rPr>
            <w:lang w:val="en-US"/>
          </w:rPr>
          <w:t xml:space="preserve"> with increasing missingness.</w:t>
        </w:r>
      </w:ins>
      <w:ins w:id="510" w:author="My Luong Vuong" w:date="2025-02-09T09:38:00Z">
        <w:r w:rsidR="007A317E">
          <w:rPr>
            <w:lang w:val="en-US"/>
          </w:rPr>
          <w:t xml:space="preserve"> </w:t>
        </w:r>
      </w:ins>
      <w:ins w:id="511" w:author="My Luong Vuong" w:date="2025-02-09T09:39:00Z">
        <w:r w:rsidR="007A317E">
          <w:rPr>
            <w:lang w:val="en-US"/>
          </w:rPr>
          <w:t xml:space="preserve">Additionally, </w:t>
        </w:r>
      </w:ins>
      <w:ins w:id="512" w:author="My Luong Vuong" w:date="2025-02-09T09:40:00Z">
        <w:r w:rsidR="007C17E1">
          <w:rPr>
            <w:lang w:val="en-US"/>
          </w:rPr>
          <w:t xml:space="preserve">structural PK parameters </w:t>
        </w:r>
        <w:r w:rsidR="00CC4616">
          <w:rPr>
            <w:lang w:val="en-US"/>
          </w:rPr>
          <w:t xml:space="preserve">had smaller </w:t>
        </w:r>
      </w:ins>
      <w:bookmarkStart w:id="513" w:name="_Hlk189987121"/>
      <w:ins w:id="514" w:author="My Luong Vuong" w:date="2025-02-09T09:41:00Z">
        <w:r w:rsidR="00CC4616" w:rsidRPr="00CC4616">
          <w:rPr>
            <w:lang w:val="en-US"/>
          </w:rPr>
          <w:t>|rBias_estimate(%)| and |rBias_standard–error(%)|</w:t>
        </w:r>
        <w:bookmarkEnd w:id="513"/>
        <w:r w:rsidR="00CC4616">
          <w:rPr>
            <w:lang w:val="en-US"/>
          </w:rPr>
          <w:t xml:space="preserve"> compared to covariate effect parameters. This is also expected</w:t>
        </w:r>
      </w:ins>
      <w:ins w:id="515" w:author="My Luong Vuong" w:date="2025-02-09T09:45:00Z">
        <w:r w:rsidR="00396636">
          <w:rPr>
            <w:lang w:val="en-US"/>
          </w:rPr>
          <w:t>,</w:t>
        </w:r>
      </w:ins>
      <w:ins w:id="516" w:author="My Luong Vuong" w:date="2025-02-09T09:41:00Z">
        <w:r w:rsidR="00CC4616">
          <w:rPr>
            <w:lang w:val="en-US"/>
          </w:rPr>
          <w:t xml:space="preserve"> </w:t>
        </w:r>
        <w:r w:rsidR="00A91572">
          <w:rPr>
            <w:lang w:val="en-US"/>
          </w:rPr>
          <w:t xml:space="preserve">as covariate missingness </w:t>
        </w:r>
      </w:ins>
      <w:ins w:id="517" w:author="My Luong Vuong" w:date="2025-02-09T09:42:00Z">
        <w:r w:rsidR="007F2393">
          <w:rPr>
            <w:lang w:val="en-US"/>
          </w:rPr>
          <w:t>influences the covariate effect estim</w:t>
        </w:r>
      </w:ins>
      <w:ins w:id="518" w:author="My Luong Vuong" w:date="2025-02-09T09:43:00Z">
        <w:r w:rsidR="007F2393">
          <w:rPr>
            <w:lang w:val="en-US"/>
          </w:rPr>
          <w:t>ates more than thos</w:t>
        </w:r>
      </w:ins>
      <w:ins w:id="519" w:author="My Luong Vuong" w:date="2025-02-09T09:44:00Z">
        <w:r w:rsidR="007F2393">
          <w:rPr>
            <w:lang w:val="en-US"/>
          </w:rPr>
          <w:t>e of the</w:t>
        </w:r>
      </w:ins>
      <w:ins w:id="520" w:author="My Luong Vuong" w:date="2025-02-09T09:43:00Z">
        <w:r w:rsidR="007F2393">
          <w:rPr>
            <w:lang w:val="en-US"/>
          </w:rPr>
          <w:t xml:space="preserve"> structural PK parameters.</w:t>
        </w:r>
      </w:ins>
      <w:ins w:id="521" w:author="My Luong Vuong" w:date="2025-02-09T09:51:00Z">
        <w:r w:rsidR="00D14181">
          <w:rPr>
            <w:lang w:val="en-US"/>
          </w:rPr>
          <w:t xml:space="preserve"> Among the structural PK parameters, Ka had the smallest </w:t>
        </w:r>
        <w:r w:rsidR="00D14181" w:rsidRPr="00D14181">
          <w:rPr>
            <w:lang w:val="en-US"/>
          </w:rPr>
          <w:t>|rBias_estimate(%)| and |rBias_standard–error(%)|</w:t>
        </w:r>
      </w:ins>
      <w:ins w:id="522" w:author="My Luong Vuong" w:date="2025-02-09T09:52:00Z">
        <w:r w:rsidR="00D14181">
          <w:rPr>
            <w:lang w:val="en-US"/>
          </w:rPr>
          <w:t>. This is because BW was not a covariate on Ka hence BW missingness impacts Ka mi</w:t>
        </w:r>
      </w:ins>
      <w:ins w:id="523" w:author="My Luong Vuong" w:date="2025-02-09T09:53:00Z">
        <w:r w:rsidR="00D14181">
          <w:rPr>
            <w:lang w:val="en-US"/>
          </w:rPr>
          <w:t>nimally.</w:t>
        </w:r>
      </w:ins>
    </w:p>
    <w:p w14:paraId="6A9F4EAE" w14:textId="04A9324A" w:rsidR="00967015" w:rsidRDefault="00972B94" w:rsidP="008E5E11">
      <w:pPr>
        <w:rPr>
          <w:lang w:val="en-US"/>
        </w:rPr>
      </w:pPr>
      <w:del w:id="524" w:author="My Luong Vuong" w:date="2025-02-09T10:11:00Z">
        <w:r w:rsidRPr="00972B94" w:rsidDel="00967190">
          <w:rPr>
            <w:lang w:val="en-US"/>
          </w:rPr>
          <w:delText xml:space="preserve">MI </w:delText>
        </w:r>
      </w:del>
      <w:ins w:id="525" w:author="My Luong Vuong" w:date="2025-02-09T10:11:00Z">
        <w:r w:rsidR="00967190" w:rsidRPr="00972B94">
          <w:rPr>
            <w:lang w:val="en-US"/>
          </w:rPr>
          <w:t>M</w:t>
        </w:r>
        <w:r w:rsidR="00967190">
          <w:rPr>
            <w:lang w:val="en-US"/>
          </w:rPr>
          <w:t>ultiple imputation</w:t>
        </w:r>
        <w:r w:rsidR="00967190" w:rsidRPr="00972B94">
          <w:rPr>
            <w:lang w:val="en-US"/>
          </w:rPr>
          <w:t xml:space="preserve"> </w:t>
        </w:r>
      </w:ins>
      <w:del w:id="526" w:author="My Luong Vuong" w:date="2025-02-09T10:11:00Z">
        <w:r w:rsidRPr="00972B94" w:rsidDel="00CF397F">
          <w:rPr>
            <w:lang w:val="en-US"/>
          </w:rPr>
          <w:delText xml:space="preserve">consistently </w:delText>
        </w:r>
      </w:del>
      <w:r w:rsidRPr="00972B94">
        <w:rPr>
          <w:lang w:val="en-US"/>
        </w:rPr>
        <w:t>produced more accurate covariate parameter estimates than SI</w:t>
      </w:r>
      <w:ins w:id="527" w:author="My Luong Vuong" w:date="2025-02-09T10:12:00Z">
        <w:r w:rsidR="00AB7103">
          <w:rPr>
            <w:lang w:val="en-US"/>
          </w:rPr>
          <w:t xml:space="preserve"> </w:t>
        </w:r>
      </w:ins>
      <w:del w:id="528" w:author="My Luong Vuong" w:date="2025-02-09T10:12:00Z">
        <w:r w:rsidRPr="00972B94" w:rsidDel="00AB7103">
          <w:rPr>
            <w:lang w:val="en-US"/>
          </w:rPr>
          <w:delText>, regardless of the degree of missingness</w:delText>
        </w:r>
      </w:del>
      <w:ins w:id="529" w:author="My Luong Vuong" w:date="2025-02-09T10:12:00Z">
        <w:r w:rsidR="00AB7103">
          <w:rPr>
            <w:lang w:val="en-US"/>
          </w:rPr>
          <w:t>overall</w:t>
        </w:r>
      </w:ins>
      <w:r w:rsidRPr="00972B94">
        <w:rPr>
          <w:lang w:val="en-US"/>
        </w:rPr>
        <w:t xml:space="preserve">. </w:t>
      </w:r>
      <w:del w:id="530" w:author="My Luong Vuong" w:date="2025-02-09T10:13:00Z">
        <w:r w:rsidRPr="00972B94" w:rsidDel="0011253D">
          <w:rPr>
            <w:lang w:val="en-US"/>
          </w:rPr>
          <w:delText>Specifically, the magnitude of bias obtained with MI was significantly lower than that of SI in most missingness scenarios for both covariate effects</w:delText>
        </w:r>
        <w:r w:rsidR="00687CB4" w:rsidDel="0011253D">
          <w:rPr>
            <w:lang w:val="en-US"/>
          </w:rPr>
          <w:delText xml:space="preserve">. </w:delText>
        </w:r>
      </w:del>
      <w:r w:rsidR="004C6357" w:rsidRPr="004C6357">
        <w:rPr>
          <w:lang w:val="en-US"/>
        </w:rPr>
        <w:t>This underscores the advantages of MI and the harmful bias introduced by SI, which aligns with</w:t>
      </w:r>
      <w:r w:rsidR="004C6357">
        <w:rPr>
          <w:lang w:val="en-US"/>
        </w:rPr>
        <w:t xml:space="preserve"> a</w:t>
      </w:r>
      <w:r w:rsidR="004C6357" w:rsidRPr="004C6357">
        <w:rPr>
          <w:lang w:val="en-US"/>
        </w:rPr>
        <w:t xml:space="preserve"> previous stud</w:t>
      </w:r>
      <w:r w:rsidR="004C6357">
        <w:rPr>
          <w:lang w:val="en-US"/>
        </w:rPr>
        <w:t>y</w:t>
      </w:r>
      <w:r w:rsidR="004C6357" w:rsidRPr="004C6357">
        <w:rPr>
          <w:lang w:val="en-US"/>
        </w:rPr>
        <w:t xml:space="preserve"> in pharmacometrics</w:t>
      </w:r>
      <w:r w:rsidR="004E7311">
        <w:rPr>
          <w:lang w:val="en-US"/>
        </w:rPr>
        <w:t>.</w:t>
      </w:r>
      <w:r w:rsidR="00E64E9F">
        <w:rPr>
          <w:lang w:val="en-US"/>
        </w:rPr>
        <w:fldChar w:fldCharType="begin"/>
      </w:r>
      <w:r w:rsidR="00AA0305">
        <w:rPr>
          <w:lang w:val="en-US"/>
        </w:rPr>
        <w:instrText xml:space="preserve"> ADDIN EN.CITE &lt;EndNote&gt;&lt;Cite&gt;&lt;Author&gt;Johansson Å&lt;/Author&gt;&lt;Year&gt;2013&lt;/Year&gt;&lt;RecNum&gt;72&lt;/RecNum&gt;&lt;DisplayText&gt;&lt;style face="superscript"&gt;2&lt;/style&gt;&lt;/DisplayText&gt;&lt;record&gt;&lt;rec-number&gt;72&lt;/rec-number&gt;&lt;foreign-keys&gt;&lt;key app="EN" db-id="ss92raaewt9rt0e55p6pe9ah5fa2r9tvxxwp" timestamp="1728917924"&gt;72&lt;/key&gt;&lt;/foreign-keys&gt;&lt;ref-type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j&lt;/full-title&gt;&lt;abbr-1&gt;AAPS J&lt;/abbr-1&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E64E9F">
        <w:rPr>
          <w:lang w:val="en-US"/>
        </w:rPr>
        <w:fldChar w:fldCharType="separate"/>
      </w:r>
      <w:r w:rsidR="00E64E9F" w:rsidRPr="00E64E9F">
        <w:rPr>
          <w:noProof/>
          <w:vertAlign w:val="superscript"/>
          <w:lang w:val="en-US"/>
        </w:rPr>
        <w:t>2</w:t>
      </w:r>
      <w:r w:rsidR="00E64E9F">
        <w:rPr>
          <w:lang w:val="en-US"/>
        </w:rPr>
        <w:fldChar w:fldCharType="end"/>
      </w:r>
      <w:r w:rsidR="002E62ED">
        <w:rPr>
          <w:lang w:val="en-US"/>
        </w:rPr>
        <w:t xml:space="preserve"> </w:t>
      </w:r>
      <w:r w:rsidR="000F1FD5" w:rsidRPr="000F1FD5">
        <w:rPr>
          <w:lang w:val="en-US"/>
        </w:rPr>
        <w:t>Although SI is easier to implement, its use can lead to detrimental consequences, and convenience should not justify neglecting MI</w:t>
      </w:r>
      <w:r w:rsidR="007F7C2F">
        <w:rPr>
          <w:lang w:val="en-US"/>
        </w:rPr>
        <w:t>.</w:t>
      </w:r>
      <w:r w:rsidR="00CE6039">
        <w:rPr>
          <w:lang w:val="en-US"/>
        </w:rPr>
        <w:t xml:space="preserve"> </w:t>
      </w:r>
      <w:r w:rsidR="0017618E" w:rsidRPr="0017618E">
        <w:rPr>
          <w:lang w:val="en-US"/>
        </w:rPr>
        <w:t>The improvements in</w:t>
      </w:r>
      <w:r w:rsidR="0017618E">
        <w:rPr>
          <w:lang w:val="en-US"/>
        </w:rPr>
        <w:t xml:space="preserve"> absolute</w:t>
      </w:r>
      <w:r w:rsidR="0017618E" w:rsidRPr="0017618E">
        <w:rPr>
          <w:lang w:val="en-US"/>
        </w:rPr>
        <w:t xml:space="preserve"> bias with MI in our study were not always statistically significant due to the small sample size (32), </w:t>
      </w:r>
      <w:r w:rsidR="00412DB3">
        <w:rPr>
          <w:lang w:val="en-US"/>
        </w:rPr>
        <w:t>the issue that w</w:t>
      </w:r>
      <w:r w:rsidR="0017618E" w:rsidRPr="0017618E">
        <w:rPr>
          <w:lang w:val="en-US"/>
        </w:rPr>
        <w:t>as highlighted in earlier research</w:t>
      </w:r>
      <w:r w:rsidR="00AE2C01">
        <w:rPr>
          <w:lang w:val="en-US"/>
        </w:rPr>
        <w:t>.</w:t>
      </w:r>
      <w:r w:rsidR="00AE03A7">
        <w:rPr>
          <w:lang w:val="en-US"/>
        </w:rPr>
        <w:fldChar w:fldCharType="begin"/>
      </w:r>
      <w:r w:rsidR="004866FE">
        <w:rPr>
          <w:lang w:val="en-US"/>
        </w:rPr>
        <w:instrText xml:space="preserve"> ADDIN EN.CITE &lt;EndNote&gt;&lt;Cite&gt;&lt;Author&gt;Madley-Dowd&lt;/Author&gt;&lt;Year&gt;2019&lt;/Year&gt;&lt;RecNum&gt;87&lt;/RecNum&gt;&lt;DisplayText&gt;&lt;style face="superscript"&gt;71&lt;/style&gt;&lt;/DisplayText&gt;&lt;record&gt;&lt;rec-number&gt;87&lt;/rec-number&gt;&lt;foreign-keys&gt;&lt;key app="EN" db-id="ss92raaewt9rt0e55p6pe9ah5fa2r9tvxxwp" timestamp="1728917924"&gt;87&lt;/key&gt;&lt;/foreign-keys&gt;&lt;ref-type name="Journal Article"&gt;17&lt;/ref-type&gt;&lt;contributors&gt;&lt;authors&gt;&lt;author&gt;Madley-Dowd, Paul&lt;/author&gt;&lt;author&gt;Hughes, Rachael&lt;/author&gt;&lt;author&gt;Tilling, Kate&lt;/author&gt;&lt;author&gt;Heron, Jon&lt;/author&gt;&lt;/authors&gt;&lt;/contributors&gt;&lt;titles&gt;&lt;title&gt;The proportion of missing data should not be used to guide decisions on multiple imputation&lt;/title&gt;&lt;secondary-title&gt;Journal of Clinical Epidemiology&lt;/secondary-title&gt;&lt;/titles&gt;&lt;periodical&gt;&lt;full-title&gt;Journal of Clinical Epidemiology&lt;/full-title&gt;&lt;/periodical&gt;&lt;pages&gt;63-73&lt;/pages&gt;&lt;volume&gt;110&lt;/volume&gt;&lt;keywords&gt;&lt;keyword&gt;ALSPAC&lt;/keyword&gt;&lt;keyword&gt;Bias&lt;/keyword&gt;&lt;keyword&gt;Methods&lt;/keyword&gt;&lt;keyword&gt;Missing data&lt;/keyword&gt;&lt;keyword&gt;Multiple imputation&lt;/keyword&gt;&lt;keyword&gt;Simulation&lt;/keyword&gt;&lt;/keywords&gt;&lt;dates&gt;&lt;year&gt;2019&lt;/year&gt;&lt;pub-dates&gt;&lt;date&gt;2019/06/01/&lt;/date&gt;&lt;/pub-dates&gt;&lt;/dates&gt;&lt;isbn&gt;0895-4356&lt;/isbn&gt;&lt;urls&gt;&lt;related-urls&gt;&lt;url&gt;https://www.sciencedirect.com/science/article/pii/S0895435618308710&lt;/url&gt;&lt;/related-urls&gt;&lt;/urls&gt;&lt;electronic-resource-num&gt;https://doi.org/10.1016/j.jclinepi.2019.02.016&lt;/electronic-resource-num&gt;&lt;/record&gt;&lt;/Cite&gt;&lt;/EndNote&gt;</w:instrText>
      </w:r>
      <w:r w:rsidR="00AE03A7">
        <w:rPr>
          <w:lang w:val="en-US"/>
        </w:rPr>
        <w:fldChar w:fldCharType="separate"/>
      </w:r>
      <w:r w:rsidR="004866FE" w:rsidRPr="004866FE">
        <w:rPr>
          <w:noProof/>
          <w:vertAlign w:val="superscript"/>
          <w:lang w:val="en-US"/>
        </w:rPr>
        <w:t>71</w:t>
      </w:r>
      <w:r w:rsidR="00AE03A7">
        <w:rPr>
          <w:lang w:val="en-US"/>
        </w:rPr>
        <w:fldChar w:fldCharType="end"/>
      </w:r>
      <w:r w:rsidR="00AE2C01">
        <w:rPr>
          <w:lang w:val="en-US"/>
        </w:rPr>
        <w:t xml:space="preserve"> </w:t>
      </w:r>
      <w:r w:rsidR="00B405FC" w:rsidRPr="00B405FC">
        <w:rPr>
          <w:lang w:val="en-US"/>
        </w:rPr>
        <w:t>However, our case study demonstrates that MI can still offer benefits</w:t>
      </w:r>
      <w:r w:rsidR="00A8474F">
        <w:rPr>
          <w:lang w:val="en-US"/>
        </w:rPr>
        <w:t xml:space="preserve"> regarding bias</w:t>
      </w:r>
      <w:r w:rsidR="00B405FC" w:rsidRPr="00B405FC">
        <w:rPr>
          <w:lang w:val="en-US"/>
        </w:rPr>
        <w:t xml:space="preserve"> even in small sample datasets commonly encountered in pharmacometrics</w:t>
      </w:r>
      <w:r w:rsidR="005C6205">
        <w:rPr>
          <w:lang w:val="en-US"/>
        </w:rPr>
        <w:t>.</w:t>
      </w:r>
      <w:r w:rsidR="002416A0">
        <w:rPr>
          <w:lang w:val="en-US"/>
        </w:rPr>
        <w:t xml:space="preserve"> </w:t>
      </w:r>
      <w:r w:rsidR="005A13CA" w:rsidRPr="005A13CA">
        <w:rPr>
          <w:lang w:val="en-US"/>
        </w:rPr>
        <w:t xml:space="preserve">In addition, our case study is the first in pharmacometrics to demonstrate the superiority of MI over SI in reducing </w:t>
      </w:r>
      <w:r w:rsidR="004D698C">
        <w:rPr>
          <w:lang w:val="en-US"/>
        </w:rPr>
        <w:t xml:space="preserve">absolute </w:t>
      </w:r>
      <w:r w:rsidR="005A13CA" w:rsidRPr="005A13CA">
        <w:rPr>
          <w:lang w:val="en-US"/>
        </w:rPr>
        <w:t xml:space="preserve">bias across </w:t>
      </w:r>
      <w:r w:rsidR="006725D9">
        <w:rPr>
          <w:lang w:val="en-US"/>
        </w:rPr>
        <w:t>various</w:t>
      </w:r>
      <w:r w:rsidR="005A13CA" w:rsidRPr="005A13CA">
        <w:rPr>
          <w:lang w:val="en-US"/>
        </w:rPr>
        <w:t xml:space="preserve"> levels of missingness, highlighting MI's </w:t>
      </w:r>
      <w:r w:rsidR="008675F1">
        <w:rPr>
          <w:lang w:val="en-US"/>
        </w:rPr>
        <w:t>great</w:t>
      </w:r>
      <w:r w:rsidR="005A13CA" w:rsidRPr="005A13CA">
        <w:rPr>
          <w:lang w:val="en-US"/>
        </w:rPr>
        <w:t xml:space="preserve"> potential for handling missing covariates.</w:t>
      </w:r>
    </w:p>
    <w:p w14:paraId="6AB75A76" w14:textId="1DF428F7" w:rsidR="00AE03A7" w:rsidRDefault="00ED0DB8" w:rsidP="008E5E11">
      <w:pPr>
        <w:rPr>
          <w:ins w:id="531" w:author="My Luong Vuong" w:date="2025-02-09T10:32:00Z"/>
          <w:lang w:val="en-US"/>
        </w:rPr>
      </w:pPr>
      <w:ins w:id="532" w:author="My Luong Vuong" w:date="2025-02-09T10:19:00Z">
        <w:r>
          <w:rPr>
            <w:lang w:val="en-US"/>
          </w:rPr>
          <w:t xml:space="preserve">The </w:t>
        </w:r>
        <w:r w:rsidRPr="00DE29D3">
          <w:rPr>
            <w:lang w:val="en-US"/>
          </w:rPr>
          <w:t>superiority</w:t>
        </w:r>
      </w:ins>
      <w:del w:id="533" w:author="My Luong Vuong" w:date="2025-02-09T10:19:00Z">
        <w:r w:rsidR="00DE29D3" w:rsidRPr="00DE29D3" w:rsidDel="00ED0DB8">
          <w:rPr>
            <w:lang w:val="en-US"/>
          </w:rPr>
          <w:delText>While our case study did not establish</w:delText>
        </w:r>
      </w:del>
      <w:r w:rsidR="00DE29D3" w:rsidRPr="00DE29D3">
        <w:rPr>
          <w:lang w:val="en-US"/>
        </w:rPr>
        <w:t xml:space="preserve"> </w:t>
      </w:r>
      <w:ins w:id="534" w:author="My Luong Vuong" w:date="2025-02-09T10:19:00Z">
        <w:r>
          <w:rPr>
            <w:lang w:val="en-US"/>
          </w:rPr>
          <w:t xml:space="preserve">of </w:t>
        </w:r>
      </w:ins>
      <w:r w:rsidR="00DE29D3" w:rsidRPr="00DE29D3">
        <w:rPr>
          <w:lang w:val="en-US"/>
        </w:rPr>
        <w:t>MI</w:t>
      </w:r>
      <w:ins w:id="535" w:author="My Luong Vuong" w:date="2025-02-09T10:19:00Z">
        <w:r>
          <w:rPr>
            <w:lang w:val="en-US"/>
          </w:rPr>
          <w:t xml:space="preserve"> over SI </w:t>
        </w:r>
      </w:ins>
      <w:ins w:id="536" w:author="My Luong Vuong" w:date="2025-02-09T10:30:00Z">
        <w:r w:rsidR="00C22357">
          <w:rPr>
            <w:lang w:val="en-US"/>
          </w:rPr>
          <w:t xml:space="preserve">in our case study </w:t>
        </w:r>
      </w:ins>
      <w:ins w:id="537" w:author="My Luong Vuong" w:date="2025-02-09T10:19:00Z">
        <w:r>
          <w:rPr>
            <w:lang w:val="en-US"/>
          </w:rPr>
          <w:t xml:space="preserve">was </w:t>
        </w:r>
      </w:ins>
      <w:ins w:id="538" w:author="My Luong Vuong" w:date="2025-02-23T16:48:00Z">
        <w:r w:rsidR="00E670AF">
          <w:rPr>
            <w:lang w:val="en-US"/>
          </w:rPr>
          <w:t>demonstrated</w:t>
        </w:r>
      </w:ins>
      <w:ins w:id="539" w:author="My Luong Vuong" w:date="2025-02-09T10:19:00Z">
        <w:r>
          <w:rPr>
            <w:lang w:val="en-US"/>
          </w:rPr>
          <w:t xml:space="preserve"> to be more profound</w:t>
        </w:r>
      </w:ins>
      <w:del w:id="540" w:author="My Luong Vuong" w:date="2025-02-09T10:19:00Z">
        <w:r w:rsidR="00DE29D3" w:rsidRPr="00DE29D3" w:rsidDel="00ED0DB8">
          <w:rPr>
            <w:lang w:val="en-US"/>
          </w:rPr>
          <w:delText>'s</w:delText>
        </w:r>
      </w:del>
      <w:r w:rsidR="00DE29D3" w:rsidRPr="00DE29D3">
        <w:rPr>
          <w:lang w:val="en-US"/>
        </w:rPr>
        <w:t xml:space="preserve"> </w:t>
      </w:r>
      <w:del w:id="541" w:author="My Luong Vuong" w:date="2025-02-09T10:19:00Z">
        <w:r w:rsidR="00DE29D3" w:rsidRPr="00DE29D3" w:rsidDel="00ED0DB8">
          <w:rPr>
            <w:lang w:val="en-US"/>
          </w:rPr>
          <w:delText xml:space="preserve">superiority </w:delText>
        </w:r>
      </w:del>
      <w:r w:rsidR="00DE29D3" w:rsidRPr="00DE29D3">
        <w:rPr>
          <w:lang w:val="en-US"/>
        </w:rPr>
        <w:t xml:space="preserve">in </w:t>
      </w:r>
      <w:r w:rsidR="00E355D0">
        <w:rPr>
          <w:lang w:val="en-US"/>
        </w:rPr>
        <w:t>correctly reflecting</w:t>
      </w:r>
      <w:r w:rsidR="00D23DDB">
        <w:rPr>
          <w:lang w:val="en-US"/>
        </w:rPr>
        <w:t xml:space="preserve"> the</w:t>
      </w:r>
      <w:r w:rsidR="00D25C75">
        <w:rPr>
          <w:lang w:val="en-US"/>
        </w:rPr>
        <w:t xml:space="preserve"> uncertainty of</w:t>
      </w:r>
      <w:r w:rsidR="00D23DDB">
        <w:rPr>
          <w:lang w:val="en-US"/>
        </w:rPr>
        <w:t xml:space="preserve"> </w:t>
      </w:r>
      <w:ins w:id="542" w:author="My Luong Vuong" w:date="2025-02-09T10:25:00Z">
        <w:r w:rsidR="00904EDC">
          <w:rPr>
            <w:lang w:val="en-US"/>
          </w:rPr>
          <w:t xml:space="preserve">all parameter estimates, including </w:t>
        </w:r>
      </w:ins>
      <w:r w:rsidR="00D23DDB">
        <w:rPr>
          <w:lang w:val="en-US"/>
        </w:rPr>
        <w:t xml:space="preserve">covariate </w:t>
      </w:r>
      <w:r w:rsidR="00D25C75">
        <w:rPr>
          <w:lang w:val="en-US"/>
        </w:rPr>
        <w:t>effect estimate</w:t>
      </w:r>
      <w:ins w:id="543" w:author="My Luong Vuong" w:date="2025-02-09T10:25:00Z">
        <w:r w:rsidR="00857255">
          <w:rPr>
            <w:lang w:val="en-US"/>
          </w:rPr>
          <w:t>s</w:t>
        </w:r>
      </w:ins>
      <w:ins w:id="544" w:author="My Luong Vuong" w:date="2025-02-09T10:28:00Z">
        <w:r w:rsidR="00382EAB">
          <w:rPr>
            <w:lang w:val="en-US"/>
          </w:rPr>
          <w:t>,</w:t>
        </w:r>
      </w:ins>
      <w:r w:rsidR="00D23DDB" w:rsidRPr="00DE29D3">
        <w:rPr>
          <w:lang w:val="en-US"/>
        </w:rPr>
        <w:t xml:space="preserve"> </w:t>
      </w:r>
      <w:r w:rsidR="00DE29D3" w:rsidRPr="00DE29D3">
        <w:rPr>
          <w:lang w:val="en-US"/>
        </w:rPr>
        <w:t>across all missingness scenarios</w:t>
      </w:r>
      <w:del w:id="545" w:author="My Luong Vuong" w:date="2025-02-09T10:20:00Z">
        <w:r w:rsidR="00DE29D3" w:rsidRPr="00DE29D3" w:rsidDel="00ED0DB8">
          <w:rPr>
            <w:lang w:val="en-US"/>
          </w:rPr>
          <w:delText xml:space="preserve">, we observed </w:delText>
        </w:r>
        <w:r w:rsidR="00B97393" w:rsidRPr="00B97393" w:rsidDel="00ED0DB8">
          <w:rPr>
            <w:lang w:val="en-US"/>
          </w:rPr>
          <w:delText>that MI performed better in scenarios with higher missingness</w:delText>
        </w:r>
      </w:del>
      <w:r w:rsidR="0077742A">
        <w:rPr>
          <w:lang w:val="en-US"/>
        </w:rPr>
        <w:t xml:space="preserve">. </w:t>
      </w:r>
      <w:del w:id="546" w:author="My Luong Vuong" w:date="2025-02-09T10:20:00Z">
        <w:r w:rsidR="007B2AB5" w:rsidRPr="007B2AB5" w:rsidDel="00E57DE2">
          <w:rPr>
            <w:lang w:val="en-US"/>
          </w:rPr>
          <w:delText xml:space="preserve">This finding aligns </w:delText>
        </w:r>
        <w:r w:rsidR="007B2AB5" w:rsidRPr="007B2AB5" w:rsidDel="00E57DE2">
          <w:rPr>
            <w:lang w:val="en-US"/>
          </w:rPr>
          <w:lastRenderedPageBreak/>
          <w:delText>with</w:delText>
        </w:r>
        <w:r w:rsidR="007B2AB5" w:rsidDel="00E57DE2">
          <w:rPr>
            <w:lang w:val="en-US"/>
          </w:rPr>
          <w:delText xml:space="preserve"> a</w:delText>
        </w:r>
        <w:r w:rsidR="007B2AB5" w:rsidRPr="007B2AB5" w:rsidDel="00E57DE2">
          <w:rPr>
            <w:lang w:val="en-US"/>
          </w:rPr>
          <w:delText xml:space="preserve"> prior stud</w:delText>
        </w:r>
        <w:r w:rsidR="007B2AB5" w:rsidDel="00E57DE2">
          <w:rPr>
            <w:lang w:val="en-US"/>
          </w:rPr>
          <w:delText>y</w:delText>
        </w:r>
        <w:r w:rsidR="007B2AB5" w:rsidRPr="007B2AB5" w:rsidDel="00E57DE2">
          <w:rPr>
            <w:lang w:val="en-US"/>
          </w:rPr>
          <w:delText>, which suggest</w:delText>
        </w:r>
        <w:r w:rsidR="006F2C78" w:rsidDel="00E57DE2">
          <w:rPr>
            <w:lang w:val="en-US"/>
          </w:rPr>
          <w:delText>s</w:delText>
        </w:r>
        <w:r w:rsidR="007B2AB5" w:rsidRPr="007B2AB5" w:rsidDel="00E57DE2">
          <w:rPr>
            <w:lang w:val="en-US"/>
          </w:rPr>
          <w:delText xml:space="preserve"> greater gains</w:delText>
        </w:r>
        <w:r w:rsidR="007B2BFD" w:rsidDel="00E57DE2">
          <w:rPr>
            <w:lang w:val="en-US"/>
          </w:rPr>
          <w:delText xml:space="preserve"> with MI</w:delText>
        </w:r>
        <w:r w:rsidR="007B2AB5" w:rsidRPr="007B2AB5" w:rsidDel="00E57DE2">
          <w:rPr>
            <w:lang w:val="en-US"/>
          </w:rPr>
          <w:delText xml:space="preserve"> as the extent of missingness increases</w:delText>
        </w:r>
        <w:r w:rsidR="008A6CB7" w:rsidDel="00E57DE2">
          <w:rPr>
            <w:lang w:val="en-US"/>
          </w:rPr>
          <w:delText>.</w:delText>
        </w:r>
        <w:r w:rsidR="00672A4A" w:rsidDel="00E57DE2">
          <w:rPr>
            <w:lang w:val="en-US"/>
          </w:rPr>
          <w:fldChar w:fldCharType="begin"/>
        </w:r>
      </w:del>
      <w:r w:rsidR="00F7141A">
        <w:rPr>
          <w:lang w:val="en-US"/>
        </w:rPr>
        <w:instrText xml:space="preserve"> ADDIN EN.CITE &lt;EndNote&gt;&lt;Cite&gt;&lt;Author&gt;Madley-Dowd&lt;/Author&gt;&lt;Year&gt;2019&lt;/Year&gt;&lt;RecNum&gt;87&lt;/RecNum&gt;&lt;DisplayText&gt;&lt;style face="superscript"&gt;71&lt;/style&gt;&lt;/DisplayText&gt;&lt;record&gt;&lt;rec-number&gt;87&lt;/rec-number&gt;&lt;foreign-keys&gt;&lt;key app="EN" db-id="ss92raaewt9rt0e55p6pe9ah5fa2r9tvxxwp" timestamp="1728917924"&gt;87&lt;/key&gt;&lt;/foreign-keys&gt;&lt;ref-type name="Journal Article"&gt;17&lt;/ref-type&gt;&lt;contributors&gt;&lt;authors&gt;&lt;author&gt;Madley-Dowd, Paul&lt;/author&gt;&lt;author&gt;Hughes, Rachael&lt;/author&gt;&lt;author&gt;Tilling, Kate&lt;/author&gt;&lt;author&gt;Heron, Jon&lt;/author&gt;&lt;/authors&gt;&lt;/contributors&gt;&lt;titles&gt;&lt;title&gt;The proportion of missing data should not be used to guide decisions on multiple imputation&lt;/title&gt;&lt;secondary-title&gt;Journal of Clinical Epidemiology&lt;/secondary-title&gt;&lt;/titles&gt;&lt;periodical&gt;&lt;full-title&gt;Journal of Clinical Epidemiology&lt;/full-title&gt;&lt;/periodical&gt;&lt;pages&gt;63-73&lt;/pages&gt;&lt;volume&gt;110&lt;/volume&gt;&lt;keywords&gt;&lt;keyword&gt;ALSPAC&lt;/keyword&gt;&lt;keyword&gt;Bias&lt;/keyword&gt;&lt;keyword&gt;Methods&lt;/keyword&gt;&lt;keyword&gt;Missing data&lt;/keyword&gt;&lt;keyword&gt;Multiple imputation&lt;/keyword&gt;&lt;keyword&gt;Simulation&lt;/keyword&gt;&lt;/keywords&gt;&lt;dates&gt;&lt;year&gt;2019&lt;/year&gt;&lt;pub-dates&gt;&lt;date&gt;2019/06/01/&lt;/date&gt;&lt;/pub-dates&gt;&lt;/dates&gt;&lt;isbn&gt;0895-4356&lt;/isbn&gt;&lt;urls&gt;&lt;related-urls&gt;&lt;url&gt;https://www.sciencedirect.com/science/article/pii/S0895435618308710&lt;/url&gt;&lt;/related-urls&gt;&lt;/urls&gt;&lt;electronic-resource-num&gt;https://doi.org/10.1016/j.jclinepi.2019.02.016&lt;/electronic-resource-num&gt;&lt;/record&gt;&lt;/Cite&gt;&lt;/EndNote&gt;</w:instrText>
      </w:r>
      <w:del w:id="547" w:author="My Luong Vuong" w:date="2025-02-09T10:20:00Z">
        <w:r w:rsidR="00672A4A" w:rsidDel="00E57DE2">
          <w:rPr>
            <w:lang w:val="en-US"/>
          </w:rPr>
          <w:fldChar w:fldCharType="separate"/>
        </w:r>
      </w:del>
      <w:r w:rsidR="00F7141A" w:rsidRPr="00F7141A">
        <w:rPr>
          <w:noProof/>
          <w:vertAlign w:val="superscript"/>
          <w:lang w:val="en-US"/>
        </w:rPr>
        <w:t>71</w:t>
      </w:r>
      <w:del w:id="548" w:author="My Luong Vuong" w:date="2025-02-09T10:20:00Z">
        <w:r w:rsidR="00672A4A" w:rsidDel="00E57DE2">
          <w:rPr>
            <w:lang w:val="en-US"/>
          </w:rPr>
          <w:fldChar w:fldCharType="end"/>
        </w:r>
        <w:r w:rsidR="008A6CB7" w:rsidDel="00E57DE2">
          <w:rPr>
            <w:lang w:val="en-US"/>
          </w:rPr>
          <w:delText xml:space="preserve"> </w:delText>
        </w:r>
        <w:r w:rsidR="006D44E2" w:rsidRPr="006D44E2" w:rsidDel="00E57DE2">
          <w:rPr>
            <w:lang w:val="en-US"/>
          </w:rPr>
          <w:delText>The benefit of MI in smaller missingness scenarios was less apparent, likely due to our small sample size</w:delText>
        </w:r>
        <w:r w:rsidR="00044030" w:rsidDel="00E57DE2">
          <w:rPr>
            <w:lang w:val="en-US"/>
          </w:rPr>
          <w:delText xml:space="preserve"> (32)</w:delText>
        </w:r>
        <w:r w:rsidR="006D44E2" w:rsidRPr="006D44E2" w:rsidDel="00E57DE2">
          <w:rPr>
            <w:lang w:val="en-US"/>
          </w:rPr>
          <w:delText xml:space="preserve"> and the limited number of auxiliary variables (only two in our study)</w:delText>
        </w:r>
      </w:del>
      <w:ins w:id="549" w:author="My Luong Vuong" w:date="2025-02-09T10:20:00Z">
        <w:r w:rsidR="00E57DE2">
          <w:rPr>
            <w:lang w:val="en-US"/>
          </w:rPr>
          <w:t>This high</w:t>
        </w:r>
      </w:ins>
      <w:ins w:id="550" w:author="My Luong Vuong" w:date="2025-02-09T10:21:00Z">
        <w:r w:rsidR="00E57DE2">
          <w:rPr>
            <w:lang w:val="en-US"/>
          </w:rPr>
          <w:t xml:space="preserve">lights the major benefit of MI </w:t>
        </w:r>
      </w:ins>
      <w:ins w:id="551" w:author="My Luong Vuong" w:date="2025-02-09T10:22:00Z">
        <w:r w:rsidR="006126BC">
          <w:rPr>
            <w:lang w:val="en-US"/>
          </w:rPr>
          <w:t xml:space="preserve">over SI, as </w:t>
        </w:r>
      </w:ins>
      <w:ins w:id="552" w:author="My Luong Vuong" w:date="2025-02-09T10:26:00Z">
        <w:r w:rsidR="00593456">
          <w:rPr>
            <w:lang w:val="en-US"/>
          </w:rPr>
          <w:t>the former</w:t>
        </w:r>
      </w:ins>
      <w:ins w:id="553" w:author="My Luong Vuong" w:date="2025-02-09T10:22:00Z">
        <w:r w:rsidR="006126BC">
          <w:rPr>
            <w:lang w:val="en-US"/>
          </w:rPr>
          <w:t xml:space="preserve"> acknowledges the uncertainty o</w:t>
        </w:r>
      </w:ins>
      <w:ins w:id="554" w:author="My Luong Vuong" w:date="2025-02-09T10:23:00Z">
        <w:r w:rsidR="006126BC">
          <w:rPr>
            <w:lang w:val="en-US"/>
          </w:rPr>
          <w:t>f the missing values and hence reflects the p</w:t>
        </w:r>
      </w:ins>
      <w:ins w:id="555" w:author="My Luong Vuong" w:date="2025-02-09T10:24:00Z">
        <w:r w:rsidR="006126BC">
          <w:rPr>
            <w:lang w:val="en-US"/>
          </w:rPr>
          <w:t>arameter uncertainty better</w:t>
        </w:r>
      </w:ins>
      <w:ins w:id="556" w:author="My Luong Vuong" w:date="2025-02-09T10:26:00Z">
        <w:r w:rsidR="00593456">
          <w:rPr>
            <w:lang w:val="en-US"/>
          </w:rPr>
          <w:t xml:space="preserve"> than the latter</w:t>
        </w:r>
      </w:ins>
      <w:r w:rsidR="006D44E2" w:rsidRPr="006D44E2">
        <w:rPr>
          <w:lang w:val="en-US"/>
        </w:rPr>
        <w:t>.</w:t>
      </w:r>
      <w:r w:rsidR="00AD0649">
        <w:rPr>
          <w:lang w:val="en-US"/>
        </w:rPr>
        <w:t xml:space="preserve"> </w:t>
      </w:r>
      <w:ins w:id="557" w:author="My Luong Vuong" w:date="2025-02-09T10:27:00Z">
        <w:r w:rsidR="003430A6">
          <w:rPr>
            <w:lang w:val="en-US"/>
          </w:rPr>
          <w:t xml:space="preserve">Our finding aligns with </w:t>
        </w:r>
      </w:ins>
      <w:del w:id="558" w:author="My Luong Vuong" w:date="2025-02-09T10:27:00Z">
        <w:r w:rsidR="00044030" w:rsidDel="003430A6">
          <w:rPr>
            <w:lang w:val="en-US"/>
          </w:rPr>
          <w:delText xml:space="preserve">In </w:delText>
        </w:r>
      </w:del>
      <w:r w:rsidR="00AB25ED">
        <w:rPr>
          <w:lang w:val="en-US"/>
        </w:rPr>
        <w:t>a</w:t>
      </w:r>
      <w:r w:rsidR="00044030">
        <w:rPr>
          <w:lang w:val="en-US"/>
        </w:rPr>
        <w:t xml:space="preserve"> </w:t>
      </w:r>
      <w:del w:id="559" w:author="My Luong Vuong" w:date="2025-02-23T23:01:00Z">
        <w:r w:rsidR="00044030" w:rsidDel="00CB717B">
          <w:rPr>
            <w:lang w:val="en-US"/>
          </w:rPr>
          <w:delText>study</w:delText>
        </w:r>
        <w:r w:rsidR="00AB25ED" w:rsidDel="00CB717B">
          <w:rPr>
            <w:lang w:val="en-US"/>
          </w:rPr>
          <w:delText xml:space="preserve"> </w:delText>
        </w:r>
      </w:del>
      <w:del w:id="560" w:author="My Luong Vuong" w:date="2025-02-09T10:29:00Z">
        <w:r w:rsidR="00AB25ED" w:rsidDel="003C5D4F">
          <w:rPr>
            <w:lang w:val="en-US"/>
          </w:rPr>
          <w:delText xml:space="preserve">with </w:delText>
        </w:r>
      </w:del>
      <w:del w:id="561" w:author="My Luong Vuong" w:date="2025-02-23T23:01:00Z">
        <w:r w:rsidR="00AB25ED" w:rsidDel="00CB717B">
          <w:rPr>
            <w:lang w:val="en-US"/>
          </w:rPr>
          <w:delText>a much larger sample size</w:delText>
        </w:r>
      </w:del>
      <w:ins w:id="562" w:author="My Luong Vuong" w:date="2025-02-23T23:01:00Z">
        <w:r w:rsidR="00CB717B">
          <w:rPr>
            <w:lang w:val="en-US"/>
          </w:rPr>
          <w:t>previous study</w:t>
        </w:r>
      </w:ins>
      <w:r w:rsidR="00044030">
        <w:rPr>
          <w:lang w:val="en-US"/>
        </w:rPr>
        <w:t xml:space="preserve"> of 215 neonates</w:t>
      </w:r>
      <w:ins w:id="563" w:author="My Luong Vuong" w:date="2025-02-09T10:27:00Z">
        <w:r w:rsidR="003B4C50">
          <w:rPr>
            <w:lang w:val="en-US"/>
          </w:rPr>
          <w:t>,</w:t>
        </w:r>
      </w:ins>
      <w:r w:rsidR="00AB0C4C">
        <w:rPr>
          <w:lang w:val="en-US"/>
        </w:rPr>
        <w:t xml:space="preserve"> </w:t>
      </w:r>
      <w:del w:id="564" w:author="My Luong Vuong" w:date="2025-02-23T23:15:00Z">
        <w:r w:rsidR="005A5BC4" w:rsidDel="00377BDC">
          <w:rPr>
            <w:lang w:val="en-US"/>
          </w:rPr>
          <w:delText xml:space="preserve">with </w:delText>
        </w:r>
      </w:del>
      <w:ins w:id="565" w:author="My Luong Vuong" w:date="2025-02-23T23:15:00Z">
        <w:r w:rsidR="00377BDC">
          <w:rPr>
            <w:lang w:val="en-US"/>
          </w:rPr>
          <w:t xml:space="preserve">where </w:t>
        </w:r>
      </w:ins>
      <w:r w:rsidR="00AB0C4C">
        <w:rPr>
          <w:lang w:val="en-US"/>
        </w:rPr>
        <w:t xml:space="preserve">20% of the covariate </w:t>
      </w:r>
      <w:del w:id="566" w:author="My Luong Vuong" w:date="2025-02-23T23:15:00Z">
        <w:r w:rsidR="0035350B" w:rsidDel="00823C2A">
          <w:rPr>
            <w:lang w:val="en-US"/>
          </w:rPr>
          <w:delText>being</w:delText>
        </w:r>
        <w:r w:rsidR="00AB0C4C" w:rsidDel="00823C2A">
          <w:rPr>
            <w:lang w:val="en-US"/>
          </w:rPr>
          <w:delText xml:space="preserve"> </w:delText>
        </w:r>
      </w:del>
      <w:ins w:id="567" w:author="My Luong Vuong" w:date="2025-02-23T23:15:00Z">
        <w:r w:rsidR="00823C2A">
          <w:rPr>
            <w:lang w:val="en-US"/>
          </w:rPr>
          <w:t xml:space="preserve">was </w:t>
        </w:r>
      </w:ins>
      <w:r w:rsidR="00AB0C4C">
        <w:rPr>
          <w:lang w:val="en-US"/>
        </w:rPr>
        <w:t>MAR</w:t>
      </w:r>
      <w:ins w:id="568" w:author="My Luong Vuong" w:date="2025-02-23T23:15:00Z">
        <w:r w:rsidR="00823C2A">
          <w:rPr>
            <w:lang w:val="en-US"/>
          </w:rPr>
          <w:t>.</w:t>
        </w:r>
      </w:ins>
      <w:ins w:id="569" w:author="My Luong Vuong" w:date="2025-02-23T23:01:00Z">
        <w:r w:rsidR="00EA1B7C">
          <w:rPr>
            <w:lang w:val="en-US"/>
          </w:rPr>
          <w:t xml:space="preserve"> </w:t>
        </w:r>
      </w:ins>
      <w:ins w:id="570" w:author="My Luong Vuong" w:date="2025-02-23T23:15:00Z">
        <w:r w:rsidR="00823C2A">
          <w:rPr>
            <w:lang w:val="en-US"/>
          </w:rPr>
          <w:t>T</w:t>
        </w:r>
      </w:ins>
      <w:del w:id="571" w:author="My Luong Vuong" w:date="2025-02-09T10:29:00Z">
        <w:r w:rsidR="00044030" w:rsidDel="00A721E4">
          <w:rPr>
            <w:lang w:val="en-US"/>
          </w:rPr>
          <w:delText>,</w:delText>
        </w:r>
      </w:del>
      <w:del w:id="572" w:author="My Luong Vuong" w:date="2025-02-23T23:15:00Z">
        <w:r w:rsidR="00044030" w:rsidDel="00823C2A">
          <w:rPr>
            <w:lang w:val="en-US"/>
          </w:rPr>
          <w:delText xml:space="preserve"> </w:delText>
        </w:r>
      </w:del>
      <w:ins w:id="573" w:author="My Luong Vuong" w:date="2025-02-09T10:28:00Z">
        <w:r w:rsidR="003B4C50">
          <w:rPr>
            <w:lang w:val="en-US"/>
          </w:rPr>
          <w:t>hey</w:t>
        </w:r>
      </w:ins>
      <w:del w:id="574" w:author="My Luong Vuong" w:date="2025-02-09T10:27:00Z">
        <w:r w:rsidR="006F55C4" w:rsidDel="003B4C50">
          <w:rPr>
            <w:lang w:val="en-US"/>
          </w:rPr>
          <w:delText>Bram et al.</w:delText>
        </w:r>
      </w:del>
      <w:r w:rsidR="006F55C4">
        <w:rPr>
          <w:lang w:val="en-US"/>
        </w:rPr>
        <w:t xml:space="preserve"> </w:t>
      </w:r>
      <w:r w:rsidR="00845D94">
        <w:rPr>
          <w:lang w:val="en-US"/>
        </w:rPr>
        <w:t>confirmed</w:t>
      </w:r>
      <w:r w:rsidR="006F55C4">
        <w:rPr>
          <w:lang w:val="en-US"/>
        </w:rPr>
        <w:t xml:space="preserve"> that MI yielded </w:t>
      </w:r>
      <w:r w:rsidR="006F6339">
        <w:rPr>
          <w:lang w:val="en-US"/>
        </w:rPr>
        <w:t>a standard error estimate</w:t>
      </w:r>
      <w:r w:rsidR="0002068B">
        <w:rPr>
          <w:lang w:val="en-US"/>
        </w:rPr>
        <w:t xml:space="preserve"> of the covariate effect significantly</w:t>
      </w:r>
      <w:r w:rsidR="006F6339">
        <w:rPr>
          <w:lang w:val="en-US"/>
        </w:rPr>
        <w:t xml:space="preserve"> closer to</w:t>
      </w:r>
      <w:r w:rsidR="0002068B">
        <w:rPr>
          <w:lang w:val="en-US"/>
        </w:rPr>
        <w:t xml:space="preserve"> the truth.</w:t>
      </w:r>
      <w:r w:rsidR="004D2E33">
        <w:rPr>
          <w:lang w:val="en-US"/>
        </w:rPr>
        <w:fldChar w:fldCharType="begin"/>
      </w:r>
      <w:r w:rsidR="004D2E33">
        <w:rPr>
          <w:lang w:val="en-US"/>
        </w:rPr>
        <w:instrText xml:space="preserve"> ADDIN EN.CITE &lt;EndNote&gt;&lt;Cite&gt;&lt;Author&gt;Bräm&lt;/Author&gt;&lt;Year&gt;2022&lt;/Year&gt;&lt;RecNum&gt;6&lt;/RecNum&gt;&lt;DisplayText&gt;&lt;style face="superscript"&gt;3&lt;/style&gt;&lt;/DisplayText&gt;&lt;record&gt;&lt;rec-number&gt;6&lt;/rec-number&gt;&lt;foreign-keys&gt;&lt;key app="EN" db-id="ss92raaewt9rt0e55p6pe9ah5fa2r9tvxxwp" timestamp="1702974627"&gt;6&lt;/key&gt;&lt;/foreign-keys&gt;&lt;ref-type name="Journal Article"&gt;17&lt;/ref-type&gt;&lt;contributors&gt;&lt;authors&gt;&lt;author&gt;Bräm, D. S.&lt;/author&gt;&lt;author&gt;Nahum, U.&lt;/author&gt;&lt;author&gt;Atkinson, A.&lt;/author&gt;&lt;author&gt;Koch, G.&lt;/author&gt;&lt;author&gt;Pfister, M.&lt;/author&gt;&lt;/authors&gt;&lt;/contributors&gt;&lt;auth-address&gt;Pediatric Pharmacology and Pharmacometrics, University Children&amp;apos;s Hospital Basel (UKBB), University of Basel, Basel, Switzerland.&lt;/auth-address&gt;&lt;titles&gt;&lt;title&gt;Evaluation of machine learning methods for covariate data imputation in pharmacometrics&lt;/title&gt;&lt;secondary-title&gt;CPT Pharmacometrics Syst Pharmacol&lt;/secondary-title&gt;&lt;/titles&gt;&lt;periodical&gt;&lt;full-title&gt;CPT Pharmacometrics Syst Pharmacol&lt;/full-title&gt;&lt;abbr-1&gt;CPT:PSP&lt;/abbr-1&gt;&lt;/periodical&gt;&lt;pages&gt;1638-1648&lt;/pages&gt;&lt;volume&gt;11&lt;/volume&gt;&lt;number&gt;12&lt;/number&gt;&lt;edition&gt;20221108&lt;/edition&gt;&lt;keywords&gt;&lt;keyword&gt;Humans&lt;/keyword&gt;&lt;keyword&gt;Data Interpretation, Statistical&lt;/keyword&gt;&lt;keyword&gt;Bias&lt;/keyword&gt;&lt;keyword&gt;*Machine Learning&lt;/keyword&gt;&lt;keyword&gt;Computer Simulation&lt;/keyword&gt;&lt;/keywords&gt;&lt;dates&gt;&lt;year&gt;2022&lt;/year&gt;&lt;pub-dates&gt;&lt;date&gt;Dec&lt;/date&gt;&lt;/pub-dates&gt;&lt;/dates&gt;&lt;isbn&gt;2163-8306&lt;/isbn&gt;&lt;accession-num&gt;36346135&lt;/accession-num&gt;&lt;urls&gt;&lt;/urls&gt;&lt;custom1&gt;The authors declared no competing interests for this work.&lt;/custom1&gt;&lt;custom2&gt;PMC9755916&lt;/custom2&gt;&lt;electronic-resource-num&gt;10.1002/psp4.12874&lt;/electronic-resource-num&gt;&lt;remote-database-provider&gt;NLM&lt;/remote-database-provider&gt;&lt;language&gt;eng&lt;/language&gt;&lt;/record&gt;&lt;/Cite&gt;&lt;/EndNote&gt;</w:instrText>
      </w:r>
      <w:r w:rsidR="004D2E33">
        <w:rPr>
          <w:lang w:val="en-US"/>
        </w:rPr>
        <w:fldChar w:fldCharType="separate"/>
      </w:r>
      <w:r w:rsidR="004D2E33" w:rsidRPr="004D2E33">
        <w:rPr>
          <w:noProof/>
          <w:vertAlign w:val="superscript"/>
          <w:lang w:val="en-US"/>
        </w:rPr>
        <w:t>3</w:t>
      </w:r>
      <w:r w:rsidR="004D2E33">
        <w:rPr>
          <w:lang w:val="en-US"/>
        </w:rPr>
        <w:fldChar w:fldCharType="end"/>
      </w:r>
      <w:r w:rsidR="00CF0F48">
        <w:rPr>
          <w:lang w:val="en-US"/>
        </w:rPr>
        <w:t xml:space="preserve"> </w:t>
      </w:r>
      <w:del w:id="575" w:author="My Luong Vuong" w:date="2025-02-09T10:30:00Z">
        <w:r w:rsidR="002B7DF0" w:rsidRPr="002B7DF0" w:rsidDel="006831A5">
          <w:rPr>
            <w:lang w:val="en-US"/>
          </w:rPr>
          <w:delText>Nonetheless,</w:delText>
        </w:r>
        <w:r w:rsidR="000B6E96" w:rsidDel="006831A5">
          <w:rPr>
            <w:lang w:val="en-US"/>
          </w:rPr>
          <w:delText xml:space="preserve"> we showed that</w:delText>
        </w:r>
        <w:r w:rsidR="002B7DF0" w:rsidRPr="002B7DF0" w:rsidDel="006831A5">
          <w:rPr>
            <w:lang w:val="en-US"/>
          </w:rPr>
          <w:delText xml:space="preserve"> MI consistently produced standard error</w:delText>
        </w:r>
        <w:r w:rsidR="00C55891" w:rsidDel="006831A5">
          <w:rPr>
            <w:lang w:val="en-US"/>
          </w:rPr>
          <w:delText xml:space="preserve"> </w:delText>
        </w:r>
        <w:r w:rsidR="00B21C77" w:rsidRPr="00CF4FD4" w:rsidDel="006831A5">
          <w:rPr>
            <w:lang w:val="en-US"/>
          </w:rPr>
          <w:delText>|rBias(%)|</w:delText>
        </w:r>
        <w:r w:rsidR="002B7DF0" w:rsidRPr="002B7DF0" w:rsidDel="006831A5">
          <w:rPr>
            <w:lang w:val="en-US"/>
          </w:rPr>
          <w:delText xml:space="preserve"> with smaller variances across all missingness levels, suggesting </w:delText>
        </w:r>
        <w:r w:rsidR="00B53D38" w:rsidDel="006831A5">
          <w:rPr>
            <w:lang w:val="en-US"/>
          </w:rPr>
          <w:delText>a </w:delText>
        </w:r>
        <w:r w:rsidR="002B7DF0" w:rsidRPr="002B7DF0" w:rsidDel="006831A5">
          <w:rPr>
            <w:lang w:val="en-US"/>
          </w:rPr>
          <w:delText xml:space="preserve">more reliable and consistent </w:delText>
        </w:r>
        <w:r w:rsidR="00ED6427" w:rsidDel="006831A5">
          <w:rPr>
            <w:lang w:val="en-US"/>
          </w:rPr>
          <w:delText>estimate of uncertainty</w:delText>
        </w:r>
        <w:r w:rsidR="00D25C04" w:rsidDel="006831A5">
          <w:rPr>
            <w:lang w:val="en-US"/>
          </w:rPr>
          <w:delText xml:space="preserve"> </w:delText>
        </w:r>
        <w:r w:rsidR="00BE6010" w:rsidDel="006831A5">
          <w:rPr>
            <w:lang w:val="en-US"/>
          </w:rPr>
          <w:delText>than</w:delText>
        </w:r>
        <w:r w:rsidR="002B7DF0" w:rsidRPr="002B7DF0" w:rsidDel="006831A5">
          <w:rPr>
            <w:lang w:val="en-US"/>
          </w:rPr>
          <w:delText xml:space="preserve"> SI</w:delText>
        </w:r>
        <w:r w:rsidR="00CE7DF5" w:rsidDel="006831A5">
          <w:rPr>
            <w:lang w:val="en-US"/>
          </w:rPr>
          <w:delText>.</w:delText>
        </w:r>
        <w:r w:rsidR="00B340F8" w:rsidDel="006831A5">
          <w:rPr>
            <w:lang w:val="en-US"/>
          </w:rPr>
          <w:delText xml:space="preserve"> </w:delText>
        </w:r>
        <w:r w:rsidR="00CC07F3" w:rsidDel="006831A5">
          <w:rPr>
            <w:lang w:val="en-US"/>
          </w:rPr>
          <w:delText xml:space="preserve">Moreover, </w:delText>
        </w:r>
        <w:r w:rsidR="00F22838" w:rsidDel="006831A5">
          <w:rPr>
            <w:lang w:val="en-US"/>
          </w:rPr>
          <w:delText>o</w:delText>
        </w:r>
      </w:del>
      <w:ins w:id="576" w:author="My Luong Vuong" w:date="2025-02-09T10:30:00Z">
        <w:r w:rsidR="006831A5">
          <w:rPr>
            <w:lang w:val="en-US"/>
          </w:rPr>
          <w:t>O</w:t>
        </w:r>
      </w:ins>
      <w:r w:rsidR="00F22838">
        <w:rPr>
          <w:lang w:val="en-US"/>
        </w:rPr>
        <w:t>ur case study is the first</w:t>
      </w:r>
      <w:r w:rsidR="007A76FB">
        <w:rPr>
          <w:lang w:val="en-US"/>
        </w:rPr>
        <w:t xml:space="preserve"> in pharmacometrics </w:t>
      </w:r>
      <w:r w:rsidR="004D5F4F">
        <w:rPr>
          <w:lang w:val="en-US"/>
        </w:rPr>
        <w:t>to compare</w:t>
      </w:r>
      <w:r w:rsidR="007A76FB">
        <w:rPr>
          <w:lang w:val="en-US"/>
        </w:rPr>
        <w:t xml:space="preserve"> the </w:t>
      </w:r>
      <w:r w:rsidR="00D41613">
        <w:rPr>
          <w:lang w:val="en-US"/>
        </w:rPr>
        <w:t>absolute relative bias</w:t>
      </w:r>
      <w:r w:rsidR="002A349F">
        <w:rPr>
          <w:lang w:val="en-US"/>
        </w:rPr>
        <w:t xml:space="preserve"> in estimating the standard error</w:t>
      </w:r>
      <w:r w:rsidR="00C6128A">
        <w:rPr>
          <w:lang w:val="en-US"/>
        </w:rPr>
        <w:t>s</w:t>
      </w:r>
      <w:r w:rsidR="007A76FB">
        <w:rPr>
          <w:lang w:val="en-US"/>
        </w:rPr>
        <w:t xml:space="preserve"> </w:t>
      </w:r>
      <w:r w:rsidR="000E662B">
        <w:rPr>
          <w:lang w:val="en-US"/>
        </w:rPr>
        <w:t xml:space="preserve">between </w:t>
      </w:r>
      <w:r w:rsidR="007A76FB">
        <w:rPr>
          <w:lang w:val="en-US"/>
        </w:rPr>
        <w:t xml:space="preserve">MI </w:t>
      </w:r>
      <w:r w:rsidR="000E662B">
        <w:rPr>
          <w:lang w:val="en-US"/>
        </w:rPr>
        <w:t>and</w:t>
      </w:r>
      <w:r w:rsidR="002521E7">
        <w:rPr>
          <w:lang w:val="en-US"/>
        </w:rPr>
        <w:t xml:space="preserve"> SI under various degrees of covariate missingness.</w:t>
      </w:r>
    </w:p>
    <w:p w14:paraId="39BDCE00" w14:textId="7F34EE77" w:rsidR="00BE7A84" w:rsidRDefault="000D029D" w:rsidP="008E5E11">
      <w:pPr>
        <w:rPr>
          <w:lang w:val="en-US"/>
        </w:rPr>
      </w:pPr>
      <w:ins w:id="577" w:author="My Luong Vuong" w:date="2025-02-09T10:43:00Z">
        <w:r>
          <w:rPr>
            <w:lang w:val="en-US"/>
          </w:rPr>
          <w:t xml:space="preserve">In our case study, the MI performance when using the </w:t>
        </w:r>
      </w:ins>
      <w:ins w:id="578" w:author="My Luong Vuong" w:date="2025-02-23T23:02:00Z">
        <w:r w:rsidR="006E7099">
          <w:rPr>
            <w:lang w:val="en-US"/>
          </w:rPr>
          <w:t>main</w:t>
        </w:r>
      </w:ins>
      <w:ins w:id="579" w:author="My Luong Vuong" w:date="2025-02-09T10:43:00Z">
        <w:r>
          <w:rPr>
            <w:lang w:val="en-US"/>
          </w:rPr>
          <w:t xml:space="preserve"> imputation model was better than when using the secondary imputation model</w:t>
        </w:r>
      </w:ins>
      <w:ins w:id="580" w:author="My Luong Vuong" w:date="2025-02-09T10:44:00Z">
        <w:r w:rsidR="00A24B37">
          <w:rPr>
            <w:lang w:val="en-US"/>
          </w:rPr>
          <w:t xml:space="preserve"> (i</w:t>
        </w:r>
      </w:ins>
      <w:ins w:id="581" w:author="My Luong Vuong" w:date="2025-02-09T10:45:00Z">
        <w:r w:rsidR="00A24B37">
          <w:rPr>
            <w:lang w:val="en-US"/>
          </w:rPr>
          <w:t xml:space="preserve">.e. the </w:t>
        </w:r>
        <w:r w:rsidR="00A24B37" w:rsidRPr="00A24B37">
          <w:rPr>
            <w:i/>
            <w:iCs/>
            <w:lang w:val="en-US"/>
            <w:rPrChange w:id="582" w:author="My Luong Vuong" w:date="2025-02-09T10:45:00Z">
              <w:rPr>
                <w:lang w:val="en-US"/>
              </w:rPr>
            </w:rPrChange>
          </w:rPr>
          <w:t>mimp</w:t>
        </w:r>
        <w:r w:rsidR="00A24B37">
          <w:rPr>
            <w:lang w:val="en-US"/>
          </w:rPr>
          <w:t xml:space="preserve"> approach)</w:t>
        </w:r>
      </w:ins>
      <w:ins w:id="583" w:author="My Luong Vuong" w:date="2025-02-09T10:44:00Z">
        <w:r w:rsidR="004D0E6B">
          <w:rPr>
            <w:lang w:val="en-US"/>
          </w:rPr>
          <w:t>, especially in reflecting the uncertainty estimate</w:t>
        </w:r>
        <w:r>
          <w:rPr>
            <w:lang w:val="en-US"/>
          </w:rPr>
          <w:t>.</w:t>
        </w:r>
        <w:r w:rsidR="004D0E6B">
          <w:rPr>
            <w:lang w:val="en-US"/>
          </w:rPr>
          <w:t xml:space="preserve"> </w:t>
        </w:r>
        <w:r w:rsidR="00A24B37">
          <w:rPr>
            <w:lang w:val="en-US"/>
          </w:rPr>
          <w:t>Thi</w:t>
        </w:r>
      </w:ins>
      <w:ins w:id="584" w:author="My Luong Vuong" w:date="2025-02-09T10:45:00Z">
        <w:r w:rsidR="00A24B37">
          <w:rPr>
            <w:lang w:val="en-US"/>
          </w:rPr>
          <w:t xml:space="preserve">s </w:t>
        </w:r>
      </w:ins>
      <w:ins w:id="585" w:author="My Luong Vuong" w:date="2025-02-09T10:50:00Z">
        <w:r w:rsidR="00915A78">
          <w:rPr>
            <w:lang w:val="en-US"/>
          </w:rPr>
          <w:t>may</w:t>
        </w:r>
      </w:ins>
      <w:ins w:id="586" w:author="My Luong Vuong" w:date="2025-02-09T10:45:00Z">
        <w:r w:rsidR="00A24B37">
          <w:rPr>
            <w:lang w:val="en-US"/>
          </w:rPr>
          <w:t xml:space="preserve"> be because </w:t>
        </w:r>
      </w:ins>
      <w:ins w:id="587" w:author="My Luong Vuong" w:date="2025-02-23T23:09:00Z">
        <w:r w:rsidR="00EA4110">
          <w:rPr>
            <w:lang w:val="en-US"/>
          </w:rPr>
          <w:t xml:space="preserve">the </w:t>
        </w:r>
        <w:r w:rsidR="00115AE8">
          <w:rPr>
            <w:lang w:val="en-US"/>
          </w:rPr>
          <w:t>individual parameter estimate lacks information due to eta-shrinkage.</w:t>
        </w:r>
      </w:ins>
      <w:ins w:id="588" w:author="My Luong Vuong" w:date="2025-02-09T10:44:00Z">
        <w:r>
          <w:rPr>
            <w:lang w:val="en-US"/>
          </w:rPr>
          <w:t xml:space="preserve"> </w:t>
        </w:r>
      </w:ins>
    </w:p>
    <w:p w14:paraId="146911C6" w14:textId="7594C7A9" w:rsidR="00CB0DE6" w:rsidDel="00C030AF" w:rsidRDefault="00154235" w:rsidP="008E5E11">
      <w:pPr>
        <w:rPr>
          <w:del w:id="589" w:author="My Luong Vuong" w:date="2025-02-23T23:11:00Z"/>
          <w:lang w:val="en-US"/>
        </w:rPr>
      </w:pPr>
      <w:r>
        <w:rPr>
          <w:lang w:val="en-US"/>
        </w:rPr>
        <w:t xml:space="preserve">With our case study, we have only investigated the scenario where there is only one covariate missing and </w:t>
      </w:r>
      <w:r w:rsidR="00DD7211">
        <w:rPr>
          <w:lang w:val="en-US"/>
        </w:rPr>
        <w:t xml:space="preserve">the missing covariate is at baseline. </w:t>
      </w:r>
      <w:r w:rsidR="00C2602B" w:rsidRPr="00C2602B">
        <w:rPr>
          <w:lang w:val="en-US"/>
        </w:rPr>
        <w:t xml:space="preserve">Future research should explore MI's performance when </w:t>
      </w:r>
      <w:r w:rsidR="00DC074F">
        <w:rPr>
          <w:lang w:val="en-US"/>
        </w:rPr>
        <w:t>two or more</w:t>
      </w:r>
      <w:r w:rsidR="00C2602B" w:rsidRPr="00C2602B">
        <w:rPr>
          <w:lang w:val="en-US"/>
        </w:rPr>
        <w:t xml:space="preserve"> covariates are missing</w:t>
      </w:r>
      <w:r w:rsidR="0033779C">
        <w:rPr>
          <w:lang w:val="en-US"/>
        </w:rPr>
        <w:t xml:space="preserve">, and also </w:t>
      </w:r>
      <w:r w:rsidR="00C5169B">
        <w:rPr>
          <w:lang w:val="en-US"/>
        </w:rPr>
        <w:t>where at least one covariate is time-varying</w:t>
      </w:r>
      <w:r w:rsidR="008A3BD5">
        <w:rPr>
          <w:lang w:val="en-US"/>
        </w:rPr>
        <w:t xml:space="preserve"> (e.g., </w:t>
      </w:r>
      <w:r w:rsidR="00B348E3">
        <w:rPr>
          <w:lang w:val="en-US"/>
        </w:rPr>
        <w:t>SCr</w:t>
      </w:r>
      <w:r w:rsidR="008A3BD5">
        <w:rPr>
          <w:lang w:val="en-US"/>
        </w:rPr>
        <w:t>)</w:t>
      </w:r>
      <w:r w:rsidR="00C5169B">
        <w:rPr>
          <w:lang w:val="en-US"/>
        </w:rPr>
        <w:t>.</w:t>
      </w:r>
      <w:r w:rsidR="00AF314A">
        <w:rPr>
          <w:lang w:val="en-US"/>
        </w:rPr>
        <w:t xml:space="preserve"> </w:t>
      </w:r>
      <w:del w:id="590" w:author="My Luong Vuong" w:date="2025-02-23T23:11:00Z">
        <w:r w:rsidR="00CB0DE6" w:rsidRPr="00CB0DE6" w:rsidDel="00C030AF">
          <w:rPr>
            <w:lang w:val="en-US"/>
          </w:rPr>
          <w:delText>Additionally, beyond the parametric imputation method used in this study, other MI methods, such as predictive mean matching (PMM), should be explored.</w:delText>
        </w:r>
      </w:del>
    </w:p>
    <w:p w14:paraId="7CB44D32" w14:textId="26086439" w:rsidR="00A21534" w:rsidRDefault="002352D1" w:rsidP="008E5E11">
      <w:pPr>
        <w:rPr>
          <w:ins w:id="591" w:author="My Luong Vuong" w:date="2025-02-09T10:59:00Z"/>
          <w:lang w:val="en-US"/>
        </w:rPr>
      </w:pPr>
      <w:r>
        <w:rPr>
          <w:lang w:val="en-US"/>
        </w:rPr>
        <w:t>In addition to</w:t>
      </w:r>
      <w:r w:rsidR="00D1211B">
        <w:rPr>
          <w:lang w:val="en-US"/>
        </w:rPr>
        <w:t xml:space="preserve"> MI</w:t>
      </w:r>
      <w:r w:rsidR="00291C48">
        <w:rPr>
          <w:lang w:val="en-US"/>
        </w:rPr>
        <w:t>,</w:t>
      </w:r>
      <w:r w:rsidR="00AC5AC2">
        <w:rPr>
          <w:lang w:val="en-US"/>
        </w:rPr>
        <w:t xml:space="preserve"> </w:t>
      </w:r>
      <w:r w:rsidR="00473B8B">
        <w:rPr>
          <w:lang w:val="en-US"/>
        </w:rPr>
        <w:t xml:space="preserve">maximum </w:t>
      </w:r>
      <w:r w:rsidR="001A4E45">
        <w:rPr>
          <w:lang w:val="en-US"/>
        </w:rPr>
        <w:t xml:space="preserve">likelihood </w:t>
      </w:r>
      <w:r w:rsidR="004E2497">
        <w:rPr>
          <w:lang w:val="en-US"/>
        </w:rPr>
        <w:t>(ML)</w:t>
      </w:r>
      <w:r w:rsidR="001A4E45">
        <w:rPr>
          <w:lang w:val="en-US"/>
        </w:rPr>
        <w:t xml:space="preserve"> is another</w:t>
      </w:r>
      <w:r w:rsidR="00936E25">
        <w:rPr>
          <w:lang w:val="en-US"/>
        </w:rPr>
        <w:t xml:space="preserve"> </w:t>
      </w:r>
      <w:r w:rsidR="00497AB0">
        <w:rPr>
          <w:lang w:val="en-US"/>
        </w:rPr>
        <w:t xml:space="preserve">valid </w:t>
      </w:r>
      <w:r w:rsidR="00C10798">
        <w:rPr>
          <w:lang w:val="en-US"/>
        </w:rPr>
        <w:t>approach</w:t>
      </w:r>
      <w:r w:rsidR="00936E25">
        <w:rPr>
          <w:lang w:val="en-US"/>
        </w:rPr>
        <w:t xml:space="preserve"> under MAR</w:t>
      </w:r>
      <w:r w:rsidR="00376206">
        <w:rPr>
          <w:lang w:val="en-US"/>
        </w:rPr>
        <w:t xml:space="preserve"> if one treats the covariates as outcomes and </w:t>
      </w:r>
      <w:r w:rsidR="00B13BD5">
        <w:rPr>
          <w:lang w:val="en-US"/>
        </w:rPr>
        <w:t>models</w:t>
      </w:r>
      <w:r w:rsidR="00376206">
        <w:rPr>
          <w:lang w:val="en-US"/>
        </w:rPr>
        <w:t xml:space="preserve"> them jointly with the outcome</w:t>
      </w:r>
      <w:r w:rsidR="00936E25">
        <w:rPr>
          <w:lang w:val="en-US"/>
        </w:rPr>
        <w:t xml:space="preserve">. </w:t>
      </w:r>
      <w:r w:rsidR="00355E1D">
        <w:rPr>
          <w:lang w:val="en-US"/>
        </w:rPr>
        <w:t xml:space="preserve">Such an approach has been implemented in the </w:t>
      </w:r>
      <w:r w:rsidR="005F3C41">
        <w:rPr>
          <w:lang w:val="en-US"/>
        </w:rPr>
        <w:t>f</w:t>
      </w:r>
      <w:r w:rsidR="00905F1E">
        <w:rPr>
          <w:lang w:val="en-US"/>
        </w:rPr>
        <w:t>ull random effect</w:t>
      </w:r>
      <w:r w:rsidR="005F3C41">
        <w:rPr>
          <w:lang w:val="en-US"/>
        </w:rPr>
        <w:t>s</w:t>
      </w:r>
      <w:r w:rsidR="00905F1E">
        <w:rPr>
          <w:lang w:val="en-US"/>
        </w:rPr>
        <w:t xml:space="preserve"> </w:t>
      </w:r>
      <w:r w:rsidR="005F3C41">
        <w:rPr>
          <w:lang w:val="en-US"/>
        </w:rPr>
        <w:t>model (FREM</w:t>
      </w:r>
      <w:r w:rsidR="00905DD7">
        <w:rPr>
          <w:lang w:val="en-US"/>
        </w:rPr>
        <w:t xml:space="preserve">) </w:t>
      </w:r>
      <w:r w:rsidR="00355E1D">
        <w:rPr>
          <w:lang w:val="en-US"/>
        </w:rPr>
        <w:t>to</w:t>
      </w:r>
      <w:r w:rsidR="00A817C6">
        <w:rPr>
          <w:lang w:val="en-US"/>
        </w:rPr>
        <w:t xml:space="preserve"> </w:t>
      </w:r>
      <w:r w:rsidR="00905DD7">
        <w:rPr>
          <w:lang w:val="en-US"/>
        </w:rPr>
        <w:t xml:space="preserve">handle </w:t>
      </w:r>
      <w:r w:rsidR="001E4DFC">
        <w:rPr>
          <w:lang w:val="en-US"/>
        </w:rPr>
        <w:t xml:space="preserve">MAR </w:t>
      </w:r>
      <w:r w:rsidR="001E4DFC">
        <w:rPr>
          <w:lang w:val="en-US"/>
        </w:rPr>
        <w:lastRenderedPageBreak/>
        <w:t>covariates.</w:t>
      </w:r>
      <w:r w:rsidR="00440C24">
        <w:rPr>
          <w:lang w:val="en-US"/>
        </w:rPr>
        <w:fldChar w:fldCharType="begin"/>
      </w:r>
      <w:r w:rsidR="004866FE">
        <w:rPr>
          <w:lang w:val="en-US"/>
        </w:rPr>
        <w:instrText xml:space="preserve"> ADDIN EN.CITE &lt;EndNote&gt;&lt;Cite&gt;&lt;Author&gt;Nyberg&lt;/Author&gt;&lt;Year&gt;2024&lt;/Year&gt;&lt;RecNum&gt;88&lt;/RecNum&gt;&lt;DisplayText&gt;&lt;style face="superscript"&gt;72&lt;/style&gt;&lt;/DisplayText&gt;&lt;record&gt;&lt;rec-number&gt;88&lt;/rec-number&gt;&lt;foreign-keys&gt;&lt;key app="EN" db-id="ss92raaewt9rt0e55p6pe9ah5fa2r9tvxxwp" timestamp="1728917924"&gt;88&lt;/key&gt;&lt;/foreign-keys&gt;&lt;ref-type name="Journal Article"&gt;17&lt;/ref-type&gt;&lt;contributors&gt;&lt;authors&gt;&lt;author&gt;Nyberg, Joakim&lt;/author&gt;&lt;author&gt;Jonsson, E. Niclas&lt;/author&gt;&lt;author&gt;Karlsson, Mats O.&lt;/author&gt;&lt;author&gt;Häggström, Jonas&lt;/author&gt;&lt;/authors&gt;&lt;/contributors&gt;&lt;titles&gt;&lt;title&gt;Properties of the full random-effect modeling approach with missing covariate data&lt;/title&gt;&lt;secondary-title&gt;Statistics in Medicine&lt;/secondary-title&gt;&lt;/titles&gt;&lt;periodical&gt;&lt;full-title&gt;Statistics in Medicine&lt;/full-title&gt;&lt;/periodical&gt;&lt;pages&gt;935-952&lt;/pages&gt;&lt;volume&gt;43&lt;/volume&gt;&lt;number&gt;5&lt;/number&gt;&lt;dates&gt;&lt;year&gt;2024&lt;/year&gt;&lt;/dates&gt;&lt;isbn&gt;0277-6715&lt;/isbn&gt;&lt;urls&gt;&lt;related-urls&gt;&lt;url&gt;https://onlinelibrary.wiley.com/doi/abs/10.1002/sim.9979&lt;/url&gt;&lt;/related-urls&gt;&lt;/urls&gt;&lt;electronic-resource-num&gt;https://doi.org/10.1002/sim.9979&lt;/electronic-resource-num&gt;&lt;/record&gt;&lt;/Cite&gt;&lt;/EndNote&gt;</w:instrText>
      </w:r>
      <w:r w:rsidR="00440C24">
        <w:rPr>
          <w:lang w:val="en-US"/>
        </w:rPr>
        <w:fldChar w:fldCharType="separate"/>
      </w:r>
      <w:r w:rsidR="004866FE" w:rsidRPr="004866FE">
        <w:rPr>
          <w:noProof/>
          <w:vertAlign w:val="superscript"/>
          <w:lang w:val="en-US"/>
        </w:rPr>
        <w:t>72</w:t>
      </w:r>
      <w:r w:rsidR="00440C24">
        <w:rPr>
          <w:lang w:val="en-US"/>
        </w:rPr>
        <w:fldChar w:fldCharType="end"/>
      </w:r>
      <w:r w:rsidR="00B563D7">
        <w:rPr>
          <w:lang w:val="en-US"/>
        </w:rPr>
        <w:t xml:space="preserve"> </w:t>
      </w:r>
      <w:r w:rsidR="003A1167">
        <w:rPr>
          <w:lang w:val="en-US"/>
        </w:rPr>
        <w:t>However, this</w:t>
      </w:r>
      <w:r w:rsidR="00F53A16">
        <w:rPr>
          <w:lang w:val="en-US"/>
        </w:rPr>
        <w:t xml:space="preserve"> FREM</w:t>
      </w:r>
      <w:r w:rsidR="003A1167">
        <w:rPr>
          <w:lang w:val="en-US"/>
        </w:rPr>
        <w:t xml:space="preserve"> </w:t>
      </w:r>
      <w:r w:rsidR="005C7AB1">
        <w:rPr>
          <w:lang w:val="en-US"/>
        </w:rPr>
        <w:t xml:space="preserve">technique is </w:t>
      </w:r>
      <w:r w:rsidR="00B563D7" w:rsidRPr="00B563D7">
        <w:rPr>
          <w:lang w:val="en-US"/>
        </w:rPr>
        <w:t>a multivariate longitudinal mixed model</w:t>
      </w:r>
      <w:r w:rsidR="001F5633">
        <w:rPr>
          <w:lang w:val="en-US"/>
        </w:rPr>
        <w:t>,</w:t>
      </w:r>
      <w:r w:rsidR="00B563D7" w:rsidRPr="00B563D7">
        <w:rPr>
          <w:lang w:val="en-US"/>
        </w:rPr>
        <w:t xml:space="preserve"> which </w:t>
      </w:r>
      <w:r w:rsidR="00DB0683">
        <w:rPr>
          <w:lang w:val="en-US"/>
        </w:rPr>
        <w:t>encounters</w:t>
      </w:r>
      <w:r w:rsidR="00B563D7" w:rsidRPr="00B563D7">
        <w:rPr>
          <w:lang w:val="en-US"/>
        </w:rPr>
        <w:t xml:space="preserve"> many </w:t>
      </w:r>
      <w:r w:rsidR="00DB0683">
        <w:rPr>
          <w:lang w:val="en-US"/>
        </w:rPr>
        <w:t>challenges</w:t>
      </w:r>
      <w:r w:rsidR="00B563D7" w:rsidRPr="00B563D7">
        <w:rPr>
          <w:lang w:val="en-US"/>
        </w:rPr>
        <w:t xml:space="preserve"> </w:t>
      </w:r>
      <w:r w:rsidR="00DB0683">
        <w:rPr>
          <w:lang w:val="en-US"/>
        </w:rPr>
        <w:t>in</w:t>
      </w:r>
      <w:r w:rsidR="00B563D7" w:rsidRPr="00B563D7">
        <w:rPr>
          <w:lang w:val="en-US"/>
        </w:rPr>
        <w:t xml:space="preserve"> model fitting</w:t>
      </w:r>
      <w:r w:rsidR="005C7AB1">
        <w:rPr>
          <w:lang w:val="en-US"/>
        </w:rPr>
        <w:t>.</w:t>
      </w:r>
      <w:r w:rsidR="00BA7E35">
        <w:rPr>
          <w:lang w:val="en-US"/>
        </w:rPr>
        <w:fldChar w:fldCharType="begin"/>
      </w:r>
      <w:r w:rsidR="004866FE">
        <w:rPr>
          <w:lang w:val="en-US"/>
        </w:rPr>
        <w:instrText xml:space="preserve"> ADDIN EN.CITE &lt;EndNote&gt;&lt;Cite&gt;&lt;Author&gt;Verbeke&lt;/Author&gt;&lt;Year&gt;2014&lt;/Year&gt;&lt;RecNum&gt;98&lt;/RecNum&gt;&lt;DisplayText&gt;&lt;style face="superscript"&gt;73&lt;/style&gt;&lt;/DisplayText&gt;&lt;record&gt;&lt;rec-number&gt;98&lt;/rec-number&gt;&lt;foreign-keys&gt;&lt;key app="EN" db-id="ss92raaewt9rt0e55p6pe9ah5fa2r9tvxxwp" timestamp="1730200083"&gt;98&lt;/key&gt;&lt;/foreign-keys&gt;&lt;ref-type name="Journal Article"&gt;17&lt;/ref-type&gt;&lt;contributors&gt;&lt;authors&gt;&lt;author&gt;Verbeke, Geert&lt;/author&gt;&lt;author&gt;Fieuws, Steffen&lt;/author&gt;&lt;author&gt;Molenberghs, Geert&lt;/author&gt;&lt;author&gt;Davidian, Marie&lt;/author&gt;&lt;/authors&gt;&lt;/contributors&gt;&lt;titles&gt;&lt;title&gt;The analysis of multivariate longitudinal data: A review&lt;/title&gt;&lt;secondary-title&gt;Statistical Methods in Medical Research&lt;/secondary-title&gt;&lt;/titles&gt;&lt;periodical&gt;&lt;full-title&gt;Statistical Methods in Medical Research&lt;/full-title&gt;&lt;/periodical&gt;&lt;pages&gt;42-59&lt;/pages&gt;&lt;volume&gt;23&lt;/volume&gt;&lt;number&gt;1&lt;/number&gt;&lt;keywords&gt;&lt;keyword&gt;Mixed models,random effects,shared parameters,marginal models,conditional models,latent variables&lt;/keyword&gt;&lt;/keywords&gt;&lt;dates&gt;&lt;year&gt;2014&lt;/year&gt;&lt;/dates&gt;&lt;accession-num&gt;22523185&lt;/accession-num&gt;&lt;urls&gt;&lt;related-urls&gt;&lt;url&gt;https://journals.sagepub.com/doi/abs/10.1177/0962280212445834&lt;/url&gt;&lt;/related-urls&gt;&lt;/urls&gt;&lt;electronic-resource-num&gt;10.1177/0962280212445834&lt;/electronic-resource-num&gt;&lt;/record&gt;&lt;/Cite&gt;&lt;/EndNote&gt;</w:instrText>
      </w:r>
      <w:r w:rsidR="00BA7E35">
        <w:rPr>
          <w:lang w:val="en-US"/>
        </w:rPr>
        <w:fldChar w:fldCharType="separate"/>
      </w:r>
      <w:r w:rsidR="004866FE" w:rsidRPr="004866FE">
        <w:rPr>
          <w:noProof/>
          <w:vertAlign w:val="superscript"/>
          <w:lang w:val="en-US"/>
        </w:rPr>
        <w:t>73</w:t>
      </w:r>
      <w:r w:rsidR="00BA7E35">
        <w:rPr>
          <w:lang w:val="en-US"/>
        </w:rPr>
        <w:fldChar w:fldCharType="end"/>
      </w:r>
      <w:r w:rsidR="00B563D7">
        <w:rPr>
          <w:lang w:val="en-US"/>
        </w:rPr>
        <w:t xml:space="preserve"> </w:t>
      </w:r>
      <w:r w:rsidR="00BA7E35">
        <w:rPr>
          <w:lang w:val="en-US"/>
        </w:rPr>
        <w:t>Nevertheless</w:t>
      </w:r>
      <w:r w:rsidR="001A6105" w:rsidRPr="001A6105">
        <w:rPr>
          <w:lang w:val="en-US"/>
        </w:rPr>
        <w:t>, a comparison between FREM and MI would provide a more comprehensive understanding of their applications in pharmacometrics. This is beyond the scope of the current work but remains an important direction for future research</w:t>
      </w:r>
      <w:r w:rsidR="001E084B" w:rsidRPr="001E084B">
        <w:rPr>
          <w:lang w:val="en-US"/>
        </w:rPr>
        <w:t>.</w:t>
      </w:r>
    </w:p>
    <w:p w14:paraId="11CD083E" w14:textId="09642487" w:rsidR="001149E8" w:rsidRDefault="001149E8" w:rsidP="00D77852">
      <w:pPr>
        <w:rPr>
          <w:lang w:val="en-US"/>
        </w:rPr>
      </w:pPr>
      <w:ins w:id="592" w:author="My Luong Vuong" w:date="2025-02-09T10:59:00Z">
        <w:r>
          <w:rPr>
            <w:lang w:val="en-US"/>
          </w:rPr>
          <w:t>Computer runtime may be an issue that hinders the adoption of MI in practice</w:t>
        </w:r>
      </w:ins>
      <w:r w:rsidR="00572185">
        <w:rPr>
          <w:lang w:val="en-US"/>
        </w:rPr>
        <w:t>.</w:t>
      </w:r>
      <w:ins w:id="593" w:author="My Luong Vuong" w:date="2025-02-21T10:24:00Z">
        <w:r w:rsidR="005C4455">
          <w:rPr>
            <w:lang w:val="en-US"/>
          </w:rPr>
          <w:t xml:space="preserve"> </w:t>
        </w:r>
      </w:ins>
      <w:r w:rsidR="006E3962">
        <w:rPr>
          <w:lang w:val="en-US"/>
        </w:rPr>
        <w:t>T</w:t>
      </w:r>
      <w:ins w:id="594" w:author="My Luong Vuong" w:date="2025-02-09T11:00:00Z">
        <w:r w:rsidR="001C03C4">
          <w:rPr>
            <w:lang w:val="en-US"/>
          </w:rPr>
          <w:t>he runtime is largely determined by the extent of missing values, with more imputations needed if the missingness increases</w:t>
        </w:r>
      </w:ins>
      <w:ins w:id="595" w:author="My Luong Vuong" w:date="2025-02-09T13:55:00Z">
        <w:r w:rsidR="006D250D">
          <w:rPr>
            <w:lang w:val="en-US"/>
          </w:rPr>
          <w:t>,</w:t>
        </w:r>
      </w:ins>
      <w:ins w:id="596" w:author="My Luong Vuong" w:date="2025-02-09T11:00:00Z">
        <w:r w:rsidR="001C03C4">
          <w:rPr>
            <w:lang w:val="en-US"/>
          </w:rPr>
          <w:t xml:space="preserve"> a</w:t>
        </w:r>
      </w:ins>
      <w:ins w:id="597" w:author="My Luong Vuong" w:date="2025-02-09T11:01:00Z">
        <w:r w:rsidR="001C03C4">
          <w:rPr>
            <w:lang w:val="en-US"/>
          </w:rPr>
          <w:t>nd hence the runtime.</w:t>
        </w:r>
        <w:r w:rsidR="0004651F">
          <w:rPr>
            <w:lang w:val="en-US"/>
          </w:rPr>
          <w:t xml:space="preserve"> </w:t>
        </w:r>
      </w:ins>
      <w:ins w:id="598" w:author="My Luong Vuong" w:date="2025-02-09T13:46:00Z">
        <w:r w:rsidR="00F4788B">
          <w:rPr>
            <w:lang w:val="en-US"/>
          </w:rPr>
          <w:t>In our case study, the runtime</w:t>
        </w:r>
      </w:ins>
      <w:ins w:id="599" w:author="My Luong Vuong" w:date="2025-02-09T13:49:00Z">
        <w:r w:rsidR="009D1221">
          <w:rPr>
            <w:lang w:val="en-US"/>
          </w:rPr>
          <w:t xml:space="preserve"> </w:t>
        </w:r>
        <w:r w:rsidR="00D77852">
          <w:rPr>
            <w:lang w:val="en-US"/>
          </w:rPr>
          <w:t>for one MI procedure</w:t>
        </w:r>
      </w:ins>
      <w:ins w:id="600" w:author="My Luong Vuong" w:date="2025-02-09T13:46:00Z">
        <w:r w:rsidR="00F4788B">
          <w:rPr>
            <w:lang w:val="en-US"/>
          </w:rPr>
          <w:t xml:space="preserve"> ranged from </w:t>
        </w:r>
      </w:ins>
      <w:ins w:id="601" w:author="My Luong Vuong" w:date="2025-02-09T15:27:00Z">
        <w:r w:rsidR="00032A48">
          <w:rPr>
            <w:lang w:val="en-US"/>
          </w:rPr>
          <w:t>4</w:t>
        </w:r>
      </w:ins>
      <w:ins w:id="602" w:author="My Luong Vuong" w:date="2025-02-09T13:46:00Z">
        <w:r w:rsidR="00F4788B">
          <w:rPr>
            <w:lang w:val="en-US"/>
          </w:rPr>
          <w:t xml:space="preserve"> to</w:t>
        </w:r>
      </w:ins>
      <w:ins w:id="603" w:author="My Luong Vuong" w:date="2025-02-09T13:55:00Z">
        <w:r w:rsidR="00054DD8">
          <w:rPr>
            <w:lang w:val="en-US"/>
          </w:rPr>
          <w:t xml:space="preserve"> </w:t>
        </w:r>
      </w:ins>
      <w:ins w:id="604" w:author="My Luong Vuong" w:date="2025-02-09T15:27:00Z">
        <w:r w:rsidR="00032A48">
          <w:rPr>
            <w:lang w:val="en-US"/>
          </w:rPr>
          <w:t>21 minutes</w:t>
        </w:r>
      </w:ins>
      <w:ins w:id="605" w:author="My Luong Vuong" w:date="2025-02-09T13:56:00Z">
        <w:r w:rsidR="008A7CC9">
          <w:rPr>
            <w:lang w:val="en-US"/>
          </w:rPr>
          <w:t>,</w:t>
        </w:r>
      </w:ins>
      <w:ins w:id="606" w:author="My Luong Vuong" w:date="2025-02-09T13:46:00Z">
        <w:r w:rsidR="00F4788B">
          <w:rPr>
            <w:lang w:val="en-US"/>
          </w:rPr>
          <w:t xml:space="preserve"> </w:t>
        </w:r>
      </w:ins>
      <w:ins w:id="607" w:author="My Luong Vuong" w:date="2025-02-09T13:47:00Z">
        <w:r w:rsidR="00F4788B">
          <w:rPr>
            <w:lang w:val="en-US"/>
          </w:rPr>
          <w:t>corresponding to the BW missingness of 6.25</w:t>
        </w:r>
      </w:ins>
      <w:ins w:id="608" w:author="My Luong Vuong" w:date="2025-02-09T13:56:00Z">
        <w:r w:rsidR="003A046D">
          <w:rPr>
            <w:lang w:val="en-US"/>
          </w:rPr>
          <w:t>%</w:t>
        </w:r>
      </w:ins>
      <w:ins w:id="609" w:author="My Luong Vuong" w:date="2025-02-09T13:47:00Z">
        <w:r w:rsidR="00F4788B">
          <w:rPr>
            <w:lang w:val="en-US"/>
          </w:rPr>
          <w:t xml:space="preserve"> and 75%. </w:t>
        </w:r>
      </w:ins>
      <w:ins w:id="610" w:author="My Luong Vuong" w:date="2025-02-09T13:51:00Z">
        <w:r w:rsidR="00D77852">
          <w:rPr>
            <w:lang w:val="en-US"/>
          </w:rPr>
          <w:t xml:space="preserve">Each task was run </w:t>
        </w:r>
      </w:ins>
      <w:ins w:id="611" w:author="My Luong Vuong" w:date="2025-02-09T13:52:00Z">
        <w:r w:rsidR="00D77852">
          <w:rPr>
            <w:lang w:val="en-US"/>
          </w:rPr>
          <w:t>on</w:t>
        </w:r>
      </w:ins>
      <w:ins w:id="612" w:author="My Luong Vuong" w:date="2025-02-09T13:51:00Z">
        <w:r w:rsidR="00D77852">
          <w:rPr>
            <w:lang w:val="en-US"/>
          </w:rPr>
          <w:t xml:space="preserve"> one core</w:t>
        </w:r>
      </w:ins>
      <w:ins w:id="613" w:author="My Luong Vuong" w:date="2025-02-09T13:53:00Z">
        <w:r w:rsidR="00760380">
          <w:rPr>
            <w:lang w:val="en-US"/>
          </w:rPr>
          <w:t xml:space="preserve"> in </w:t>
        </w:r>
      </w:ins>
      <w:ins w:id="614" w:author="My Luong Vuong" w:date="2025-02-09T13:54:00Z">
        <w:r w:rsidR="00760380">
          <w:rPr>
            <w:lang w:val="en-US"/>
          </w:rPr>
          <w:t>one big memory node. Each node contains</w:t>
        </w:r>
      </w:ins>
      <w:ins w:id="615" w:author="My Luong Vuong" w:date="2025-02-09T13:52:00Z">
        <w:r w:rsidR="00D77852">
          <w:rPr>
            <w:lang w:val="en-US"/>
          </w:rPr>
          <w:t xml:space="preserve"> </w:t>
        </w:r>
        <w:r w:rsidR="00D77852" w:rsidRPr="00D77852">
          <w:rPr>
            <w:lang w:val="en-US"/>
          </w:rPr>
          <w:t xml:space="preserve">2 Intel Xeon Platinum 8360Y CPUs@2.4 GHz (Ice lake), </w:t>
        </w:r>
      </w:ins>
      <w:ins w:id="616" w:author="My Luong Vuong" w:date="2025-02-09T13:56:00Z">
        <w:r w:rsidR="00FA30B5">
          <w:rPr>
            <w:lang w:val="en-US"/>
          </w:rPr>
          <w:t xml:space="preserve">with </w:t>
        </w:r>
      </w:ins>
      <w:ins w:id="617" w:author="My Luong Vuong" w:date="2025-02-09T13:52:00Z">
        <w:r w:rsidR="00D77852" w:rsidRPr="00D77852">
          <w:rPr>
            <w:lang w:val="en-US"/>
          </w:rPr>
          <w:t>36 cores each</w:t>
        </w:r>
        <w:r w:rsidR="00D77852">
          <w:rPr>
            <w:lang w:val="en-US"/>
          </w:rPr>
          <w:t xml:space="preserve"> </w:t>
        </w:r>
        <w:r w:rsidR="00D77852" w:rsidRPr="00D77852">
          <w:rPr>
            <w:lang w:val="en-US"/>
          </w:rPr>
          <w:t>(2 NUMA domains and 1 L3 cache per CPU)</w:t>
        </w:r>
      </w:ins>
      <w:ins w:id="618" w:author="My Luong Vuong" w:date="2025-02-09T13:54:00Z">
        <w:r w:rsidR="00760380">
          <w:rPr>
            <w:lang w:val="en-US"/>
          </w:rPr>
          <w:t xml:space="preserve">, </w:t>
        </w:r>
      </w:ins>
      <w:ins w:id="619" w:author="My Luong Vuong" w:date="2025-02-09T13:56:00Z">
        <w:r w:rsidR="00FA30B5">
          <w:rPr>
            <w:lang w:val="en-US"/>
          </w:rPr>
          <w:t>and</w:t>
        </w:r>
      </w:ins>
      <w:ins w:id="620" w:author="My Luong Vuong" w:date="2025-02-09T13:54:00Z">
        <w:r w:rsidR="00760380">
          <w:rPr>
            <w:lang w:val="en-US"/>
          </w:rPr>
          <w:t xml:space="preserve"> the </w:t>
        </w:r>
        <w:r w:rsidR="00760380" w:rsidRPr="00760380">
          <w:rPr>
            <w:lang w:val="en-US"/>
          </w:rPr>
          <w:t>default memory per core is 28000 MB</w:t>
        </w:r>
      </w:ins>
      <w:ins w:id="621" w:author="My Luong Vuong" w:date="2025-02-09T13:55:00Z">
        <w:r w:rsidR="00760380">
          <w:rPr>
            <w:lang w:val="en-US"/>
          </w:rPr>
          <w:t>.</w:t>
        </w:r>
      </w:ins>
    </w:p>
    <w:p w14:paraId="05AED3B0" w14:textId="17D6A5B5" w:rsidR="00A6334B" w:rsidRDefault="00BC1D7B" w:rsidP="00392121">
      <w:pPr>
        <w:rPr>
          <w:rFonts w:eastAsiaTheme="majorEastAsia" w:cstheme="majorBidi"/>
          <w:caps/>
          <w:szCs w:val="32"/>
          <w:lang w:val="en-US"/>
        </w:rPr>
      </w:pPr>
      <w:r w:rsidRPr="00BC1D7B">
        <w:rPr>
          <w:lang w:val="en-US"/>
        </w:rPr>
        <w:t xml:space="preserve">In summary, </w:t>
      </w:r>
      <w:r w:rsidR="00074FCE">
        <w:rPr>
          <w:lang w:val="en-US"/>
        </w:rPr>
        <w:t xml:space="preserve">MI </w:t>
      </w:r>
      <w:r w:rsidR="00C22D90">
        <w:rPr>
          <w:lang w:val="en-US"/>
        </w:rPr>
        <w:t xml:space="preserve">is a preferable approach in handling covariate missingness under MCAR and MAR. </w:t>
      </w:r>
      <w:r w:rsidR="001D2F35">
        <w:rPr>
          <w:lang w:val="en-US"/>
        </w:rPr>
        <w:t>We</w:t>
      </w:r>
      <w:r w:rsidR="001D2F35" w:rsidRPr="001D2F35">
        <w:rPr>
          <w:lang w:val="en-US"/>
        </w:rPr>
        <w:t xml:space="preserve"> demonstrated that MI </w:t>
      </w:r>
      <w:r w:rsidR="00482692">
        <w:rPr>
          <w:lang w:val="en-US"/>
        </w:rPr>
        <w:t>generally leads to</w:t>
      </w:r>
      <w:r w:rsidR="00D82272">
        <w:rPr>
          <w:lang w:val="en-US"/>
        </w:rPr>
        <w:t> </w:t>
      </w:r>
      <w:r w:rsidR="00482692">
        <w:rPr>
          <w:lang w:val="en-US"/>
        </w:rPr>
        <w:t>more accurate covariate effect point estimate</w:t>
      </w:r>
      <w:r w:rsidR="005E2597">
        <w:rPr>
          <w:lang w:val="en-US"/>
        </w:rPr>
        <w:t>s</w:t>
      </w:r>
      <w:r w:rsidR="00482692">
        <w:rPr>
          <w:lang w:val="en-US"/>
        </w:rPr>
        <w:t xml:space="preserve"> and </w:t>
      </w:r>
      <w:r w:rsidR="00B02D99">
        <w:rPr>
          <w:lang w:val="en-US"/>
        </w:rPr>
        <w:t xml:space="preserve">reflects the uncertainty of </w:t>
      </w:r>
      <w:r w:rsidR="00D51763">
        <w:rPr>
          <w:lang w:val="en-US"/>
        </w:rPr>
        <w:t>covariate effect</w:t>
      </w:r>
      <w:r w:rsidR="00B02D99">
        <w:rPr>
          <w:lang w:val="en-US"/>
        </w:rPr>
        <w:t xml:space="preserve"> </w:t>
      </w:r>
      <w:r w:rsidR="00D51763">
        <w:rPr>
          <w:lang w:val="en-US"/>
        </w:rPr>
        <w:t>estimates</w:t>
      </w:r>
      <w:r w:rsidR="00B02D99">
        <w:rPr>
          <w:lang w:val="en-US"/>
        </w:rPr>
        <w:t xml:space="preserve"> better</w:t>
      </w:r>
      <w:r w:rsidR="001D2F35" w:rsidRPr="001D2F35">
        <w:rPr>
          <w:lang w:val="en-US"/>
        </w:rPr>
        <w:t xml:space="preserve"> than SI, regardless of the degree of missingness</w:t>
      </w:r>
      <w:r w:rsidR="002D2394" w:rsidRPr="002D2394">
        <w:rPr>
          <w:lang w:val="en-US"/>
        </w:rPr>
        <w:t xml:space="preserve">. </w:t>
      </w:r>
      <w:r w:rsidR="00BA0F18" w:rsidRPr="00BA0F18">
        <w:rPr>
          <w:lang w:val="en-US"/>
        </w:rPr>
        <w:t xml:space="preserve">We encourage pharmacometricians to adopt MI due to its clear advantages over the </w:t>
      </w:r>
      <w:r w:rsidR="00BA0F18">
        <w:rPr>
          <w:lang w:val="en-US"/>
        </w:rPr>
        <w:t>historic</w:t>
      </w:r>
      <w:r w:rsidR="00BA0F18" w:rsidRPr="00BA0F18">
        <w:rPr>
          <w:lang w:val="en-US"/>
        </w:rPr>
        <w:t xml:space="preserve"> SI method.</w:t>
      </w:r>
      <w:r w:rsidR="00A6334B">
        <w:rPr>
          <w:lang w:val="en-US"/>
        </w:rPr>
        <w:br w:type="page"/>
      </w:r>
    </w:p>
    <w:p w14:paraId="60706E50" w14:textId="20CF09C2" w:rsidR="00517B09" w:rsidRDefault="00517B09" w:rsidP="00FD67B6">
      <w:pPr>
        <w:pStyle w:val="Heading1"/>
        <w:rPr>
          <w:lang w:val="en-US"/>
        </w:rPr>
      </w:pPr>
      <w:r w:rsidRPr="00FD67B6">
        <w:rPr>
          <w:bCs/>
          <w:lang w:val="en-US"/>
        </w:rPr>
        <w:lastRenderedPageBreak/>
        <w:t>ACKNOWLEDGEMENTS</w:t>
      </w:r>
    </w:p>
    <w:p w14:paraId="080A3349" w14:textId="02D3A849" w:rsidR="00712D15" w:rsidDel="00144656" w:rsidRDefault="000227A6">
      <w:pPr>
        <w:rPr>
          <w:del w:id="622" w:author="My Luong Vuong" w:date="2025-02-09T16:58:00Z"/>
          <w:lang w:val="en-US"/>
        </w:rPr>
      </w:pPr>
      <w:r w:rsidRPr="000227A6">
        <w:rPr>
          <w:lang w:val="en-US"/>
        </w:rPr>
        <w:t>The resources and services used in this work were provided by the VSC (Flemish</w:t>
      </w:r>
      <w:r>
        <w:rPr>
          <w:lang w:val="en-US"/>
        </w:rPr>
        <w:t xml:space="preserve"> </w:t>
      </w:r>
      <w:r w:rsidRPr="000227A6">
        <w:rPr>
          <w:lang w:val="en-US"/>
        </w:rPr>
        <w:t>Supercomputer Center), funded by the Research Foundation - Flanders (FWO) and the Flemish Government</w:t>
      </w:r>
      <w:r w:rsidR="005F4146">
        <w:rPr>
          <w:lang w:val="en-US"/>
        </w:rPr>
        <w:t>.</w:t>
      </w:r>
    </w:p>
    <w:p w14:paraId="22C1F142" w14:textId="41855645" w:rsidR="00712D15" w:rsidRPr="00517B09" w:rsidDel="00144656" w:rsidRDefault="00712D15" w:rsidP="00770CDB">
      <w:pPr>
        <w:pStyle w:val="Heading1"/>
        <w:rPr>
          <w:del w:id="623" w:author="My Luong Vuong" w:date="2025-02-09T16:58:00Z"/>
          <w:lang w:val="en-US"/>
        </w:rPr>
      </w:pPr>
      <w:del w:id="624" w:author="My Luong Vuong" w:date="2025-02-09T16:58:00Z">
        <w:r w:rsidRPr="00FD67B6" w:rsidDel="00144656">
          <w:rPr>
            <w:bCs/>
            <w:lang w:val="en-US"/>
          </w:rPr>
          <w:delText>AUTHOR</w:delText>
        </w:r>
        <w:r w:rsidDel="00144656">
          <w:rPr>
            <w:bCs/>
            <w:lang w:val="en-US"/>
          </w:rPr>
          <w:delText xml:space="preserve"> </w:delText>
        </w:r>
        <w:r w:rsidR="007912DB" w:rsidDel="00144656">
          <w:rPr>
            <w:bCs/>
            <w:lang w:val="en-US"/>
          </w:rPr>
          <w:delText>CONTRIBUTIONS</w:delText>
        </w:r>
      </w:del>
    </w:p>
    <w:p w14:paraId="48B939B0" w14:textId="11B3012B" w:rsidR="00723B0E" w:rsidRDefault="00AA429B" w:rsidP="00392121">
      <w:pPr>
        <w:ind w:right="-108"/>
        <w:rPr>
          <w:iCs/>
          <w:szCs w:val="24"/>
        </w:rPr>
      </w:pPr>
      <w:del w:id="625" w:author="My Luong Vuong" w:date="2025-02-09T16:58:00Z">
        <w:r w:rsidDel="00144656">
          <w:rPr>
            <w:iCs/>
            <w:szCs w:val="24"/>
          </w:rPr>
          <w:delText>M</w:delText>
        </w:r>
        <w:r w:rsidR="007912DB" w:rsidDel="00144656">
          <w:rPr>
            <w:iCs/>
            <w:szCs w:val="24"/>
          </w:rPr>
          <w:delText>-</w:delText>
        </w:r>
        <w:r w:rsidDel="00144656">
          <w:rPr>
            <w:iCs/>
            <w:szCs w:val="24"/>
          </w:rPr>
          <w:delText xml:space="preserve">L.V. wrote the manuscript; </w:delText>
        </w:r>
        <w:r w:rsidR="00CD3D49" w:rsidDel="00144656">
          <w:rPr>
            <w:iCs/>
            <w:szCs w:val="24"/>
          </w:rPr>
          <w:delText>M-L.V</w:delText>
        </w:r>
        <w:r w:rsidDel="00144656">
          <w:rPr>
            <w:iCs/>
            <w:szCs w:val="24"/>
          </w:rPr>
          <w:delText>.</w:delText>
        </w:r>
        <w:r w:rsidR="00CD3D49" w:rsidDel="00144656">
          <w:rPr>
            <w:iCs/>
            <w:szCs w:val="24"/>
          </w:rPr>
          <w:delText xml:space="preserve"> and E.D.</w:delText>
        </w:r>
        <w:r w:rsidDel="00144656">
          <w:rPr>
            <w:iCs/>
            <w:szCs w:val="24"/>
          </w:rPr>
          <w:delText xml:space="preserve"> designed the research; </w:delText>
        </w:r>
        <w:r w:rsidR="00CD3D49" w:rsidDel="00144656">
          <w:rPr>
            <w:iCs/>
            <w:szCs w:val="24"/>
          </w:rPr>
          <w:delText>M-L.V</w:delText>
        </w:r>
        <w:r w:rsidDel="00144656">
          <w:rPr>
            <w:iCs/>
            <w:szCs w:val="24"/>
          </w:rPr>
          <w:delText>.</w:delText>
        </w:r>
        <w:r w:rsidR="005225F9" w:rsidDel="00144656">
          <w:rPr>
            <w:iCs/>
            <w:szCs w:val="24"/>
          </w:rPr>
          <w:delText>, G.V.,</w:delText>
        </w:r>
        <w:r w:rsidDel="00144656">
          <w:rPr>
            <w:iCs/>
            <w:szCs w:val="24"/>
          </w:rPr>
          <w:delText xml:space="preserve"> </w:delText>
        </w:r>
        <w:r w:rsidR="009736EB" w:rsidDel="00144656">
          <w:rPr>
            <w:iCs/>
            <w:szCs w:val="24"/>
          </w:rPr>
          <w:delText xml:space="preserve">and E.D. </w:delText>
        </w:r>
        <w:r w:rsidDel="00144656">
          <w:rPr>
            <w:iCs/>
            <w:szCs w:val="24"/>
          </w:rPr>
          <w:delText xml:space="preserve">performed the research; </w:delText>
        </w:r>
        <w:r w:rsidR="00CD3D49" w:rsidDel="00144656">
          <w:rPr>
            <w:iCs/>
            <w:szCs w:val="24"/>
          </w:rPr>
          <w:delText xml:space="preserve">M-L.V. </w:delText>
        </w:r>
        <w:r w:rsidRPr="00FD67B6" w:rsidDel="00144656">
          <w:rPr>
            <w:iCs/>
            <w:szCs w:val="24"/>
            <w:lang w:val="en-US"/>
          </w:rPr>
          <w:delText>analyzed</w:delText>
        </w:r>
        <w:r w:rsidDel="00144656">
          <w:rPr>
            <w:iCs/>
            <w:szCs w:val="24"/>
          </w:rPr>
          <w:delText xml:space="preserve"> the data.</w:delText>
        </w:r>
      </w:del>
      <w:r w:rsidR="00723B0E">
        <w:rPr>
          <w:iCs/>
          <w:szCs w:val="24"/>
        </w:rPr>
        <w:br w:type="page"/>
      </w:r>
    </w:p>
    <w:p w14:paraId="7E4F2D98" w14:textId="2608B763" w:rsidR="00C2112E" w:rsidRPr="00C45FD1" w:rsidRDefault="00390696" w:rsidP="00723B0E">
      <w:pPr>
        <w:pStyle w:val="Heading1"/>
        <w:rPr>
          <w:lang w:val="en-US"/>
        </w:rPr>
      </w:pPr>
      <w:r>
        <w:rPr>
          <w:lang w:val="en-US"/>
        </w:rPr>
        <w:lastRenderedPageBreak/>
        <w:t>REFERENCES</w:t>
      </w:r>
    </w:p>
    <w:p w14:paraId="67BF30B6" w14:textId="77777777" w:rsidR="000A023A" w:rsidRPr="009C6278" w:rsidRDefault="008B70A5" w:rsidP="00C544B5">
      <w:pPr>
        <w:pStyle w:val="EndNoteBibliography"/>
        <w:spacing w:after="360"/>
      </w:pPr>
      <w:r w:rsidRPr="00144736">
        <w:fldChar w:fldCharType="begin"/>
      </w:r>
      <w:r w:rsidRPr="0022411E">
        <w:rPr>
          <w:lang w:val="en-GB"/>
        </w:rPr>
        <w:instrText xml:space="preserve"> ADDIN EN.REFLIST </w:instrText>
      </w:r>
      <w:r w:rsidRPr="00144736">
        <w:fldChar w:fldCharType="separate"/>
      </w:r>
      <w:r w:rsidR="000A023A" w:rsidRPr="009C6278">
        <w:t>1.</w:t>
      </w:r>
      <w:r w:rsidR="000A023A" w:rsidRPr="009C6278">
        <w:tab/>
        <w:t xml:space="preserve">Johansson ÅM, Karlsson MO. Multiple Imputation of Missing Covariates in NONMEM and Evaluation of the Method’s Sensitivity to η-Shrinkage. </w:t>
      </w:r>
      <w:r w:rsidR="000A023A" w:rsidRPr="009C6278">
        <w:rPr>
          <w:i/>
        </w:rPr>
        <w:t>The AAPS Journal</w:t>
      </w:r>
      <w:r w:rsidR="000A023A" w:rsidRPr="009C6278">
        <w:t>. 2013;15:1035-1042.</w:t>
      </w:r>
    </w:p>
    <w:p w14:paraId="13AAC450" w14:textId="77777777" w:rsidR="000A023A" w:rsidRPr="009C6278" w:rsidRDefault="000A023A" w:rsidP="00FD5A51">
      <w:pPr>
        <w:pStyle w:val="EndNoteBibliography"/>
        <w:spacing w:after="360"/>
      </w:pPr>
      <w:r w:rsidRPr="009C6278">
        <w:t>2.</w:t>
      </w:r>
      <w:r w:rsidRPr="009C6278">
        <w:tab/>
        <w:t xml:space="preserve">Johansson Å M, Karlsson MO. Comparison of methods for handling missing covariate data. </w:t>
      </w:r>
      <w:r w:rsidRPr="009C6278">
        <w:rPr>
          <w:i/>
        </w:rPr>
        <w:t>Aaps j</w:t>
      </w:r>
      <w:r w:rsidRPr="009C6278">
        <w:t>. 2013;15:1232-1241.</w:t>
      </w:r>
    </w:p>
    <w:p w14:paraId="5C9138D9" w14:textId="77777777" w:rsidR="000A023A" w:rsidRPr="009C6278" w:rsidRDefault="000A023A" w:rsidP="00BD6882">
      <w:pPr>
        <w:pStyle w:val="EndNoteBibliography"/>
        <w:spacing w:after="360"/>
      </w:pPr>
      <w:r w:rsidRPr="009C6278">
        <w:t>3.</w:t>
      </w:r>
      <w:r w:rsidRPr="009C6278">
        <w:tab/>
        <w:t xml:space="preserve">Bräm DS, Nahum U, Atkinson A, Koch G, Pfister M. Evaluation of machine learning methods for covariate data imputation in pharmacometrics. </w:t>
      </w:r>
      <w:r w:rsidRPr="009C6278">
        <w:rPr>
          <w:i/>
        </w:rPr>
        <w:t>CPT Pharmacometrics Syst Pharmacol</w:t>
      </w:r>
      <w:r w:rsidRPr="009C6278">
        <w:t>. 2022;11:1638-1648.</w:t>
      </w:r>
    </w:p>
    <w:p w14:paraId="474A99F9" w14:textId="77777777" w:rsidR="000A023A" w:rsidRPr="009C6278" w:rsidRDefault="000A023A" w:rsidP="00B40E0D">
      <w:pPr>
        <w:pStyle w:val="EndNoteBibliography"/>
        <w:spacing w:after="360"/>
      </w:pPr>
      <w:r w:rsidRPr="009C6278">
        <w:t>4.</w:t>
      </w:r>
      <w:r w:rsidRPr="009C6278">
        <w:tab/>
        <w:t xml:space="preserve">International Council for Harmonisation of Technical Requirements for Registration of Pharmaceuticals for Human Use. ICH Topic E9: Statistical Principles for Clinical Trials. United Kingdom: </w:t>
      </w:r>
      <w:r w:rsidRPr="009C6278">
        <w:rPr>
          <w:i/>
        </w:rPr>
        <w:t>European Medicines Agency</w:t>
      </w:r>
      <w:r w:rsidRPr="009C6278">
        <w:t>; 1998. Report No.: CPMP/ICH/363/96</w:t>
      </w:r>
    </w:p>
    <w:p w14:paraId="38D32ABA" w14:textId="77777777" w:rsidR="000A023A" w:rsidRPr="009C6278" w:rsidRDefault="000A023A" w:rsidP="00E01FB4">
      <w:pPr>
        <w:pStyle w:val="EndNoteBibliography"/>
        <w:spacing w:after="360"/>
      </w:pPr>
      <w:r w:rsidRPr="009C6278">
        <w:t>5.</w:t>
      </w:r>
      <w:r w:rsidRPr="009C6278">
        <w:tab/>
        <w:t xml:space="preserve">Hughes JH, Woo KH, Keizer RJ, Goswami S. Clinical Decision Support for Precision Dosing: Opportunities for Enhanced Equity and Inclusion in Health Care. </w:t>
      </w:r>
      <w:r w:rsidRPr="009C6278">
        <w:rPr>
          <w:i/>
        </w:rPr>
        <w:t>Clinical Pharmacology &amp; Therapeutics</w:t>
      </w:r>
      <w:r w:rsidRPr="009C6278">
        <w:t>. 2023;113:565-574.</w:t>
      </w:r>
    </w:p>
    <w:p w14:paraId="086E7634" w14:textId="77777777" w:rsidR="000A023A" w:rsidRPr="009C6278" w:rsidRDefault="000A023A" w:rsidP="00821FC0">
      <w:pPr>
        <w:pStyle w:val="EndNoteBibliography"/>
        <w:spacing w:after="360"/>
      </w:pPr>
      <w:r w:rsidRPr="009C6278">
        <w:t>6.</w:t>
      </w:r>
      <w:r w:rsidRPr="009C6278">
        <w:tab/>
        <w:t xml:space="preserve">Bonate PL. </w:t>
      </w:r>
      <w:r w:rsidRPr="009C6278">
        <w:rPr>
          <w:i/>
        </w:rPr>
        <w:t>Pharmacokinetic-Pharmacodynamic Modeling and Simulation</w:t>
      </w:r>
      <w:r w:rsidRPr="009C6278">
        <w:t>. Springer New York: New York; 2011.</w:t>
      </w:r>
    </w:p>
    <w:p w14:paraId="31221EF2" w14:textId="77777777" w:rsidR="000A023A" w:rsidRPr="009C6278" w:rsidRDefault="000A023A" w:rsidP="00C72952">
      <w:pPr>
        <w:pStyle w:val="EndNoteBibliography"/>
        <w:spacing w:after="360"/>
      </w:pPr>
      <w:r w:rsidRPr="009C6278">
        <w:t>7.</w:t>
      </w:r>
      <w:r w:rsidRPr="009C6278">
        <w:tab/>
        <w:t xml:space="preserve">Verbeke G, Molenberghs G. </w:t>
      </w:r>
      <w:r w:rsidRPr="009C6278">
        <w:rPr>
          <w:i/>
        </w:rPr>
        <w:t>Linear Mixed Models for Longitudinal Data</w:t>
      </w:r>
      <w:r w:rsidRPr="009C6278">
        <w:t>. Springer New York: New York; 2000.</w:t>
      </w:r>
    </w:p>
    <w:p w14:paraId="67CC87FF" w14:textId="77777777" w:rsidR="000A023A" w:rsidRPr="009C6278" w:rsidRDefault="000A023A" w:rsidP="000A7DD0">
      <w:pPr>
        <w:pStyle w:val="EndNoteBibliography"/>
        <w:spacing w:after="360"/>
      </w:pPr>
      <w:r w:rsidRPr="009C6278">
        <w:t>8.</w:t>
      </w:r>
      <w:r w:rsidRPr="009C6278">
        <w:tab/>
        <w:t xml:space="preserve">van Buuren S. </w:t>
      </w:r>
      <w:r w:rsidRPr="009C6278">
        <w:rPr>
          <w:i/>
        </w:rPr>
        <w:t>Flexible Imputation of Missing Data, Second Edition</w:t>
      </w:r>
      <w:r w:rsidRPr="009C6278">
        <w:t>. CRC Press: New York; 2018.</w:t>
      </w:r>
    </w:p>
    <w:p w14:paraId="74D6E024" w14:textId="77777777" w:rsidR="000A023A" w:rsidRPr="009C6278" w:rsidRDefault="000A023A" w:rsidP="00F12296">
      <w:pPr>
        <w:pStyle w:val="EndNoteBibliography"/>
        <w:spacing w:after="360"/>
      </w:pPr>
      <w:r w:rsidRPr="009C6278">
        <w:t>9.</w:t>
      </w:r>
      <w:r w:rsidRPr="009C6278">
        <w:tab/>
        <w:t xml:space="preserve">Heymans MW, Twisk JWR. Handling missing data in clinical research. </w:t>
      </w:r>
      <w:r w:rsidRPr="009C6278">
        <w:rPr>
          <w:i/>
        </w:rPr>
        <w:t>Journal of Clinical Epidemiology</w:t>
      </w:r>
      <w:r w:rsidRPr="009C6278">
        <w:t>. 2022;151:185-188.</w:t>
      </w:r>
    </w:p>
    <w:p w14:paraId="2805F914" w14:textId="77777777" w:rsidR="000A023A" w:rsidRPr="009C6278" w:rsidRDefault="000A023A" w:rsidP="0028635D">
      <w:pPr>
        <w:pStyle w:val="EndNoteBibliography"/>
        <w:spacing w:after="360"/>
      </w:pPr>
      <w:r w:rsidRPr="009C6278">
        <w:t>10.</w:t>
      </w:r>
      <w:r w:rsidRPr="009C6278">
        <w:tab/>
        <w:t xml:space="preserve">O'Reilly RA, Aggeler PM. Studies on Coumarin Anticoagulant Drugs. </w:t>
      </w:r>
      <w:r w:rsidRPr="009C6278">
        <w:rPr>
          <w:i/>
        </w:rPr>
        <w:t>Circulation</w:t>
      </w:r>
      <w:r w:rsidRPr="009C6278">
        <w:t>. 1968;38:169-177.</w:t>
      </w:r>
    </w:p>
    <w:p w14:paraId="06267FF4" w14:textId="77777777" w:rsidR="000A023A" w:rsidRPr="009C6278" w:rsidRDefault="000A023A" w:rsidP="005B71F2">
      <w:pPr>
        <w:pStyle w:val="EndNoteBibliography"/>
        <w:spacing w:after="360"/>
      </w:pPr>
      <w:r w:rsidRPr="009C6278">
        <w:lastRenderedPageBreak/>
        <w:t>11.</w:t>
      </w:r>
      <w:r w:rsidRPr="009C6278">
        <w:tab/>
        <w:t xml:space="preserve">Austin PC, White IR, Lee DS, van Buuren S. Missing Data in Clinical Research: A Tutorial on Multiple Imputation. </w:t>
      </w:r>
      <w:r w:rsidRPr="009C6278">
        <w:rPr>
          <w:i/>
        </w:rPr>
        <w:t>Can J Cardiol</w:t>
      </w:r>
      <w:r w:rsidRPr="009C6278">
        <w:t>. 2021;37:1322-1331.</w:t>
      </w:r>
    </w:p>
    <w:p w14:paraId="4ADB34CA" w14:textId="77777777" w:rsidR="000A023A" w:rsidRPr="009C6278" w:rsidRDefault="000A023A" w:rsidP="00CD5E3F">
      <w:pPr>
        <w:pStyle w:val="EndNoteBibliography"/>
        <w:spacing w:after="360"/>
      </w:pPr>
      <w:r w:rsidRPr="009C6278">
        <w:t>12.</w:t>
      </w:r>
      <w:r w:rsidRPr="009C6278">
        <w:tab/>
        <w:t xml:space="preserve">Certara. Phoenix WinNonlin® User’s Guide. 100 Overlook Center, Suite 101, Princeton, NJ, 08540 USA: </w:t>
      </w:r>
      <w:r w:rsidRPr="009C6278">
        <w:rPr>
          <w:i/>
        </w:rPr>
        <w:t>Certara, L.P.</w:t>
      </w:r>
      <w:r w:rsidRPr="009C6278">
        <w:t>; 2020</w:t>
      </w:r>
    </w:p>
    <w:p w14:paraId="4518833C" w14:textId="77777777" w:rsidR="000A023A" w:rsidRPr="009C6278" w:rsidRDefault="000A023A" w:rsidP="00A4722E">
      <w:pPr>
        <w:pStyle w:val="EndNoteBibliography"/>
        <w:spacing w:after="360"/>
      </w:pPr>
      <w:r w:rsidRPr="009C6278">
        <w:t>13.</w:t>
      </w:r>
      <w:r w:rsidRPr="009C6278">
        <w:tab/>
        <w:t>Pedersen AB, Mikkelsen EM, Cronin-Fenton D</w:t>
      </w:r>
      <w:r w:rsidRPr="009C6278">
        <w:rPr>
          <w:i/>
        </w:rPr>
        <w:t>, et al.</w:t>
      </w:r>
      <w:r w:rsidRPr="009C6278">
        <w:t xml:space="preserve"> Missing data and multiple imputation in clinical epidemiological research. </w:t>
      </w:r>
      <w:r w:rsidRPr="009C6278">
        <w:rPr>
          <w:i/>
        </w:rPr>
        <w:t>Clin Epidemiol</w:t>
      </w:r>
      <w:r w:rsidRPr="009C6278">
        <w:t>. 2017;9:157-166.</w:t>
      </w:r>
    </w:p>
    <w:p w14:paraId="796D2CDC" w14:textId="77777777" w:rsidR="000A023A" w:rsidRPr="009C6278" w:rsidRDefault="000A023A" w:rsidP="005F231E">
      <w:pPr>
        <w:pStyle w:val="EndNoteBibliography"/>
        <w:spacing w:after="360"/>
      </w:pPr>
      <w:r w:rsidRPr="009C6278">
        <w:t>14.</w:t>
      </w:r>
      <w:r w:rsidRPr="009C6278">
        <w:tab/>
        <w:t xml:space="preserve">Bell ML, Fiero M, Horton NJ, Hsu C-H. Handling missing data in RCTs; a review of the top medical journals. </w:t>
      </w:r>
      <w:r w:rsidRPr="009C6278">
        <w:rPr>
          <w:i/>
        </w:rPr>
        <w:t>BMC Medical Research Methodology</w:t>
      </w:r>
      <w:r w:rsidRPr="009C6278">
        <w:t>. 2014;14:118.</w:t>
      </w:r>
    </w:p>
    <w:p w14:paraId="74414404" w14:textId="77777777" w:rsidR="000A023A" w:rsidRPr="009C6278" w:rsidRDefault="000A023A" w:rsidP="008F6365">
      <w:pPr>
        <w:pStyle w:val="EndNoteBibliography"/>
        <w:spacing w:after="360"/>
      </w:pPr>
      <w:r w:rsidRPr="009C6278">
        <w:t>15.</w:t>
      </w:r>
      <w:r w:rsidRPr="009C6278">
        <w:tab/>
        <w:t xml:space="preserve">Okpara C, Edokwe C, Ioannidis G, Papaioannou A, Adachi JD, Thabane L. The reporting and handling of missing data in longitudinal studies of older adults is suboptimal: a methodological survey of geriatric journals. </w:t>
      </w:r>
      <w:r w:rsidRPr="009C6278">
        <w:rPr>
          <w:i/>
        </w:rPr>
        <w:t>BMC Medical Research Methodology</w:t>
      </w:r>
      <w:r w:rsidRPr="009C6278">
        <w:t>. 2022;22:122.</w:t>
      </w:r>
    </w:p>
    <w:p w14:paraId="0E224A11" w14:textId="56220F36" w:rsidR="000A023A" w:rsidRPr="009C6278" w:rsidRDefault="000A023A" w:rsidP="00F00033">
      <w:pPr>
        <w:pStyle w:val="EndNoteBibliography"/>
        <w:spacing w:after="360"/>
      </w:pPr>
      <w:r w:rsidRPr="009C6278">
        <w:t>16.</w:t>
      </w:r>
      <w:r w:rsidRPr="009C6278">
        <w:tab/>
        <w:t xml:space="preserve">Committee for Medicinal Products for Human Use (CHMP) EMA. Guideline on Missing Data in Confirmatory Clinical Trials. United Kingdom: </w:t>
      </w:r>
      <w:r w:rsidRPr="009C6278">
        <w:rPr>
          <w:i/>
        </w:rPr>
        <w:t>European Medicines Agency</w:t>
      </w:r>
      <w:r w:rsidRPr="009C6278">
        <w:t xml:space="preserve">; 2011. Report No.: EMA/CPMP/EWP/1776/99 Rev. 1. </w:t>
      </w:r>
      <w:hyperlink r:id="rId8" w:history="1">
        <w:r w:rsidRPr="002B206A">
          <w:rPr>
            <w:rStyle w:val="Hyperlink"/>
          </w:rPr>
          <w:t>https://www.ema.europa.eu/en/documents/scientific-guideline/guideline-missing-data-confirmatory-clinical-trials_en.pdf</w:t>
        </w:r>
      </w:hyperlink>
    </w:p>
    <w:p w14:paraId="23BB25B8" w14:textId="77777777" w:rsidR="000A023A" w:rsidRPr="009C6278" w:rsidRDefault="000A023A" w:rsidP="00CF70C3">
      <w:pPr>
        <w:pStyle w:val="EndNoteBibliography"/>
        <w:spacing w:after="360"/>
      </w:pPr>
      <w:r w:rsidRPr="009C6278">
        <w:t>17.</w:t>
      </w:r>
      <w:r w:rsidRPr="009C6278">
        <w:tab/>
        <w:t xml:space="preserve">van Buuren S, Groothuis-Oudshoorn K. mice: Multivariate Imputation by Chained Equations in R. </w:t>
      </w:r>
      <w:r w:rsidRPr="009C6278">
        <w:rPr>
          <w:i/>
        </w:rPr>
        <w:t>Journal of Statistical Software</w:t>
      </w:r>
      <w:r w:rsidRPr="009C6278">
        <w:t>. 2011;45:1 - 67.</w:t>
      </w:r>
    </w:p>
    <w:p w14:paraId="49E90DB9" w14:textId="2E676D53" w:rsidR="000A023A" w:rsidRPr="009C6278" w:rsidRDefault="000A023A" w:rsidP="00FB1B77">
      <w:pPr>
        <w:pStyle w:val="EndNoteBibliography"/>
        <w:spacing w:after="360"/>
      </w:pPr>
      <w:r w:rsidRPr="009C6278">
        <w:t>18.</w:t>
      </w:r>
      <w:r w:rsidRPr="009C6278">
        <w:tab/>
        <w:t xml:space="preserve">Upton R, Mould D. Investigations of the representation of covariate changes in NONMEM.  PAGANZ; 2013; Brisbane, Australia. </w:t>
      </w:r>
      <w:hyperlink r:id="rId9" w:history="1">
        <w:r w:rsidRPr="002711AE">
          <w:rPr>
            <w:rStyle w:val="Hyperlink"/>
          </w:rPr>
          <w:t>https://www.paganz.org/abstracts/investigations-of-the-representation-of-covariate-changes-in-nonmem/</w:t>
        </w:r>
      </w:hyperlink>
    </w:p>
    <w:p w14:paraId="7516F7E0" w14:textId="77777777" w:rsidR="000A023A" w:rsidRPr="009C6278" w:rsidRDefault="000A023A" w:rsidP="001E6C84">
      <w:pPr>
        <w:pStyle w:val="EndNoteBibliography"/>
        <w:spacing w:after="360"/>
      </w:pPr>
      <w:r w:rsidRPr="009C6278">
        <w:t>19.</w:t>
      </w:r>
      <w:r w:rsidRPr="009C6278">
        <w:tab/>
        <w:t xml:space="preserve">Scheuren F. Multiple Imputation: How It Began and Continues. </w:t>
      </w:r>
      <w:r w:rsidRPr="009C6278">
        <w:rPr>
          <w:i/>
        </w:rPr>
        <w:t>The American Statistician</w:t>
      </w:r>
      <w:r w:rsidRPr="009C6278">
        <w:t>. 2005;59:315-319.</w:t>
      </w:r>
    </w:p>
    <w:p w14:paraId="66282BC7" w14:textId="77777777" w:rsidR="000A023A" w:rsidRPr="009C6278" w:rsidRDefault="000A023A" w:rsidP="00BF2B5F">
      <w:pPr>
        <w:pStyle w:val="EndNoteBibliography"/>
        <w:spacing w:after="360"/>
      </w:pPr>
      <w:r w:rsidRPr="009C6278">
        <w:lastRenderedPageBreak/>
        <w:t>20.</w:t>
      </w:r>
      <w:r w:rsidRPr="009C6278">
        <w:tab/>
        <w:t xml:space="preserve">Dempster AP, Laird NM, Rubin DB. Maximum Likelihood from Incomplete Data Via the EM Algorithm. </w:t>
      </w:r>
      <w:r w:rsidRPr="009C6278">
        <w:rPr>
          <w:i/>
        </w:rPr>
        <w:t>Journal of the Royal Statistical Society: Series B (Methodological)</w:t>
      </w:r>
      <w:r w:rsidRPr="009C6278">
        <w:t>. 2018;39:1-22.</w:t>
      </w:r>
    </w:p>
    <w:p w14:paraId="463171AC" w14:textId="77777777" w:rsidR="000A023A" w:rsidRPr="009C6278" w:rsidRDefault="000A023A" w:rsidP="00714B90">
      <w:pPr>
        <w:pStyle w:val="EndNoteBibliography"/>
        <w:spacing w:after="360"/>
      </w:pPr>
      <w:r w:rsidRPr="009C6278">
        <w:t>21.</w:t>
      </w:r>
      <w:r w:rsidRPr="009C6278">
        <w:tab/>
        <w:t xml:space="preserve">White IR, Royston P, Wood AM. Multiple imputation using chained equations: Issues and guidance for practice. </w:t>
      </w:r>
      <w:r w:rsidRPr="009C6278">
        <w:rPr>
          <w:i/>
        </w:rPr>
        <w:t>Statistics in Medicine</w:t>
      </w:r>
      <w:r w:rsidRPr="009C6278">
        <w:t>. 2011;30:377-399.</w:t>
      </w:r>
    </w:p>
    <w:p w14:paraId="20586563" w14:textId="77777777" w:rsidR="000A023A" w:rsidRPr="009C6278" w:rsidRDefault="000A023A" w:rsidP="00245B4E">
      <w:pPr>
        <w:pStyle w:val="EndNoteBibliography"/>
        <w:spacing w:after="360"/>
      </w:pPr>
      <w:r w:rsidRPr="009C6278">
        <w:t>22.</w:t>
      </w:r>
      <w:r w:rsidRPr="009C6278">
        <w:tab/>
        <w:t xml:space="preserve">Huque MH, Carlin JB, Simpson JA, Lee KJ. A comparison of multiple imputation methods for missing data in longitudinal studies. </w:t>
      </w:r>
      <w:r w:rsidRPr="009C6278">
        <w:rPr>
          <w:i/>
        </w:rPr>
        <w:t>BMC Medical Research Methodology</w:t>
      </w:r>
      <w:r w:rsidRPr="009C6278">
        <w:t>. 2018;18:168.</w:t>
      </w:r>
    </w:p>
    <w:p w14:paraId="11C540AD" w14:textId="4C048342" w:rsidR="000A023A" w:rsidRPr="009C6278" w:rsidRDefault="000A023A" w:rsidP="00B015F2">
      <w:pPr>
        <w:pStyle w:val="EndNoteBibliography"/>
        <w:spacing w:after="360"/>
      </w:pPr>
      <w:r w:rsidRPr="009C6278">
        <w:t>23.</w:t>
      </w:r>
      <w:r w:rsidRPr="009C6278">
        <w:tab/>
        <w:t xml:space="preserve">Heymans MW, Eekhout I. </w:t>
      </w:r>
      <w:r w:rsidRPr="009C6278">
        <w:rPr>
          <w:i/>
        </w:rPr>
        <w:t>Applied Missing Data Analysis With SPSS and (R)Studio</w:t>
      </w:r>
      <w:r w:rsidRPr="009C6278">
        <w:t xml:space="preserve">: Amsterdam; 2019. </w:t>
      </w:r>
      <w:hyperlink r:id="rId10" w:history="1">
        <w:r w:rsidRPr="00D54D8B">
          <w:rPr>
            <w:rStyle w:val="Hyperlink"/>
          </w:rPr>
          <w:t>https://bookdown.org/mwheymans/bookmi/</w:t>
        </w:r>
      </w:hyperlink>
    </w:p>
    <w:p w14:paraId="4A2979A5" w14:textId="77777777" w:rsidR="000A023A" w:rsidRPr="009C6278" w:rsidRDefault="000A023A" w:rsidP="00D434C7">
      <w:pPr>
        <w:pStyle w:val="EndNoteBibliography"/>
        <w:spacing w:after="360"/>
      </w:pPr>
      <w:r w:rsidRPr="009C6278">
        <w:t>24.</w:t>
      </w:r>
      <w:r w:rsidRPr="009C6278">
        <w:tab/>
        <w:t xml:space="preserve">Roderick JAL. A Test of Missing Completely at Random for Multivariate Data with Missing Values. </w:t>
      </w:r>
      <w:r w:rsidRPr="009C6278">
        <w:rPr>
          <w:i/>
        </w:rPr>
        <w:t>Journal of the American Statistical Association</w:t>
      </w:r>
      <w:r w:rsidRPr="009C6278">
        <w:t>. 1988;83:1198-1202.</w:t>
      </w:r>
    </w:p>
    <w:p w14:paraId="2F0483D3" w14:textId="60E8AFBF" w:rsidR="000A023A" w:rsidRPr="009C6278" w:rsidRDefault="000A023A" w:rsidP="00B52809">
      <w:pPr>
        <w:pStyle w:val="EndNoteBibliography"/>
        <w:spacing w:after="360"/>
      </w:pPr>
      <w:r w:rsidRPr="009C6278">
        <w:t>25.</w:t>
      </w:r>
      <w:r w:rsidRPr="009C6278">
        <w:tab/>
        <w:t xml:space="preserve">Harrison E, Drake T, Pius R. </w:t>
      </w:r>
      <w:r w:rsidRPr="009C6278">
        <w:rPr>
          <w:i/>
        </w:rPr>
        <w:t>finalfit: Quickly Create Elegant Regression Results Tables and Plots when Modelling</w:t>
      </w:r>
      <w:r w:rsidRPr="009C6278">
        <w:t xml:space="preserve">. R package version 1.0.8; 2024. </w:t>
      </w:r>
      <w:hyperlink r:id="rId11" w:history="1">
        <w:r w:rsidRPr="00781EEE">
          <w:rPr>
            <w:rStyle w:val="Hyperlink"/>
          </w:rPr>
          <w:t>https://github.com/ewenharrison/finalfit</w:t>
        </w:r>
      </w:hyperlink>
    </w:p>
    <w:p w14:paraId="4B6EF95C" w14:textId="77777777" w:rsidR="000A023A" w:rsidRPr="009C6278" w:rsidRDefault="000A023A" w:rsidP="00D21503">
      <w:pPr>
        <w:pStyle w:val="EndNoteBibliography"/>
        <w:spacing w:after="360"/>
      </w:pPr>
      <w:r w:rsidRPr="009C6278">
        <w:t>26.</w:t>
      </w:r>
      <w:r w:rsidRPr="009C6278">
        <w:tab/>
        <w:t xml:space="preserve">Tierney N, Cook D. Expanding Tidy Data Principles to Facilitate Missing Data Exploration, Visualization and Assessment of Imputations. </w:t>
      </w:r>
      <w:r w:rsidRPr="009C6278">
        <w:rPr>
          <w:i/>
        </w:rPr>
        <w:t>Journal of Statistical Software</w:t>
      </w:r>
      <w:r w:rsidRPr="009C6278">
        <w:t>. 2023;105:1 - 31.</w:t>
      </w:r>
    </w:p>
    <w:p w14:paraId="56207D31" w14:textId="77777777" w:rsidR="000A023A" w:rsidRPr="009C6278" w:rsidRDefault="000A023A" w:rsidP="00FE0433">
      <w:pPr>
        <w:pStyle w:val="EndNoteBibliography"/>
        <w:spacing w:after="360"/>
      </w:pPr>
      <w:r w:rsidRPr="009C6278">
        <w:t>27.</w:t>
      </w:r>
      <w:r w:rsidRPr="009C6278">
        <w:tab/>
        <w:t xml:space="preserve">Liu X. </w:t>
      </w:r>
      <w:r w:rsidRPr="009C6278">
        <w:rPr>
          <w:i/>
        </w:rPr>
        <w:t>Methods and Applications of Longitudinal Data Analysis</w:t>
      </w:r>
      <w:r w:rsidRPr="009C6278">
        <w:t>. Academic Press: Oxford; 2016.</w:t>
      </w:r>
    </w:p>
    <w:p w14:paraId="74E6C116" w14:textId="77777777" w:rsidR="000A023A" w:rsidRPr="009C6278" w:rsidRDefault="000A023A" w:rsidP="00572380">
      <w:pPr>
        <w:pStyle w:val="EndNoteBibliography"/>
        <w:spacing w:after="360"/>
      </w:pPr>
      <w:r w:rsidRPr="009C6278">
        <w:t>28.</w:t>
      </w:r>
      <w:r w:rsidRPr="009C6278">
        <w:tab/>
        <w:t xml:space="preserve">Austin PC, van Buuren S. Logistic regression vs. predictive mean matching for imputing binary covariates. </w:t>
      </w:r>
      <w:r w:rsidRPr="009C6278">
        <w:rPr>
          <w:i/>
        </w:rPr>
        <w:t>Statistical Methods in Medical Research</w:t>
      </w:r>
      <w:r w:rsidRPr="009C6278">
        <w:t>. 2023;32:2172-2183.</w:t>
      </w:r>
    </w:p>
    <w:p w14:paraId="7EB36330" w14:textId="77777777" w:rsidR="000A023A" w:rsidRPr="009C6278" w:rsidRDefault="000A023A" w:rsidP="00431010">
      <w:pPr>
        <w:pStyle w:val="EndNoteBibliography"/>
        <w:spacing w:after="360"/>
      </w:pPr>
      <w:r w:rsidRPr="009C6278">
        <w:t>29.</w:t>
      </w:r>
      <w:r w:rsidRPr="009C6278">
        <w:tab/>
        <w:t xml:space="preserve">Pham TM, Pandis N, White IR. Missing data: Issues, concepts, methods. </w:t>
      </w:r>
      <w:r w:rsidRPr="009C6278">
        <w:rPr>
          <w:i/>
        </w:rPr>
        <w:t>Seminars in Orthodontics</w:t>
      </w:r>
      <w:r w:rsidRPr="009C6278">
        <w:t>. 2024;30:37-44.</w:t>
      </w:r>
    </w:p>
    <w:p w14:paraId="142FAC4E" w14:textId="77777777" w:rsidR="000A023A" w:rsidRPr="009C6278" w:rsidRDefault="000A023A" w:rsidP="00FC6423">
      <w:pPr>
        <w:pStyle w:val="EndNoteBibliography"/>
        <w:spacing w:after="360"/>
      </w:pPr>
      <w:r w:rsidRPr="009C6278">
        <w:lastRenderedPageBreak/>
        <w:t>30.</w:t>
      </w:r>
      <w:r w:rsidRPr="009C6278">
        <w:tab/>
        <w:t xml:space="preserve">Bailey BE, Andridge R, Shoben AB. Multiple imputation by predictive mean matching in cluster-randomized trials. </w:t>
      </w:r>
      <w:r w:rsidRPr="009C6278">
        <w:rPr>
          <w:i/>
        </w:rPr>
        <w:t>BMC Medical Research Methodology</w:t>
      </w:r>
      <w:r w:rsidRPr="009C6278">
        <w:t>. 2020;20:72.</w:t>
      </w:r>
    </w:p>
    <w:p w14:paraId="71633D63" w14:textId="77777777" w:rsidR="000A023A" w:rsidRPr="009C6278" w:rsidRDefault="000A023A" w:rsidP="00232179">
      <w:pPr>
        <w:pStyle w:val="EndNoteBibliography"/>
        <w:spacing w:after="360"/>
      </w:pPr>
      <w:r w:rsidRPr="009C6278">
        <w:t>31.</w:t>
      </w:r>
      <w:r w:rsidRPr="009C6278">
        <w:tab/>
        <w:t xml:space="preserve">Morris TP, White IR, Royston P. Tuning multiple imputation by predictive mean matching and local residual draws. </w:t>
      </w:r>
      <w:r w:rsidRPr="009C6278">
        <w:rPr>
          <w:i/>
        </w:rPr>
        <w:t>BMC Medical Research Methodology</w:t>
      </w:r>
      <w:r w:rsidRPr="009C6278">
        <w:t>. 2014;14:75.</w:t>
      </w:r>
    </w:p>
    <w:p w14:paraId="1DAE1980" w14:textId="77777777" w:rsidR="000A023A" w:rsidRPr="009C6278" w:rsidRDefault="000A023A" w:rsidP="006917F7">
      <w:pPr>
        <w:pStyle w:val="EndNoteBibliography"/>
        <w:spacing w:after="360"/>
      </w:pPr>
      <w:r w:rsidRPr="009C6278">
        <w:t>32.</w:t>
      </w:r>
      <w:r w:rsidRPr="009C6278">
        <w:tab/>
        <w:t xml:space="preserve">van Buuren S, Brand JPL, Groothuis-Oudshoorn CGM, Rubin DB. Fully conditional specification in multivariate imputation. </w:t>
      </w:r>
      <w:r w:rsidRPr="009C6278">
        <w:rPr>
          <w:i/>
        </w:rPr>
        <w:t>Journal of Statistical Computation and Simulation</w:t>
      </w:r>
      <w:r w:rsidRPr="009C6278">
        <w:t>. 2006;76:1049-1064.</w:t>
      </w:r>
    </w:p>
    <w:p w14:paraId="02D26D26" w14:textId="77777777" w:rsidR="000A023A" w:rsidRPr="009C6278" w:rsidRDefault="000A023A" w:rsidP="003B7000">
      <w:pPr>
        <w:pStyle w:val="EndNoteBibliography"/>
        <w:spacing w:after="360"/>
      </w:pPr>
      <w:r w:rsidRPr="009C6278">
        <w:t>33.</w:t>
      </w:r>
      <w:r w:rsidRPr="009C6278">
        <w:tab/>
        <w:t xml:space="preserve">van Buuren S. Multiple imputation of discrete and continuous data by fully conditional specification. </w:t>
      </w:r>
      <w:r w:rsidRPr="009C6278">
        <w:rPr>
          <w:i/>
        </w:rPr>
        <w:t>Statistical Methods in Medical Research</w:t>
      </w:r>
      <w:r w:rsidRPr="009C6278">
        <w:t>. 2007;16:219-242.</w:t>
      </w:r>
    </w:p>
    <w:p w14:paraId="12046FDB" w14:textId="77777777" w:rsidR="000A023A" w:rsidRPr="009C6278" w:rsidRDefault="000A023A" w:rsidP="00645B61">
      <w:pPr>
        <w:pStyle w:val="EndNoteBibliography"/>
        <w:spacing w:after="360"/>
      </w:pPr>
      <w:r w:rsidRPr="009C6278">
        <w:t>34.</w:t>
      </w:r>
      <w:r w:rsidRPr="009C6278">
        <w:tab/>
        <w:t xml:space="preserve">von Hippel PT. 8. How to Impute Interactions, Squares, and other Transformed Variables. </w:t>
      </w:r>
      <w:r w:rsidRPr="009C6278">
        <w:rPr>
          <w:i/>
        </w:rPr>
        <w:t>Sociological Methodology</w:t>
      </w:r>
      <w:r w:rsidRPr="009C6278">
        <w:t>. 2009;39:265-291.</w:t>
      </w:r>
    </w:p>
    <w:p w14:paraId="40B9CC34" w14:textId="77777777" w:rsidR="000A023A" w:rsidRPr="009C6278" w:rsidRDefault="000A023A" w:rsidP="00715596">
      <w:pPr>
        <w:pStyle w:val="EndNoteBibliography"/>
        <w:spacing w:after="360"/>
      </w:pPr>
      <w:r w:rsidRPr="009C6278">
        <w:t>35.</w:t>
      </w:r>
      <w:r w:rsidRPr="009C6278">
        <w:tab/>
        <w:t xml:space="preserve">Schafer JL. Multiple imputation: a primer. </w:t>
      </w:r>
      <w:r w:rsidRPr="009C6278">
        <w:rPr>
          <w:i/>
        </w:rPr>
        <w:t>Statistical Methods in Medical Research</w:t>
      </w:r>
      <w:r w:rsidRPr="009C6278">
        <w:t>. 1999;8:3-15.</w:t>
      </w:r>
    </w:p>
    <w:p w14:paraId="3360D8E6" w14:textId="77777777" w:rsidR="000A023A" w:rsidRPr="009C6278" w:rsidRDefault="000A023A" w:rsidP="005E6A05">
      <w:pPr>
        <w:pStyle w:val="EndNoteBibliography"/>
        <w:spacing w:after="360"/>
      </w:pPr>
      <w:r w:rsidRPr="009C6278">
        <w:t>36.</w:t>
      </w:r>
      <w:r w:rsidRPr="009C6278">
        <w:tab/>
        <w:t xml:space="preserve">Moons KG, Donders RA, Stijnen T, Harrell FE, Jr. Using the outcome for imputation of missing predictor values was preferred. </w:t>
      </w:r>
      <w:r w:rsidRPr="009C6278">
        <w:rPr>
          <w:i/>
        </w:rPr>
        <w:t>J Clin Epidemiol</w:t>
      </w:r>
      <w:r w:rsidRPr="009C6278">
        <w:t>. 2006;59:1092-1101.</w:t>
      </w:r>
    </w:p>
    <w:p w14:paraId="4ADF7AAD" w14:textId="77777777" w:rsidR="000A023A" w:rsidRPr="009C6278" w:rsidRDefault="000A023A" w:rsidP="00EA5DD8">
      <w:pPr>
        <w:pStyle w:val="EndNoteBibliography"/>
        <w:spacing w:after="360"/>
      </w:pPr>
      <w:r w:rsidRPr="009C6278">
        <w:t>37.</w:t>
      </w:r>
      <w:r w:rsidRPr="009C6278">
        <w:tab/>
        <w:t>Sterne JAC, White IR, Carlin JB</w:t>
      </w:r>
      <w:r w:rsidRPr="009C6278">
        <w:rPr>
          <w:i/>
        </w:rPr>
        <w:t>, et al.</w:t>
      </w:r>
      <w:r w:rsidRPr="009C6278">
        <w:t xml:space="preserve"> Multiple imputation for missing data in epidemiological and clinical research: potential and pitfalls. </w:t>
      </w:r>
      <w:r w:rsidRPr="009C6278">
        <w:rPr>
          <w:i/>
        </w:rPr>
        <w:t>BMJ</w:t>
      </w:r>
      <w:r w:rsidRPr="009C6278">
        <w:t>. 2009;338:b2393.</w:t>
      </w:r>
    </w:p>
    <w:p w14:paraId="0638575A" w14:textId="77777777" w:rsidR="000A023A" w:rsidRPr="009C6278" w:rsidRDefault="000A023A" w:rsidP="00DB1983">
      <w:pPr>
        <w:pStyle w:val="EndNoteBibliography"/>
        <w:spacing w:after="360"/>
      </w:pPr>
      <w:r w:rsidRPr="009C6278">
        <w:t>38.</w:t>
      </w:r>
      <w:r w:rsidRPr="009C6278">
        <w:tab/>
        <w:t xml:space="preserve">Carpenter JR, Smuk M. Missing data: A statistical framework for practice. </w:t>
      </w:r>
      <w:r w:rsidRPr="009C6278">
        <w:rPr>
          <w:i/>
        </w:rPr>
        <w:t>Biom J</w:t>
      </w:r>
      <w:r w:rsidRPr="009C6278">
        <w:t>. 2021;63:915-947.</w:t>
      </w:r>
    </w:p>
    <w:p w14:paraId="76100C0D" w14:textId="77777777" w:rsidR="000A023A" w:rsidRPr="009C6278" w:rsidRDefault="000A023A" w:rsidP="00A756AA">
      <w:pPr>
        <w:pStyle w:val="EndNoteBibliography"/>
        <w:spacing w:after="360"/>
      </w:pPr>
      <w:r w:rsidRPr="009C6278">
        <w:t>39.</w:t>
      </w:r>
      <w:r w:rsidRPr="009C6278">
        <w:tab/>
        <w:t xml:space="preserve">Eknoyan G. Adolphe Quetelet (1796–1874)—the average man and indices of obesity. </w:t>
      </w:r>
      <w:r w:rsidRPr="009C6278">
        <w:rPr>
          <w:i/>
        </w:rPr>
        <w:t>Nephrology Dialysis Transplantation</w:t>
      </w:r>
      <w:r w:rsidRPr="009C6278">
        <w:t>. 2007;23:47-51.</w:t>
      </w:r>
    </w:p>
    <w:p w14:paraId="322F4506" w14:textId="77777777" w:rsidR="000A023A" w:rsidRPr="009C6278" w:rsidRDefault="000A023A" w:rsidP="00181FE7">
      <w:pPr>
        <w:pStyle w:val="EndNoteBibliography"/>
        <w:spacing w:after="360"/>
      </w:pPr>
      <w:r w:rsidRPr="009C6278">
        <w:t>40.</w:t>
      </w:r>
      <w:r w:rsidRPr="009C6278">
        <w:tab/>
        <w:t xml:space="preserve">Sharma A, Sahasrabudhe V, Musib L, Zhang S, Younis I, Kanodia J. Time to Rethink the Current Paradigm for Assessing Kidney Function in Drug Development and Beyond. </w:t>
      </w:r>
      <w:r w:rsidRPr="009C6278">
        <w:rPr>
          <w:i/>
        </w:rPr>
        <w:t>Clinical Pharmacology &amp; Therapeutics</w:t>
      </w:r>
      <w:r w:rsidRPr="009C6278">
        <w:t>. 2022;112:946-958.</w:t>
      </w:r>
    </w:p>
    <w:p w14:paraId="1C957922" w14:textId="77777777" w:rsidR="000A023A" w:rsidRPr="009C6278" w:rsidRDefault="000A023A" w:rsidP="00D202E0">
      <w:pPr>
        <w:pStyle w:val="EndNoteBibliography"/>
        <w:spacing w:after="360"/>
      </w:pPr>
      <w:r w:rsidRPr="009C6278">
        <w:lastRenderedPageBreak/>
        <w:t>41.</w:t>
      </w:r>
      <w:r w:rsidRPr="009C6278">
        <w:tab/>
        <w:t xml:space="preserve">Seaman SR, Bartlett JW, White IR. Multiple imputation of missing covariates with non-linear effects and interactions: an evaluation of statistical methods. </w:t>
      </w:r>
      <w:r w:rsidRPr="009C6278">
        <w:rPr>
          <w:i/>
        </w:rPr>
        <w:t>BMC Medical Research Methodology</w:t>
      </w:r>
      <w:r w:rsidRPr="009C6278">
        <w:t>. 2012;12:46.</w:t>
      </w:r>
    </w:p>
    <w:p w14:paraId="24C01203" w14:textId="77777777" w:rsidR="000A023A" w:rsidRPr="009C6278" w:rsidRDefault="000A023A" w:rsidP="00FC2D9E">
      <w:pPr>
        <w:pStyle w:val="EndNoteBibliography"/>
        <w:spacing w:after="360"/>
      </w:pPr>
      <w:r w:rsidRPr="009C6278">
        <w:t>42.</w:t>
      </w:r>
      <w:r w:rsidRPr="009C6278">
        <w:tab/>
        <w:t xml:space="preserve">Bartlett JW, Seaman SR, White IR, Carpenter JR. Multiple imputation of covariates by fully conditional specification: Accommodating the substantive model. </w:t>
      </w:r>
      <w:r w:rsidRPr="009C6278">
        <w:rPr>
          <w:i/>
        </w:rPr>
        <w:t>Statistical Methods in Medical Research</w:t>
      </w:r>
      <w:r w:rsidRPr="009C6278">
        <w:t>. 2015;24:462-487.</w:t>
      </w:r>
    </w:p>
    <w:p w14:paraId="7D8AC3F5" w14:textId="77777777" w:rsidR="000A023A" w:rsidRPr="009C6278" w:rsidRDefault="000A023A" w:rsidP="002C68E3">
      <w:pPr>
        <w:pStyle w:val="EndNoteBibliography"/>
        <w:spacing w:after="360"/>
      </w:pPr>
      <w:r w:rsidRPr="009C6278">
        <w:t>43.</w:t>
      </w:r>
      <w:r w:rsidRPr="009C6278">
        <w:tab/>
        <w:t xml:space="preserve">Rubin DB. Multiple Imputation After 18+ Years. </w:t>
      </w:r>
      <w:r w:rsidRPr="009C6278">
        <w:rPr>
          <w:i/>
        </w:rPr>
        <w:t>Journal of the American Statistical Association</w:t>
      </w:r>
      <w:r w:rsidRPr="009C6278">
        <w:t>. 1996;91:473-489.</w:t>
      </w:r>
    </w:p>
    <w:p w14:paraId="28BC4C9D" w14:textId="77777777" w:rsidR="000A023A" w:rsidRPr="009C6278" w:rsidRDefault="000A023A" w:rsidP="00B818F4">
      <w:pPr>
        <w:pStyle w:val="EndNoteBibliography"/>
        <w:spacing w:after="360"/>
      </w:pPr>
      <w:r w:rsidRPr="009C6278">
        <w:t>44.</w:t>
      </w:r>
      <w:r w:rsidRPr="009C6278">
        <w:tab/>
        <w:t xml:space="preserve">von Hippel PT. How Many Imputations Do You Need? A Two-stage Calculation Using a Quadratic Rule. </w:t>
      </w:r>
      <w:r w:rsidRPr="009C6278">
        <w:rPr>
          <w:i/>
        </w:rPr>
        <w:t>Sociological Methods &amp; Research</w:t>
      </w:r>
      <w:r w:rsidRPr="009C6278">
        <w:t>. 2020;49:699-718.</w:t>
      </w:r>
    </w:p>
    <w:p w14:paraId="0DFB58B1" w14:textId="77777777" w:rsidR="000A023A" w:rsidRPr="009C6278" w:rsidRDefault="000A023A" w:rsidP="0061731B">
      <w:pPr>
        <w:pStyle w:val="EndNoteBibliography"/>
        <w:spacing w:after="360"/>
      </w:pPr>
      <w:r w:rsidRPr="009C6278">
        <w:t>45.</w:t>
      </w:r>
      <w:r w:rsidRPr="009C6278">
        <w:tab/>
        <w:t xml:space="preserve">Nassiri V, Molenberghs G, Verbeke G, Barbosa-Breda J. Iterative Multiple Imputation: A Framework to Determine the Number of Imputed Datasets. </w:t>
      </w:r>
      <w:r w:rsidRPr="009C6278">
        <w:rPr>
          <w:i/>
        </w:rPr>
        <w:t>The American Statistician</w:t>
      </w:r>
      <w:r w:rsidRPr="009C6278">
        <w:t>. 2020;74:125-136.</w:t>
      </w:r>
    </w:p>
    <w:p w14:paraId="47D4FCE8" w14:textId="77777777" w:rsidR="000A023A" w:rsidRPr="009C6278" w:rsidRDefault="000A023A" w:rsidP="009808B1">
      <w:pPr>
        <w:pStyle w:val="EndNoteBibliography"/>
        <w:spacing w:after="360"/>
      </w:pPr>
      <w:r w:rsidRPr="009C6278">
        <w:t>46.</w:t>
      </w:r>
      <w:r w:rsidRPr="009C6278">
        <w:tab/>
        <w:t xml:space="preserve">Rubin DB. </w:t>
      </w:r>
      <w:r w:rsidRPr="009C6278">
        <w:rPr>
          <w:i/>
        </w:rPr>
        <w:t>Multiple Imputation for Nonresponse in Surveys</w:t>
      </w:r>
      <w:r w:rsidRPr="009C6278">
        <w:t>. John Wiley &amp; Sons: New York; 1987.</w:t>
      </w:r>
    </w:p>
    <w:p w14:paraId="34CFE7A2" w14:textId="77777777" w:rsidR="000A023A" w:rsidRPr="009C6278" w:rsidRDefault="000A023A" w:rsidP="00243A23">
      <w:pPr>
        <w:pStyle w:val="EndNoteBibliography"/>
        <w:spacing w:after="360"/>
      </w:pPr>
      <w:r w:rsidRPr="009C6278">
        <w:t>47.</w:t>
      </w:r>
      <w:r w:rsidRPr="009C6278">
        <w:tab/>
        <w:t>Harel O, Mitchell EM, Perkins NJ</w:t>
      </w:r>
      <w:r w:rsidRPr="009C6278">
        <w:rPr>
          <w:i/>
        </w:rPr>
        <w:t>, et al.</w:t>
      </w:r>
      <w:r w:rsidRPr="009C6278">
        <w:t xml:space="preserve"> Multiple Imputation for Incomplete Data in Epidemiologic Studies. </w:t>
      </w:r>
      <w:r w:rsidRPr="009C6278">
        <w:rPr>
          <w:i/>
        </w:rPr>
        <w:t>American Journal of Epidemiology</w:t>
      </w:r>
      <w:r w:rsidRPr="009C6278">
        <w:t>. 2017;187:576-584.</w:t>
      </w:r>
    </w:p>
    <w:p w14:paraId="3A5711CE" w14:textId="77777777" w:rsidR="000A023A" w:rsidRPr="009C6278" w:rsidRDefault="000A023A" w:rsidP="00D813AF">
      <w:pPr>
        <w:pStyle w:val="EndNoteBibliography"/>
        <w:spacing w:after="360"/>
      </w:pPr>
      <w:r w:rsidRPr="009C6278">
        <w:t>48.</w:t>
      </w:r>
      <w:r w:rsidRPr="009C6278">
        <w:tab/>
        <w:t>Audigier V, White IR, Jolani S</w:t>
      </w:r>
      <w:r w:rsidRPr="009C6278">
        <w:rPr>
          <w:i/>
        </w:rPr>
        <w:t>, et al.</w:t>
      </w:r>
      <w:r w:rsidRPr="009C6278">
        <w:t xml:space="preserve"> Multiple Imputation for Multilevel Data with Continuous and Binary Variables. </w:t>
      </w:r>
      <w:r w:rsidRPr="009C6278">
        <w:rPr>
          <w:i/>
        </w:rPr>
        <w:t>Statistical Science</w:t>
      </w:r>
      <w:r w:rsidRPr="009C6278">
        <w:t>. 2018;33:160-183, 124.</w:t>
      </w:r>
    </w:p>
    <w:p w14:paraId="05952782" w14:textId="77777777" w:rsidR="000A023A" w:rsidRPr="009C6278" w:rsidRDefault="000A023A" w:rsidP="0030069B">
      <w:pPr>
        <w:pStyle w:val="EndNoteBibliography"/>
        <w:spacing w:after="360"/>
      </w:pPr>
      <w:r w:rsidRPr="009C6278">
        <w:t>49.</w:t>
      </w:r>
      <w:r w:rsidRPr="009C6278">
        <w:tab/>
        <w:t xml:space="preserve">Grund S, Lüdtke O, Robitzsch A. Multiple Imputation of Missing Data for Multilevel Models: Simulations and Recommendations. </w:t>
      </w:r>
      <w:r w:rsidRPr="009C6278">
        <w:rPr>
          <w:i/>
        </w:rPr>
        <w:t>Organizational Research Methods</w:t>
      </w:r>
      <w:r w:rsidRPr="009C6278">
        <w:t>. 2017;21:111-149.</w:t>
      </w:r>
    </w:p>
    <w:p w14:paraId="5473ACFE" w14:textId="77777777" w:rsidR="000A023A" w:rsidRPr="009C6278" w:rsidRDefault="000A023A" w:rsidP="00854F7F">
      <w:pPr>
        <w:pStyle w:val="EndNoteBibliography"/>
        <w:spacing w:after="360"/>
      </w:pPr>
      <w:r w:rsidRPr="009C6278">
        <w:t>50.</w:t>
      </w:r>
      <w:r w:rsidRPr="009C6278">
        <w:tab/>
        <w:t xml:space="preserve">Nguyen CD, Carlin JB, Lee KJ. Model checking in multiple imputation: an overview and case study. </w:t>
      </w:r>
      <w:r w:rsidRPr="009C6278">
        <w:rPr>
          <w:i/>
        </w:rPr>
        <w:t>Emerging Themes in Epidemiology</w:t>
      </w:r>
      <w:r w:rsidRPr="009C6278">
        <w:t>. 2017;14:8.</w:t>
      </w:r>
    </w:p>
    <w:p w14:paraId="67C9D5C0" w14:textId="77777777" w:rsidR="000A023A" w:rsidRPr="009C6278" w:rsidRDefault="000A023A" w:rsidP="007B3A37">
      <w:pPr>
        <w:pStyle w:val="EndNoteBibliography"/>
        <w:spacing w:after="360"/>
      </w:pPr>
      <w:r w:rsidRPr="009C6278">
        <w:lastRenderedPageBreak/>
        <w:t>51.</w:t>
      </w:r>
      <w:r w:rsidRPr="009C6278">
        <w:tab/>
        <w:t xml:space="preserve">O'Reilly RA, Aggeler PM. Studies on coumarin anticoagulant drugs. Initiation of warfarin therapy without a loading dose. </w:t>
      </w:r>
      <w:r w:rsidRPr="009C6278">
        <w:rPr>
          <w:i/>
        </w:rPr>
        <w:t>Circulation</w:t>
      </w:r>
      <w:r w:rsidRPr="009C6278">
        <w:t>. 1968;38:169-177.</w:t>
      </w:r>
    </w:p>
    <w:p w14:paraId="489388DC" w14:textId="77777777" w:rsidR="000A023A" w:rsidRPr="009C6278" w:rsidRDefault="000A023A" w:rsidP="00FB02C7">
      <w:pPr>
        <w:pStyle w:val="EndNoteBibliography"/>
        <w:spacing w:after="360"/>
      </w:pPr>
      <w:r w:rsidRPr="009C6278">
        <w:t>52.</w:t>
      </w:r>
      <w:r w:rsidRPr="009C6278">
        <w:tab/>
        <w:t xml:space="preserve">Schouten RM, Lugtig P, Vink G. Generating missing values for simulation purposes: a multivariate amputation procedure. </w:t>
      </w:r>
      <w:r w:rsidRPr="009C6278">
        <w:rPr>
          <w:i/>
        </w:rPr>
        <w:t>Journal of Statistical Computation and Simulation</w:t>
      </w:r>
      <w:r w:rsidRPr="009C6278">
        <w:t>. 2018;88:2909-2930.</w:t>
      </w:r>
    </w:p>
    <w:p w14:paraId="29A22207" w14:textId="77777777" w:rsidR="000A023A" w:rsidRPr="009C6278" w:rsidRDefault="000A023A" w:rsidP="00E77006">
      <w:pPr>
        <w:pStyle w:val="EndNoteBibliography"/>
        <w:spacing w:after="360"/>
      </w:pPr>
      <w:r w:rsidRPr="009C6278">
        <w:t>53.</w:t>
      </w:r>
      <w:r w:rsidRPr="009C6278">
        <w:tab/>
        <w:t>Fidler M, Wilkins JJ, Hooijmaijers R</w:t>
      </w:r>
      <w:r w:rsidRPr="009C6278">
        <w:rPr>
          <w:i/>
        </w:rPr>
        <w:t>, et al.</w:t>
      </w:r>
      <w:r w:rsidRPr="009C6278">
        <w:t xml:space="preserve"> Nonlinear Mixed-Effects Model Development and Simulation Using nlmixr and Related R Open-Source Packages. </w:t>
      </w:r>
      <w:r w:rsidRPr="009C6278">
        <w:rPr>
          <w:i/>
        </w:rPr>
        <w:t>CPT: Pharmacometrics &amp; Systems Pharmacology</w:t>
      </w:r>
      <w:r w:rsidRPr="009C6278">
        <w:t>. 2019;8:621-633.</w:t>
      </w:r>
    </w:p>
    <w:p w14:paraId="01B6BC08" w14:textId="77777777" w:rsidR="000A023A" w:rsidRPr="009C6278" w:rsidRDefault="000A023A" w:rsidP="00E754BE">
      <w:pPr>
        <w:pStyle w:val="EndNoteBibliography"/>
        <w:spacing w:after="360"/>
      </w:pPr>
      <w:r w:rsidRPr="009C6278">
        <w:t>54.</w:t>
      </w:r>
      <w:r w:rsidRPr="009C6278">
        <w:tab/>
        <w:t xml:space="preserve">Divine G, Norton HJ, Hunt R, Dienemann J. A Review of Analysis and Sample Size Calculation Considerations for Wilcoxon Tests. </w:t>
      </w:r>
      <w:r w:rsidRPr="009C6278">
        <w:rPr>
          <w:i/>
        </w:rPr>
        <w:t>Anesthesia &amp; Analgesia</w:t>
      </w:r>
      <w:r w:rsidRPr="009C6278">
        <w:t>. 2013;117:699-710.</w:t>
      </w:r>
    </w:p>
    <w:p w14:paraId="166C30E0" w14:textId="77777777" w:rsidR="000A023A" w:rsidRPr="009C6278" w:rsidRDefault="000A023A" w:rsidP="00D626A3">
      <w:pPr>
        <w:pStyle w:val="EndNoteBibliography"/>
        <w:spacing w:after="360"/>
      </w:pPr>
      <w:r w:rsidRPr="009C6278">
        <w:t>55.</w:t>
      </w:r>
      <w:r w:rsidRPr="009C6278">
        <w:tab/>
        <w:t xml:space="preserve">Fligner MA, Killeen TJ. Distribution-Free Two-Sample Tests for Scale. </w:t>
      </w:r>
      <w:r w:rsidRPr="009C6278">
        <w:rPr>
          <w:i/>
        </w:rPr>
        <w:t>Journal of the American Statistical Association</w:t>
      </w:r>
      <w:r w:rsidRPr="009C6278">
        <w:t>. 1976;71:210-213.</w:t>
      </w:r>
    </w:p>
    <w:p w14:paraId="177C8878" w14:textId="302C170D" w:rsidR="000A023A" w:rsidRPr="009C6278" w:rsidRDefault="000A023A" w:rsidP="00AE350D">
      <w:pPr>
        <w:pStyle w:val="EndNoteBibliography"/>
        <w:spacing w:after="360"/>
      </w:pPr>
      <w:r w:rsidRPr="009C6278">
        <w:t>56.</w:t>
      </w:r>
      <w:r w:rsidRPr="009C6278">
        <w:tab/>
        <w:t xml:space="preserve">U.S. Department of Health and Human Services, Food and Drug Administration Center for Drug Evaluation and Research (CDER), Center for Biologics Evaluation and Research (CBER). Population Pharmacokinetics Guidance for Industry; 2022. </w:t>
      </w:r>
      <w:hyperlink r:id="rId12" w:history="1">
        <w:r w:rsidRPr="006C416F">
          <w:rPr>
            <w:rStyle w:val="Hyperlink"/>
          </w:rPr>
          <w:t>https://www.fda.gov/media/128793/download</w:t>
        </w:r>
      </w:hyperlink>
    </w:p>
    <w:p w14:paraId="4EFF4314" w14:textId="77777777" w:rsidR="000A023A" w:rsidRPr="009C6278" w:rsidRDefault="000A023A" w:rsidP="00906CF9">
      <w:pPr>
        <w:pStyle w:val="EndNoteBibliography"/>
        <w:spacing w:after="360"/>
      </w:pPr>
      <w:r w:rsidRPr="009C6278">
        <w:t>57.</w:t>
      </w:r>
      <w:r w:rsidRPr="009C6278">
        <w:tab/>
        <w:t xml:space="preserve">Committee for Medicinal Products for Human Use (CHMP) EMA. Guideline on reporting the results of population pharmacokinetic analyses. United Kingdom: </w:t>
      </w:r>
      <w:r w:rsidRPr="009C6278">
        <w:rPr>
          <w:i/>
        </w:rPr>
        <w:t>European Medicines Agency</w:t>
      </w:r>
      <w:r w:rsidRPr="009C6278">
        <w:t>; 2007. Report No.: CHMP/EWP/185990/06</w:t>
      </w:r>
    </w:p>
    <w:p w14:paraId="417B3286" w14:textId="77777777" w:rsidR="000A023A" w:rsidRPr="001B1EC4" w:rsidRDefault="000A023A" w:rsidP="00487923">
      <w:pPr>
        <w:pStyle w:val="EndNoteBibliography"/>
        <w:spacing w:after="360"/>
        <w:rPr>
          <w:lang w:val="nl-BE"/>
          <w:rPrChange w:id="626" w:author="My Luong Vuong" w:date="2025-02-24T13:56:00Z">
            <w:rPr/>
          </w:rPrChange>
        </w:rPr>
      </w:pPr>
      <w:r w:rsidRPr="009C6278">
        <w:t>58.</w:t>
      </w:r>
      <w:r w:rsidRPr="009C6278">
        <w:tab/>
        <w:t xml:space="preserve">Wu H, Wu L. A multiple imputation method for missing covariates in non-linear mixed-effects models with application to HIV dynamics. </w:t>
      </w:r>
      <w:r w:rsidRPr="001B1EC4">
        <w:rPr>
          <w:i/>
          <w:lang w:val="nl-BE"/>
          <w:rPrChange w:id="627" w:author="My Luong Vuong" w:date="2025-02-24T13:56:00Z">
            <w:rPr>
              <w:i/>
            </w:rPr>
          </w:rPrChange>
        </w:rPr>
        <w:t>Stat Med</w:t>
      </w:r>
      <w:r w:rsidRPr="001B1EC4">
        <w:rPr>
          <w:lang w:val="nl-BE"/>
          <w:rPrChange w:id="628" w:author="My Luong Vuong" w:date="2025-02-24T13:56:00Z">
            <w:rPr/>
          </w:rPrChange>
        </w:rPr>
        <w:t>. 2001;20:1755-1769.</w:t>
      </w:r>
    </w:p>
    <w:p w14:paraId="7082A259" w14:textId="77777777" w:rsidR="000A023A" w:rsidRPr="009C6278" w:rsidRDefault="000A023A" w:rsidP="00B60CB2">
      <w:pPr>
        <w:pStyle w:val="EndNoteBibliography"/>
        <w:spacing w:after="360"/>
      </w:pPr>
      <w:r w:rsidRPr="001B1EC4">
        <w:rPr>
          <w:lang w:val="nl-BE"/>
          <w:rPrChange w:id="629" w:author="My Luong Vuong" w:date="2025-02-24T13:56:00Z">
            <w:rPr/>
          </w:rPrChange>
        </w:rPr>
        <w:t>59.</w:t>
      </w:r>
      <w:r w:rsidRPr="001B1EC4">
        <w:rPr>
          <w:lang w:val="nl-BE"/>
          <w:rPrChange w:id="630" w:author="My Luong Vuong" w:date="2025-02-24T13:56:00Z">
            <w:rPr/>
          </w:rPrChange>
        </w:rPr>
        <w:tab/>
        <w:t>Svensson EM, Svensson RJ, te Brake LHM</w:t>
      </w:r>
      <w:r w:rsidRPr="001B1EC4">
        <w:rPr>
          <w:i/>
          <w:lang w:val="nl-BE"/>
          <w:rPrChange w:id="631" w:author="My Luong Vuong" w:date="2025-02-24T13:56:00Z">
            <w:rPr>
              <w:i/>
            </w:rPr>
          </w:rPrChange>
        </w:rPr>
        <w:t>, et al.</w:t>
      </w:r>
      <w:r w:rsidRPr="001B1EC4">
        <w:rPr>
          <w:lang w:val="nl-BE"/>
          <w:rPrChange w:id="632" w:author="My Luong Vuong" w:date="2025-02-24T13:56:00Z">
            <w:rPr/>
          </w:rPrChange>
        </w:rPr>
        <w:t xml:space="preserve"> </w:t>
      </w:r>
      <w:r w:rsidRPr="009C6278">
        <w:t xml:space="preserve">The Potential for Treatment Shortening With Higher Rifampicin Doses: Relating Drug Exposure to Treatment Response in Patients With Pulmonary Tuberculosis. </w:t>
      </w:r>
      <w:r w:rsidRPr="009C6278">
        <w:rPr>
          <w:i/>
        </w:rPr>
        <w:t>Clinical Infectious Diseases</w:t>
      </w:r>
      <w:r w:rsidRPr="009C6278">
        <w:t>. 2018;67:34-41.</w:t>
      </w:r>
    </w:p>
    <w:p w14:paraId="416CFC7E" w14:textId="77777777" w:rsidR="000A023A" w:rsidRPr="009C6278" w:rsidRDefault="000A023A" w:rsidP="008E4E2B">
      <w:pPr>
        <w:pStyle w:val="EndNoteBibliography"/>
        <w:spacing w:after="360"/>
      </w:pPr>
      <w:r w:rsidRPr="009C6278">
        <w:lastRenderedPageBreak/>
        <w:t>60.</w:t>
      </w:r>
      <w:r w:rsidRPr="009C6278">
        <w:tab/>
        <w:t>Irby DJ, Ibrahim ME, Dauki AM</w:t>
      </w:r>
      <w:r w:rsidRPr="009C6278">
        <w:rPr>
          <w:i/>
        </w:rPr>
        <w:t>, et al.</w:t>
      </w:r>
      <w:r w:rsidRPr="009C6278">
        <w:t xml:space="preserve"> Approaches to handling missing or "problematic" pharmacology data: Pharmacokinetics. </w:t>
      </w:r>
      <w:r w:rsidRPr="009C6278">
        <w:rPr>
          <w:i/>
        </w:rPr>
        <w:t>CPT Pharmacometrics Syst Pharmacol</w:t>
      </w:r>
      <w:r w:rsidRPr="009C6278">
        <w:t>. 2021;10:291-308.</w:t>
      </w:r>
    </w:p>
    <w:p w14:paraId="44E3D636" w14:textId="77777777" w:rsidR="000A023A" w:rsidRPr="009C6278" w:rsidRDefault="000A023A" w:rsidP="00DE33AB">
      <w:pPr>
        <w:pStyle w:val="EndNoteBibliography"/>
        <w:spacing w:after="360"/>
      </w:pPr>
      <w:r w:rsidRPr="009C6278">
        <w:t>61.</w:t>
      </w:r>
      <w:r w:rsidRPr="009C6278">
        <w:tab/>
        <w:t>Nassar YM, Ojara FW, Pérez-Pitarch A</w:t>
      </w:r>
      <w:r w:rsidRPr="009C6278">
        <w:rPr>
          <w:i/>
        </w:rPr>
        <w:t>, et al.</w:t>
      </w:r>
      <w:r w:rsidRPr="009C6278">
        <w:t xml:space="preserve"> C-Reactive Protein as an Early Predictor of Efficacy in Advanced Non-Small-Cell Lung Cancer Patients: A Tumor Dynamics-Biomarker Modeling Framework. </w:t>
      </w:r>
      <w:r w:rsidRPr="009C6278">
        <w:rPr>
          <w:i/>
        </w:rPr>
        <w:t>Cancers</w:t>
      </w:r>
      <w:r w:rsidRPr="009C6278">
        <w:t>. 2023;15:5429.</w:t>
      </w:r>
    </w:p>
    <w:p w14:paraId="6DB39593" w14:textId="77777777" w:rsidR="000A023A" w:rsidRPr="009C6278" w:rsidRDefault="000A023A" w:rsidP="00460A32">
      <w:pPr>
        <w:pStyle w:val="EndNoteBibliography"/>
        <w:spacing w:after="360"/>
      </w:pPr>
      <w:r w:rsidRPr="009C6278">
        <w:t>62.</w:t>
      </w:r>
      <w:r w:rsidRPr="009C6278">
        <w:tab/>
        <w:t>Ojara FW, Henrich A, Frances N</w:t>
      </w:r>
      <w:r w:rsidRPr="009C6278">
        <w:rPr>
          <w:i/>
        </w:rPr>
        <w:t>, et al.</w:t>
      </w:r>
      <w:r w:rsidRPr="009C6278">
        <w:t xml:space="preserve"> A prognostic baseline blood biomarker and tumor growth kinetics integrated model in paclitaxel/platinum treated advanced non-small cell lung cancer patients. </w:t>
      </w:r>
      <w:r w:rsidRPr="009C6278">
        <w:rPr>
          <w:i/>
        </w:rPr>
        <w:t>CPT: Pharmacometrics &amp; Systems Pharmacology</w:t>
      </w:r>
      <w:r w:rsidRPr="009C6278">
        <w:t>. 2023;12:1714-1725.</w:t>
      </w:r>
    </w:p>
    <w:p w14:paraId="0BC34134" w14:textId="3A2C5413" w:rsidR="000A023A" w:rsidRPr="009C6278" w:rsidRDefault="000A023A" w:rsidP="00782797">
      <w:pPr>
        <w:pStyle w:val="EndNoteBibliography"/>
        <w:spacing w:after="360"/>
      </w:pPr>
      <w:r w:rsidRPr="009C6278">
        <w:t>63.</w:t>
      </w:r>
      <w:r w:rsidRPr="009C6278">
        <w:tab/>
        <w:t xml:space="preserve">MIMP user guide - PsN 5.5.0; Revised 2018-03-02. </w:t>
      </w:r>
      <w:hyperlink r:id="rId13" w:history="1">
        <w:r w:rsidRPr="00A11F21">
          <w:rPr>
            <w:rStyle w:val="Hyperlink"/>
          </w:rPr>
          <w:t>https://uupharmacometrics.github.io/PsN/docs.html</w:t>
        </w:r>
      </w:hyperlink>
    </w:p>
    <w:p w14:paraId="054721AC" w14:textId="77777777" w:rsidR="000A023A" w:rsidRPr="009C6278" w:rsidRDefault="000A023A" w:rsidP="00DF17AC">
      <w:pPr>
        <w:pStyle w:val="EndNoteBibliography"/>
        <w:spacing w:after="360"/>
      </w:pPr>
      <w:r w:rsidRPr="009C6278">
        <w:t>64.</w:t>
      </w:r>
      <w:r w:rsidRPr="009C6278">
        <w:tab/>
        <w:t>Chen X, Nordgren R, Belin S</w:t>
      </w:r>
      <w:r w:rsidRPr="009C6278">
        <w:rPr>
          <w:i/>
        </w:rPr>
        <w:t>, et al.</w:t>
      </w:r>
      <w:r w:rsidRPr="009C6278">
        <w:t xml:space="preserve"> A fully automatic tool for development of population pharmacokinetic models. </w:t>
      </w:r>
      <w:r w:rsidRPr="009C6278">
        <w:rPr>
          <w:i/>
        </w:rPr>
        <w:t>CPT: Pharmacometrics &amp; Systems Pharmacology</w:t>
      </w:r>
      <w:r w:rsidRPr="009C6278">
        <w:t>. 2024;13:1784-1797.</w:t>
      </w:r>
    </w:p>
    <w:p w14:paraId="0F0126E9" w14:textId="77777777" w:rsidR="000A023A" w:rsidRPr="009C6278" w:rsidRDefault="000A023A" w:rsidP="00CF3989">
      <w:pPr>
        <w:pStyle w:val="EndNoteBibliography"/>
        <w:spacing w:after="360"/>
      </w:pPr>
      <w:r w:rsidRPr="009C6278">
        <w:t>65.</w:t>
      </w:r>
      <w:r w:rsidRPr="009C6278">
        <w:tab/>
        <w:t xml:space="preserve">Longford NT. Missing Data. In: Leeuw Jd, Meijer E (eds). </w:t>
      </w:r>
      <w:r w:rsidRPr="009C6278">
        <w:rPr>
          <w:i/>
        </w:rPr>
        <w:t>Handbook of Multilevel Analysis</w:t>
      </w:r>
      <w:r w:rsidRPr="009C6278">
        <w:t>. Springer New York: New York, NY, 2008, pp 377-399.</w:t>
      </w:r>
    </w:p>
    <w:p w14:paraId="0878EAEB" w14:textId="77777777" w:rsidR="000A023A" w:rsidRPr="009C6278" w:rsidRDefault="000A023A" w:rsidP="007F0A22">
      <w:pPr>
        <w:pStyle w:val="EndNoteBibliography"/>
        <w:spacing w:after="360"/>
      </w:pPr>
      <w:r w:rsidRPr="009C6278">
        <w:t>66.</w:t>
      </w:r>
      <w:r w:rsidRPr="009C6278">
        <w:tab/>
        <w:t xml:space="preserve">van Buuren S. Multiple imputation of multilevel data.  </w:t>
      </w:r>
      <w:r w:rsidRPr="009C6278">
        <w:rPr>
          <w:i/>
        </w:rPr>
        <w:t>Handbook of advanced multilevel analysis</w:t>
      </w:r>
      <w:r w:rsidRPr="009C6278">
        <w:t>. Routledge: New York, 2011, pp 173-196.</w:t>
      </w:r>
    </w:p>
    <w:p w14:paraId="611F35E2" w14:textId="0DAC3F1C" w:rsidR="000A023A" w:rsidRPr="009C6278" w:rsidRDefault="000A023A" w:rsidP="007A18A7">
      <w:pPr>
        <w:pStyle w:val="EndNoteBibliography"/>
        <w:spacing w:after="360"/>
      </w:pPr>
      <w:r w:rsidRPr="009C6278">
        <w:t>67.</w:t>
      </w:r>
      <w:r w:rsidRPr="009C6278">
        <w:tab/>
        <w:t xml:space="preserve">Scott M, Simonoff J, Marx B. </w:t>
      </w:r>
      <w:r w:rsidRPr="009C6278">
        <w:rPr>
          <w:i/>
        </w:rPr>
        <w:t>The SAGE Handbook of Multilevel Modeling</w:t>
      </w:r>
      <w:r w:rsidRPr="009C6278">
        <w:t xml:space="preserve">: London; 2013. </w:t>
      </w:r>
      <w:hyperlink r:id="rId14" w:history="1">
        <w:r w:rsidRPr="00F94EA7">
          <w:rPr>
            <w:rStyle w:val="Hyperlink"/>
          </w:rPr>
          <w:t>https://methods.sagepub.com/book/the-sage-handbook-of-multilevel-modeling</w:t>
        </w:r>
      </w:hyperlink>
    </w:p>
    <w:p w14:paraId="42E650D9" w14:textId="77777777" w:rsidR="000A023A" w:rsidRPr="009C6278" w:rsidRDefault="000A023A" w:rsidP="008D4450">
      <w:pPr>
        <w:pStyle w:val="EndNoteBibliography"/>
        <w:spacing w:after="360"/>
      </w:pPr>
      <w:r w:rsidRPr="009C6278">
        <w:t>68.</w:t>
      </w:r>
      <w:r w:rsidRPr="009C6278">
        <w:tab/>
        <w:t xml:space="preserve">Laqueur HS, Shev AB, Kagawa RMC. SuperMICE: An Ensemble Machine Learning Approach to Multiple Imputation by Chained Equations. </w:t>
      </w:r>
      <w:r w:rsidRPr="009C6278">
        <w:rPr>
          <w:i/>
        </w:rPr>
        <w:t>American Journal of Epidemiology</w:t>
      </w:r>
      <w:r w:rsidRPr="009C6278">
        <w:t>. 2021;191:516-525.</w:t>
      </w:r>
    </w:p>
    <w:p w14:paraId="019C0D4B" w14:textId="77777777" w:rsidR="000A023A" w:rsidRPr="009C6278" w:rsidRDefault="000A023A" w:rsidP="00E11781">
      <w:pPr>
        <w:pStyle w:val="EndNoteBibliography"/>
        <w:spacing w:after="360"/>
      </w:pPr>
      <w:r w:rsidRPr="009C6278">
        <w:t>69.</w:t>
      </w:r>
      <w:r w:rsidRPr="009C6278">
        <w:tab/>
        <w:t>Irby DJ, Ibrahim ME, Dauki AM</w:t>
      </w:r>
      <w:r w:rsidRPr="009C6278">
        <w:rPr>
          <w:i/>
        </w:rPr>
        <w:t>, et al.</w:t>
      </w:r>
      <w:r w:rsidRPr="009C6278">
        <w:t xml:space="preserve"> Approaches to handling missing or “problematic” pharmacology data: Pharmacokinetics. </w:t>
      </w:r>
      <w:r w:rsidRPr="009C6278">
        <w:rPr>
          <w:i/>
        </w:rPr>
        <w:t>CPT: Pharmacometrics &amp; Systems Pharmacology</w:t>
      </w:r>
      <w:r w:rsidRPr="009C6278">
        <w:t>. 2021;10:291-308.</w:t>
      </w:r>
    </w:p>
    <w:p w14:paraId="20F8DF57" w14:textId="77777777" w:rsidR="000A023A" w:rsidRPr="009C6278" w:rsidRDefault="000A023A" w:rsidP="00283C75">
      <w:pPr>
        <w:pStyle w:val="EndNoteBibliography"/>
        <w:spacing w:after="360"/>
      </w:pPr>
      <w:r w:rsidRPr="009C6278">
        <w:lastRenderedPageBreak/>
        <w:t>70.</w:t>
      </w:r>
      <w:r w:rsidRPr="009C6278">
        <w:tab/>
        <w:t xml:space="preserve">Lee KJ, Carlin JB. Multiple Imputation for Missing Data: Fully Conditional Specification Versus Multivariate Normal Imputation. </w:t>
      </w:r>
      <w:r w:rsidRPr="009C6278">
        <w:rPr>
          <w:i/>
        </w:rPr>
        <w:t>American Journal of Epidemiology</w:t>
      </w:r>
      <w:r w:rsidRPr="009C6278">
        <w:t>. 2010;171:624-632.</w:t>
      </w:r>
    </w:p>
    <w:p w14:paraId="10EF3DC6" w14:textId="77777777" w:rsidR="000A023A" w:rsidRPr="009C6278" w:rsidRDefault="000A023A" w:rsidP="00A27007">
      <w:pPr>
        <w:pStyle w:val="EndNoteBibliography"/>
        <w:spacing w:after="360"/>
      </w:pPr>
      <w:r w:rsidRPr="009C6278">
        <w:t>71.</w:t>
      </w:r>
      <w:r w:rsidRPr="009C6278">
        <w:tab/>
        <w:t xml:space="preserve">Madley-Dowd P, Hughes R, Tilling K, Heron J. The proportion of missing data should not be used to guide decisions on multiple imputation. </w:t>
      </w:r>
      <w:r w:rsidRPr="009C6278">
        <w:rPr>
          <w:i/>
        </w:rPr>
        <w:t>Journal of Clinical Epidemiology</w:t>
      </w:r>
      <w:r w:rsidRPr="009C6278">
        <w:t>. 2019;110:63-73.</w:t>
      </w:r>
    </w:p>
    <w:p w14:paraId="3318E857" w14:textId="77777777" w:rsidR="000A023A" w:rsidRPr="009C6278" w:rsidRDefault="000A023A" w:rsidP="00F94EA7">
      <w:pPr>
        <w:pStyle w:val="EndNoteBibliography"/>
        <w:spacing w:after="360"/>
      </w:pPr>
      <w:r w:rsidRPr="009C6278">
        <w:t>72.</w:t>
      </w:r>
      <w:r w:rsidRPr="009C6278">
        <w:tab/>
        <w:t xml:space="preserve">Nyberg J, Jonsson EN, Karlsson MO, Häggström J. Properties of the full random-effect modeling approach with missing covariate data. </w:t>
      </w:r>
      <w:r w:rsidRPr="009C6278">
        <w:rPr>
          <w:i/>
        </w:rPr>
        <w:t>Statistics in Medicine</w:t>
      </w:r>
      <w:r w:rsidRPr="009C6278">
        <w:t>. 2024;43:935-952.</w:t>
      </w:r>
    </w:p>
    <w:p w14:paraId="7C24C8E5" w14:textId="77777777" w:rsidR="000A023A" w:rsidRPr="009C6278" w:rsidRDefault="000A023A" w:rsidP="009C6278">
      <w:pPr>
        <w:pStyle w:val="EndNoteBibliography"/>
      </w:pPr>
      <w:r w:rsidRPr="009C6278">
        <w:t>73.</w:t>
      </w:r>
      <w:r w:rsidRPr="009C6278">
        <w:tab/>
        <w:t xml:space="preserve">Verbeke G, Fieuws S, Molenberghs G, Davidian M. The analysis of multivariate longitudinal data: A review. </w:t>
      </w:r>
      <w:r w:rsidRPr="009C6278">
        <w:rPr>
          <w:i/>
        </w:rPr>
        <w:t>Statistical Methods in Medical Research</w:t>
      </w:r>
      <w:r w:rsidRPr="009C6278">
        <w:t>. 2014;23:42-59.</w:t>
      </w:r>
    </w:p>
    <w:p w14:paraId="79DD5A14" w14:textId="658360C8" w:rsidR="00EB2D4A" w:rsidDel="0078284D" w:rsidRDefault="008B70A5">
      <w:pPr>
        <w:pStyle w:val="Heading1"/>
        <w:rPr>
          <w:del w:id="633" w:author="My Luong Vuong" w:date="2025-02-09T16:22:00Z"/>
        </w:rPr>
        <w:pPrChange w:id="634" w:author="My Luong Vuong" w:date="2025-02-09T16:23:00Z">
          <w:pPr>
            <w:pStyle w:val="EndNoteBibliography"/>
            <w:ind w:left="720" w:hanging="720"/>
          </w:pPr>
        </w:pPrChange>
      </w:pPr>
      <w:r w:rsidRPr="00144736">
        <w:fldChar w:fldCharType="end"/>
      </w:r>
      <w:r w:rsidR="00EB2D4A">
        <w:br w:type="page"/>
      </w:r>
    </w:p>
    <w:p w14:paraId="77AFB4EA" w14:textId="5E764261" w:rsidR="004A1F7A" w:rsidRDefault="004A1F7A" w:rsidP="00D30FDB">
      <w:pPr>
        <w:pStyle w:val="Heading1"/>
        <w:rPr>
          <w:lang w:val="en-US"/>
        </w:rPr>
      </w:pPr>
      <w:r w:rsidRPr="005E74D4">
        <w:lastRenderedPageBreak/>
        <w:t>FIGURE legends</w:t>
      </w:r>
    </w:p>
    <w:p w14:paraId="3C383DC4" w14:textId="6C14DEAE" w:rsidR="005B49AD" w:rsidRDefault="00FF2156" w:rsidP="0074100A">
      <w:pPr>
        <w:spacing w:after="160" w:line="259" w:lineRule="auto"/>
        <w:rPr>
          <w:lang w:val="en-US"/>
        </w:rPr>
      </w:pPr>
      <w:r>
        <w:rPr>
          <w:lang w:val="en-US"/>
        </w:rPr>
        <w:t xml:space="preserve">Figure 1. </w:t>
      </w:r>
      <w:r w:rsidR="00AF1E69">
        <w:rPr>
          <w:lang w:val="en-US"/>
        </w:rPr>
        <w:t xml:space="preserve">A general </w:t>
      </w:r>
      <w:r w:rsidR="007E3715">
        <w:rPr>
          <w:lang w:val="en-US"/>
        </w:rPr>
        <w:t>workflow</w:t>
      </w:r>
      <w:r w:rsidR="00033927">
        <w:rPr>
          <w:lang w:val="en-US"/>
        </w:rPr>
        <w:t xml:space="preserve"> of multiple imputation.</w:t>
      </w:r>
    </w:p>
    <w:p w14:paraId="505CCD7B" w14:textId="3AE8A644" w:rsidR="002A2831" w:rsidRDefault="00C47706" w:rsidP="0074100A">
      <w:pPr>
        <w:spacing w:after="160" w:line="259" w:lineRule="auto"/>
        <w:rPr>
          <w:lang w:val="en-US"/>
        </w:rPr>
      </w:pPr>
      <w:r w:rsidRPr="00C47706">
        <w:rPr>
          <w:lang w:val="en-US"/>
        </w:rPr>
        <w:t xml:space="preserve">Figure </w:t>
      </w:r>
      <w:r>
        <w:rPr>
          <w:lang w:val="en-US"/>
        </w:rPr>
        <w:t>2</w:t>
      </w:r>
      <w:r w:rsidRPr="00C47706">
        <w:rPr>
          <w:lang w:val="en-US"/>
        </w:rPr>
        <w:t xml:space="preserve">. </w:t>
      </w:r>
      <w:r>
        <w:rPr>
          <w:lang w:val="en-US"/>
        </w:rPr>
        <w:t>The</w:t>
      </w:r>
      <w:r w:rsidRPr="00C47706">
        <w:rPr>
          <w:lang w:val="en-US"/>
        </w:rPr>
        <w:t xml:space="preserve"> </w:t>
      </w:r>
      <w:r w:rsidR="00BF2553">
        <w:rPr>
          <w:lang w:val="en-US"/>
        </w:rPr>
        <w:t>warfarin case study</w:t>
      </w:r>
      <w:r w:rsidR="00BF2553" w:rsidRPr="00C47706">
        <w:rPr>
          <w:lang w:val="en-US"/>
        </w:rPr>
        <w:t xml:space="preserve"> </w:t>
      </w:r>
      <w:r w:rsidRPr="00C47706">
        <w:rPr>
          <w:lang w:val="en-US"/>
        </w:rPr>
        <w:t>workflow.</w:t>
      </w:r>
    </w:p>
    <w:p w14:paraId="534B4E83" w14:textId="081F08FC" w:rsidR="00CD53BE" w:rsidDel="00BB34C0" w:rsidRDefault="005B19AA" w:rsidP="0074100A">
      <w:pPr>
        <w:spacing w:after="160" w:line="259" w:lineRule="auto"/>
        <w:rPr>
          <w:moveFrom w:id="635" w:author="My Luong Vuong" w:date="2025-01-28T11:54:00Z"/>
          <w:lang w:val="en-US"/>
        </w:rPr>
      </w:pPr>
      <w:moveFromRangeStart w:id="636" w:author="My Luong Vuong" w:date="2025-01-28T11:54:00Z" w:name="move188957675"/>
      <w:moveFrom w:id="637" w:author="My Luong Vuong" w:date="2025-01-28T11:54:00Z">
        <w:r w:rsidRPr="005B19AA" w:rsidDel="00BB34C0">
          <w:rPr>
            <w:lang w:val="en-US"/>
          </w:rPr>
          <w:t xml:space="preserve">Figure </w:t>
        </w:r>
        <w:r w:rsidR="00B80D4B" w:rsidDel="00BB34C0">
          <w:rPr>
            <w:lang w:val="en-US"/>
          </w:rPr>
          <w:t>3</w:t>
        </w:r>
        <w:r w:rsidRPr="005B19AA" w:rsidDel="00BB34C0">
          <w:rPr>
            <w:lang w:val="en-US"/>
          </w:rPr>
          <w:t xml:space="preserve">. </w:t>
        </w:r>
        <w:r w:rsidDel="00BB34C0">
          <w:rPr>
            <w:lang w:val="en-US"/>
          </w:rPr>
          <w:t>Diagnostic</w:t>
        </w:r>
        <w:r w:rsidR="00A3423E" w:rsidDel="00BB34C0">
          <w:rPr>
            <w:lang w:val="en-US"/>
          </w:rPr>
          <w:t xml:space="preserve"> density</w:t>
        </w:r>
        <w:r w:rsidDel="00BB34C0">
          <w:rPr>
            <w:lang w:val="en-US"/>
          </w:rPr>
          <w:t xml:space="preserve"> plot for multiple imputation with 50% body weight missing.</w:t>
        </w:r>
      </w:moveFrom>
    </w:p>
    <w:moveFromRangeEnd w:id="636"/>
    <w:p w14:paraId="2F5BCA11" w14:textId="4BBCF47C" w:rsidR="00FD7B6A" w:rsidRDefault="00DC4A20" w:rsidP="0074100A">
      <w:pPr>
        <w:spacing w:after="160" w:line="259" w:lineRule="auto"/>
        <w:rPr>
          <w:lang w:val="en-US"/>
        </w:rPr>
      </w:pPr>
      <w:r w:rsidRPr="1B0B4A7D">
        <w:t xml:space="preserve">Figure </w:t>
      </w:r>
      <w:del w:id="638" w:author="My Luong Vuong" w:date="2025-01-28T11:54:00Z">
        <w:r w:rsidR="00163044" w:rsidRPr="1B0B4A7D" w:rsidDel="0064684E">
          <w:delText>4</w:delText>
        </w:r>
      </w:del>
      <w:ins w:id="639" w:author="My Luong Vuong" w:date="2025-01-28T11:54:00Z">
        <w:r w:rsidR="0064684E">
          <w:t>3</w:t>
        </w:r>
      </w:ins>
      <w:r w:rsidRPr="1B0B4A7D">
        <w:t xml:space="preserve">. </w:t>
      </w:r>
      <w:r w:rsidR="00224138" w:rsidRPr="1B0B4A7D">
        <w:t xml:space="preserve">The </w:t>
      </w:r>
      <w:r w:rsidR="00D57A3A" w:rsidRPr="1B0B4A7D">
        <w:t xml:space="preserve">absolute relative bias of the </w:t>
      </w:r>
      <w:ins w:id="640" w:author="My Luong Vuong" w:date="2025-02-24T13:58:00Z">
        <w:r w:rsidR="0073700A">
          <w:t xml:space="preserve">covariate effect </w:t>
        </w:r>
      </w:ins>
      <w:r w:rsidR="00D57A3A" w:rsidRPr="1B0B4A7D">
        <w:t>estimate</w:t>
      </w:r>
      <w:r w:rsidR="008E59A1" w:rsidRPr="1B0B4A7D">
        <w:t xml:space="preserve"> (%)</w:t>
      </w:r>
      <w:r w:rsidRPr="1B0B4A7D">
        <w:t xml:space="preserve"> </w:t>
      </w:r>
      <w:r w:rsidR="00560ABD" w:rsidRPr="1B0B4A7D">
        <w:t>obtained from median imputation and multiple imputation</w:t>
      </w:r>
      <w:ins w:id="641" w:author="My Luong Vuong" w:date="2025-02-24T14:01:00Z">
        <w:r w:rsidR="004764D5">
          <w:t xml:space="preserve"> </w:t>
        </w:r>
        <w:r w:rsidR="004764D5">
          <w:rPr>
            <w:lang w:val="en-US"/>
          </w:rPr>
          <w:t>using the main imputation model</w:t>
        </w:r>
      </w:ins>
      <w:r w:rsidR="00560ABD" w:rsidRPr="1B0B4A7D">
        <w:t xml:space="preserve"> in five </w:t>
      </w:r>
      <w:r w:rsidR="00801E38" w:rsidRPr="1B0B4A7D">
        <w:t>missingness scenarios</w:t>
      </w:r>
      <w:r w:rsidRPr="1B0B4A7D">
        <w:t>.</w:t>
      </w:r>
      <w:r w:rsidR="00125808" w:rsidRPr="1B0B4A7D">
        <w:t xml:space="preserve"> |rBias_estimate(%)|</w:t>
      </w:r>
      <w:r w:rsidR="00CA1499" w:rsidRPr="1B0B4A7D">
        <w:t xml:space="preserve">: </w:t>
      </w:r>
      <w:r w:rsidR="003C1747" w:rsidRPr="1B0B4A7D">
        <w:t>absolute relative bias of the estimate (%)</w:t>
      </w:r>
      <w:r w:rsidR="00125808" w:rsidRPr="1B0B4A7D">
        <w:t>.</w:t>
      </w:r>
    </w:p>
    <w:p w14:paraId="2A0A3F5F" w14:textId="5B0AFE4E" w:rsidR="00A94F4B" w:rsidRDefault="00A94F4B" w:rsidP="0074100A">
      <w:pPr>
        <w:spacing w:after="160" w:line="259" w:lineRule="auto"/>
        <w:rPr>
          <w:lang w:val="en-US"/>
        </w:rPr>
      </w:pPr>
      <w:r w:rsidRPr="00DC4A20">
        <w:rPr>
          <w:lang w:val="en-US"/>
        </w:rPr>
        <w:t xml:space="preserve">Figure </w:t>
      </w:r>
      <w:del w:id="642" w:author="My Luong Vuong" w:date="2025-01-28T11:54:00Z">
        <w:r w:rsidR="0008569C" w:rsidDel="0064684E">
          <w:rPr>
            <w:lang w:val="en-US"/>
          </w:rPr>
          <w:delText>5</w:delText>
        </w:r>
      </w:del>
      <w:ins w:id="643" w:author="My Luong Vuong" w:date="2025-01-28T11:54:00Z">
        <w:r w:rsidR="0064684E">
          <w:rPr>
            <w:lang w:val="en-US"/>
          </w:rPr>
          <w:t>4</w:t>
        </w:r>
      </w:ins>
      <w:r w:rsidRPr="00DC4A20">
        <w:rPr>
          <w:lang w:val="en-US"/>
        </w:rPr>
        <w:t xml:space="preserve">. </w:t>
      </w:r>
      <w:r w:rsidR="00B86B6E" w:rsidRPr="00B86B6E">
        <w:rPr>
          <w:lang w:val="en-US"/>
        </w:rPr>
        <w:t>The absolute relative bias of the</w:t>
      </w:r>
      <w:ins w:id="644" w:author="My Luong Vuong" w:date="2025-02-24T13:58:00Z">
        <w:r w:rsidR="00FF0E43">
          <w:rPr>
            <w:lang w:val="en-US"/>
          </w:rPr>
          <w:t xml:space="preserve"> </w:t>
        </w:r>
        <w:r w:rsidR="00FF0E43">
          <w:t>covariate effect</w:t>
        </w:r>
      </w:ins>
      <w:r w:rsidR="00B86B6E" w:rsidRPr="00B86B6E">
        <w:rPr>
          <w:lang w:val="en-US"/>
        </w:rPr>
        <w:t xml:space="preserve"> </w:t>
      </w:r>
      <w:r w:rsidR="00B86B6E">
        <w:rPr>
          <w:lang w:val="en-US"/>
        </w:rPr>
        <w:t>standard error</w:t>
      </w:r>
      <w:r w:rsidR="00B86B6E" w:rsidRPr="00B86B6E">
        <w:rPr>
          <w:lang w:val="en-US"/>
        </w:rPr>
        <w:t xml:space="preserve"> (%)</w:t>
      </w:r>
      <w:r>
        <w:rPr>
          <w:lang w:val="en-US"/>
        </w:rPr>
        <w:t xml:space="preserve"> obtained from median imputation and multiple imputation</w:t>
      </w:r>
      <w:ins w:id="645" w:author="My Luong Vuong" w:date="2025-02-24T14:00:00Z">
        <w:r w:rsidR="008D158F">
          <w:rPr>
            <w:lang w:val="en-US"/>
          </w:rPr>
          <w:t xml:space="preserve"> using the main imputation model</w:t>
        </w:r>
      </w:ins>
      <w:r>
        <w:rPr>
          <w:lang w:val="en-US"/>
        </w:rPr>
        <w:t xml:space="preserve"> in five missingness scenarios</w:t>
      </w:r>
      <w:r w:rsidRPr="00DC4A20">
        <w:rPr>
          <w:lang w:val="en-US"/>
        </w:rPr>
        <w:t>.</w:t>
      </w:r>
      <w:r w:rsidR="00420DEE">
        <w:rPr>
          <w:lang w:val="en-US"/>
        </w:rPr>
        <w:t xml:space="preserve"> </w:t>
      </w:r>
      <w:r w:rsidR="00A51F2B" w:rsidRPr="00A51F2B">
        <w:rPr>
          <w:lang w:val="en-US"/>
        </w:rPr>
        <w:t>|rBias_standard–error(%)|</w:t>
      </w:r>
      <w:r w:rsidR="00A51F2B">
        <w:rPr>
          <w:lang w:val="en-US"/>
        </w:rPr>
        <w:t xml:space="preserve">: </w:t>
      </w:r>
      <w:r w:rsidR="00884217" w:rsidRPr="00884217">
        <w:rPr>
          <w:lang w:val="en-US"/>
        </w:rPr>
        <w:t>absolute relative bias of the standard error (%)</w:t>
      </w:r>
      <w:r w:rsidR="00884217">
        <w:rPr>
          <w:lang w:val="en-US"/>
        </w:rPr>
        <w:t>.</w:t>
      </w:r>
    </w:p>
    <w:p w14:paraId="38345CB3" w14:textId="70286C36" w:rsidR="00D65F0F" w:rsidRPr="0007645B" w:rsidRDefault="00D65F0F" w:rsidP="00EB353E">
      <w:pPr>
        <w:pStyle w:val="Heading1"/>
      </w:pPr>
      <w:r w:rsidRPr="0007645B">
        <w:t xml:space="preserve">Supplementary Information Titles </w:t>
      </w:r>
    </w:p>
    <w:p w14:paraId="2AF967DA" w14:textId="77777777" w:rsidR="002B6ED2" w:rsidRPr="003F1AFB" w:rsidRDefault="00DD7091" w:rsidP="002B6ED2">
      <w:pPr>
        <w:spacing w:after="160" w:line="259" w:lineRule="auto"/>
        <w:rPr>
          <w:lang w:val="fr-FR"/>
        </w:rPr>
      </w:pPr>
      <w:r w:rsidRPr="00DD7091">
        <w:rPr>
          <w:lang w:val="en-US"/>
        </w:rPr>
        <w:t xml:space="preserve">Table S1. </w:t>
      </w:r>
      <w:r w:rsidRPr="003F1AFB">
        <w:rPr>
          <w:lang w:val="fr-FR"/>
        </w:rPr>
        <w:t>Univariate imputation techniques in R</w:t>
      </w:r>
      <w:r w:rsidR="00CC76A8" w:rsidRPr="003F1AFB">
        <w:rPr>
          <w:lang w:val="fr-FR"/>
        </w:rPr>
        <w:t>.</w:t>
      </w:r>
    </w:p>
    <w:p w14:paraId="3C029108" w14:textId="5CE72814" w:rsidR="00DD7091" w:rsidRDefault="00A02E89" w:rsidP="002B6ED2">
      <w:pPr>
        <w:spacing w:after="160" w:line="259" w:lineRule="auto"/>
        <w:rPr>
          <w:ins w:id="646" w:author="My Luong Vuong" w:date="2025-01-28T11:54:00Z"/>
          <w:lang w:val="en-US"/>
        </w:rPr>
      </w:pPr>
      <w:r w:rsidRPr="00A02E89">
        <w:rPr>
          <w:lang w:val="en-US"/>
        </w:rPr>
        <w:t>Table S2. Multilevel imputation techniques in R</w:t>
      </w:r>
      <w:r w:rsidR="00CC76A8">
        <w:rPr>
          <w:lang w:val="en-US"/>
        </w:rPr>
        <w:t>.</w:t>
      </w:r>
    </w:p>
    <w:p w14:paraId="566923F5" w14:textId="6C06D7F6" w:rsidR="00BB34C0" w:rsidDel="00BB34C0" w:rsidRDefault="00BB34C0" w:rsidP="00BB34C0">
      <w:pPr>
        <w:spacing w:after="160" w:line="259" w:lineRule="auto"/>
        <w:rPr>
          <w:del w:id="647" w:author="My Luong Vuong" w:date="2025-01-28T11:54:00Z"/>
          <w:moveTo w:id="648" w:author="My Luong Vuong" w:date="2025-01-28T11:54:00Z"/>
          <w:lang w:val="en-US"/>
        </w:rPr>
      </w:pPr>
      <w:moveToRangeStart w:id="649" w:author="My Luong Vuong" w:date="2025-01-28T11:54:00Z" w:name="move188957675"/>
      <w:moveTo w:id="650" w:author="My Luong Vuong" w:date="2025-01-28T11:54:00Z">
        <w:r w:rsidRPr="005B19AA">
          <w:rPr>
            <w:lang w:val="en-US"/>
          </w:rPr>
          <w:t xml:space="preserve">Figure </w:t>
        </w:r>
        <w:del w:id="651" w:author="My Luong Vuong" w:date="2025-01-28T11:55:00Z">
          <w:r w:rsidDel="00CF14F4">
            <w:rPr>
              <w:lang w:val="en-US"/>
            </w:rPr>
            <w:delText>3</w:delText>
          </w:r>
        </w:del>
      </w:moveTo>
      <w:ins w:id="652" w:author="My Luong Vuong" w:date="2025-01-28T11:55:00Z">
        <w:r w:rsidR="00CF14F4">
          <w:rPr>
            <w:lang w:val="en-US"/>
          </w:rPr>
          <w:t>S1</w:t>
        </w:r>
      </w:ins>
      <w:moveTo w:id="653" w:author="My Luong Vuong" w:date="2025-01-28T11:54:00Z">
        <w:r w:rsidRPr="005B19AA">
          <w:rPr>
            <w:lang w:val="en-US"/>
          </w:rPr>
          <w:t xml:space="preserve">. </w:t>
        </w:r>
        <w:r>
          <w:rPr>
            <w:lang w:val="en-US"/>
          </w:rPr>
          <w:t>Diagnostic density plot for multiple imputation with 50% body weight missing.</w:t>
        </w:r>
      </w:moveTo>
    </w:p>
    <w:moveToRangeEnd w:id="649"/>
    <w:p w14:paraId="784CDF10" w14:textId="77777777" w:rsidR="00BB34C0" w:rsidRDefault="00BB34C0" w:rsidP="002B6ED2">
      <w:pPr>
        <w:spacing w:after="160" w:line="259" w:lineRule="auto"/>
        <w:rPr>
          <w:ins w:id="654" w:author="My Luong Vuong" w:date="2025-02-24T13:56:00Z"/>
          <w:lang w:val="en-US"/>
        </w:rPr>
      </w:pPr>
    </w:p>
    <w:p w14:paraId="1B0B5F9A" w14:textId="299DC899" w:rsidR="00916BC4" w:rsidRDefault="001B1EC4" w:rsidP="002B6ED2">
      <w:pPr>
        <w:spacing w:after="160" w:line="259" w:lineRule="auto"/>
        <w:rPr>
          <w:ins w:id="655" w:author="My Luong Vuong" w:date="2025-02-24T13:57:00Z"/>
          <w:lang w:val="en-US"/>
        </w:rPr>
      </w:pPr>
      <w:ins w:id="656" w:author="My Luong Vuong" w:date="2025-02-24T13:57:00Z">
        <w:r w:rsidRPr="001B1EC4">
          <w:rPr>
            <w:lang w:val="en-US"/>
          </w:rPr>
          <w:t>Figure S</w:t>
        </w:r>
        <w:r w:rsidR="00BE242B">
          <w:rPr>
            <w:lang w:val="en-US"/>
          </w:rPr>
          <w:t>2</w:t>
        </w:r>
        <w:r w:rsidRPr="001B1EC4">
          <w:rPr>
            <w:lang w:val="en-US"/>
          </w:rPr>
          <w:t xml:space="preserve">. </w:t>
        </w:r>
      </w:ins>
      <w:ins w:id="657" w:author="My Luong Vuong" w:date="2025-02-24T13:59:00Z">
        <w:r w:rsidR="000710FA" w:rsidRPr="1B0B4A7D">
          <w:t xml:space="preserve">The absolute relative bias of the </w:t>
        </w:r>
      </w:ins>
      <w:ins w:id="658" w:author="My Luong Vuong" w:date="2025-02-24T14:00:00Z">
        <w:r w:rsidR="00F526BC">
          <w:t>structural PK parameter</w:t>
        </w:r>
      </w:ins>
      <w:ins w:id="659" w:author="My Luong Vuong" w:date="2025-02-24T13:59:00Z">
        <w:r w:rsidR="000710FA">
          <w:t xml:space="preserve"> </w:t>
        </w:r>
        <w:r w:rsidR="000710FA" w:rsidRPr="1B0B4A7D">
          <w:t>estimate (%) obtained from median imputation and multiple imputation</w:t>
        </w:r>
      </w:ins>
      <w:ins w:id="660" w:author="My Luong Vuong" w:date="2025-02-24T14:01:00Z">
        <w:r w:rsidR="00F71477">
          <w:t xml:space="preserve"> </w:t>
        </w:r>
        <w:r w:rsidR="00F71477">
          <w:rPr>
            <w:lang w:val="en-US"/>
          </w:rPr>
          <w:t>using the main imputation model</w:t>
        </w:r>
      </w:ins>
      <w:ins w:id="661" w:author="My Luong Vuong" w:date="2025-02-24T13:59:00Z">
        <w:r w:rsidR="000710FA" w:rsidRPr="1B0B4A7D">
          <w:t xml:space="preserve"> in five missingness scenarios. |rBias_estimate(%)|: absolute relative bias of the estimate (%)</w:t>
        </w:r>
      </w:ins>
      <w:ins w:id="662" w:author="My Luong Vuong" w:date="2025-02-24T13:57:00Z">
        <w:r w:rsidRPr="001B1EC4">
          <w:rPr>
            <w:lang w:val="en-US"/>
          </w:rPr>
          <w:t>.</w:t>
        </w:r>
      </w:ins>
    </w:p>
    <w:p w14:paraId="546C328D" w14:textId="1B616CD9" w:rsidR="001B1EC4" w:rsidDel="00BB34C0" w:rsidRDefault="001B1EC4" w:rsidP="001B1EC4">
      <w:pPr>
        <w:spacing w:after="160" w:line="259" w:lineRule="auto"/>
        <w:rPr>
          <w:ins w:id="663" w:author="My Luong Vuong" w:date="2025-02-24T13:57:00Z"/>
          <w:del w:id="664" w:author="My Luong Vuong" w:date="2025-01-28T11:54:00Z"/>
          <w:lang w:val="en-US"/>
        </w:rPr>
      </w:pPr>
      <w:ins w:id="665" w:author="My Luong Vuong" w:date="2025-02-24T13:57:00Z">
        <w:r w:rsidRPr="005B19AA">
          <w:rPr>
            <w:lang w:val="en-US"/>
          </w:rPr>
          <w:t xml:space="preserve">Figure </w:t>
        </w:r>
        <w:del w:id="666" w:author="My Luong Vuong" w:date="2025-01-28T11:55:00Z">
          <w:r w:rsidDel="00CF14F4">
            <w:rPr>
              <w:lang w:val="en-US"/>
            </w:rPr>
            <w:delText>3</w:delText>
          </w:r>
        </w:del>
        <w:r>
          <w:rPr>
            <w:lang w:val="en-US"/>
          </w:rPr>
          <w:t>S</w:t>
        </w:r>
        <w:r w:rsidR="00102B00">
          <w:rPr>
            <w:lang w:val="en-US"/>
          </w:rPr>
          <w:t>3</w:t>
        </w:r>
        <w:r w:rsidRPr="005B19AA">
          <w:rPr>
            <w:lang w:val="en-US"/>
          </w:rPr>
          <w:t xml:space="preserve">. </w:t>
        </w:r>
      </w:ins>
      <w:ins w:id="667" w:author="My Luong Vuong" w:date="2025-02-24T14:02:00Z">
        <w:r w:rsidR="0002403D" w:rsidRPr="00B86B6E">
          <w:rPr>
            <w:lang w:val="en-US"/>
          </w:rPr>
          <w:t>The absolute relative bias of the</w:t>
        </w:r>
        <w:r w:rsidR="0002403D">
          <w:rPr>
            <w:lang w:val="en-US"/>
          </w:rPr>
          <w:t xml:space="preserve"> </w:t>
        </w:r>
        <w:r w:rsidR="00234181">
          <w:t>structural PK parameter</w:t>
        </w:r>
        <w:r w:rsidR="0002403D" w:rsidRPr="00B86B6E">
          <w:rPr>
            <w:lang w:val="en-US"/>
          </w:rPr>
          <w:t xml:space="preserve"> </w:t>
        </w:r>
        <w:r w:rsidR="0002403D">
          <w:rPr>
            <w:lang w:val="en-US"/>
          </w:rPr>
          <w:t>standard error</w:t>
        </w:r>
        <w:r w:rsidR="0002403D" w:rsidRPr="00B86B6E">
          <w:rPr>
            <w:lang w:val="en-US"/>
          </w:rPr>
          <w:t xml:space="preserve"> (%)</w:t>
        </w:r>
        <w:r w:rsidR="0002403D">
          <w:rPr>
            <w:lang w:val="en-US"/>
          </w:rPr>
          <w:t xml:space="preserve"> obtained from median imputation and multiple imputation using the main imputation model in five missingness scenarios</w:t>
        </w:r>
        <w:r w:rsidR="0002403D" w:rsidRPr="00DC4A20">
          <w:rPr>
            <w:lang w:val="en-US"/>
          </w:rPr>
          <w:t>.</w:t>
        </w:r>
        <w:r w:rsidR="0002403D">
          <w:rPr>
            <w:lang w:val="en-US"/>
          </w:rPr>
          <w:t xml:space="preserve"> </w:t>
        </w:r>
        <w:r w:rsidR="0002403D" w:rsidRPr="00A51F2B">
          <w:rPr>
            <w:lang w:val="en-US"/>
          </w:rPr>
          <w:t>|rBias_standard–error(%)|</w:t>
        </w:r>
        <w:r w:rsidR="0002403D">
          <w:rPr>
            <w:lang w:val="en-US"/>
          </w:rPr>
          <w:t xml:space="preserve">: </w:t>
        </w:r>
        <w:r w:rsidR="0002403D" w:rsidRPr="00884217">
          <w:rPr>
            <w:lang w:val="en-US"/>
          </w:rPr>
          <w:t>absolute relative bias of the standard error (%)</w:t>
        </w:r>
      </w:ins>
      <w:ins w:id="668" w:author="My Luong Vuong" w:date="2025-02-24T13:57:00Z">
        <w:r>
          <w:rPr>
            <w:lang w:val="en-US"/>
          </w:rPr>
          <w:t>.</w:t>
        </w:r>
      </w:ins>
    </w:p>
    <w:p w14:paraId="7285983C" w14:textId="77777777" w:rsidR="001B1EC4" w:rsidRDefault="001B1EC4" w:rsidP="002B6ED2">
      <w:pPr>
        <w:spacing w:after="160" w:line="259" w:lineRule="auto"/>
        <w:rPr>
          <w:ins w:id="669" w:author="My Luong Vuong" w:date="2025-02-24T13:57:00Z"/>
          <w:lang w:val="en-US"/>
        </w:rPr>
      </w:pPr>
    </w:p>
    <w:p w14:paraId="10B8C4F3" w14:textId="2DFA701D" w:rsidR="001B1EC4" w:rsidDel="00BB34C0" w:rsidRDefault="001B1EC4" w:rsidP="001B1EC4">
      <w:pPr>
        <w:spacing w:after="160" w:line="259" w:lineRule="auto"/>
        <w:rPr>
          <w:ins w:id="670" w:author="My Luong Vuong" w:date="2025-02-24T13:57:00Z"/>
          <w:del w:id="671" w:author="My Luong Vuong" w:date="2025-01-28T11:54:00Z"/>
          <w:lang w:val="en-US"/>
        </w:rPr>
      </w:pPr>
      <w:ins w:id="672" w:author="My Luong Vuong" w:date="2025-02-24T13:57:00Z">
        <w:r w:rsidRPr="005B19AA">
          <w:rPr>
            <w:lang w:val="en-US"/>
          </w:rPr>
          <w:t xml:space="preserve">Figure </w:t>
        </w:r>
        <w:del w:id="673" w:author="My Luong Vuong" w:date="2025-01-28T11:55:00Z">
          <w:r w:rsidDel="00CF14F4">
            <w:rPr>
              <w:lang w:val="en-US"/>
            </w:rPr>
            <w:delText>3</w:delText>
          </w:r>
        </w:del>
        <w:r>
          <w:rPr>
            <w:lang w:val="en-US"/>
          </w:rPr>
          <w:t>S</w:t>
        </w:r>
        <w:r w:rsidR="00102B00">
          <w:rPr>
            <w:lang w:val="en-US"/>
          </w:rPr>
          <w:t>4</w:t>
        </w:r>
        <w:r w:rsidRPr="005B19AA">
          <w:rPr>
            <w:lang w:val="en-US"/>
          </w:rPr>
          <w:t xml:space="preserve">. </w:t>
        </w:r>
      </w:ins>
      <w:ins w:id="674" w:author="My Luong Vuong" w:date="2025-02-24T14:02:00Z">
        <w:r w:rsidR="00BE1630" w:rsidRPr="1B0B4A7D">
          <w:t xml:space="preserve">The absolute relative bias of the </w:t>
        </w:r>
        <w:r w:rsidR="00BE1630">
          <w:t xml:space="preserve">covariate effect </w:t>
        </w:r>
        <w:r w:rsidR="00BE1630" w:rsidRPr="1B0B4A7D">
          <w:t>estimate (%) obtained from median imputation and multiple imputation</w:t>
        </w:r>
        <w:r w:rsidR="00BE1630">
          <w:t xml:space="preserve"> </w:t>
        </w:r>
        <w:r w:rsidR="00BE1630">
          <w:rPr>
            <w:lang w:val="en-US"/>
          </w:rPr>
          <w:t xml:space="preserve">using the </w:t>
        </w:r>
      </w:ins>
      <w:ins w:id="675" w:author="My Luong Vuong" w:date="2025-02-24T14:03:00Z">
        <w:r w:rsidR="007E72A0">
          <w:rPr>
            <w:lang w:val="en-US"/>
          </w:rPr>
          <w:t>secondary</w:t>
        </w:r>
      </w:ins>
      <w:ins w:id="676" w:author="My Luong Vuong" w:date="2025-02-24T14:02:00Z">
        <w:r w:rsidR="00BE1630">
          <w:rPr>
            <w:lang w:val="en-US"/>
          </w:rPr>
          <w:t xml:space="preserve"> imputation model</w:t>
        </w:r>
        <w:r w:rsidR="00BE1630" w:rsidRPr="1B0B4A7D">
          <w:t xml:space="preserve"> in five missingness scenarios. |rBias_estimate(%)|: absolute relative bias of the estimate (%)</w:t>
        </w:r>
      </w:ins>
      <w:ins w:id="677" w:author="My Luong Vuong" w:date="2025-02-24T13:57:00Z">
        <w:r>
          <w:rPr>
            <w:lang w:val="en-US"/>
          </w:rPr>
          <w:t>.</w:t>
        </w:r>
      </w:ins>
    </w:p>
    <w:p w14:paraId="13DD4960" w14:textId="77777777" w:rsidR="001B1EC4" w:rsidRDefault="001B1EC4" w:rsidP="002B6ED2">
      <w:pPr>
        <w:spacing w:after="160" w:line="259" w:lineRule="auto"/>
        <w:rPr>
          <w:ins w:id="678" w:author="My Luong Vuong" w:date="2025-02-24T13:57:00Z"/>
          <w:lang w:val="en-US"/>
        </w:rPr>
      </w:pPr>
    </w:p>
    <w:p w14:paraId="4867B388" w14:textId="3B26597E" w:rsidR="001B1EC4" w:rsidDel="00BB34C0" w:rsidRDefault="001B1EC4" w:rsidP="001B1EC4">
      <w:pPr>
        <w:spacing w:after="160" w:line="259" w:lineRule="auto"/>
        <w:rPr>
          <w:ins w:id="679" w:author="My Luong Vuong" w:date="2025-02-24T13:57:00Z"/>
          <w:del w:id="680" w:author="My Luong Vuong" w:date="2025-01-28T11:54:00Z"/>
          <w:lang w:val="en-US"/>
        </w:rPr>
      </w:pPr>
      <w:ins w:id="681" w:author="My Luong Vuong" w:date="2025-02-24T13:57:00Z">
        <w:r w:rsidRPr="005B19AA">
          <w:rPr>
            <w:lang w:val="en-US"/>
          </w:rPr>
          <w:t xml:space="preserve">Figure </w:t>
        </w:r>
        <w:del w:id="682" w:author="My Luong Vuong" w:date="2025-01-28T11:55:00Z">
          <w:r w:rsidDel="00CF14F4">
            <w:rPr>
              <w:lang w:val="en-US"/>
            </w:rPr>
            <w:delText>3</w:delText>
          </w:r>
        </w:del>
        <w:r>
          <w:rPr>
            <w:lang w:val="en-US"/>
          </w:rPr>
          <w:t>S</w:t>
        </w:r>
        <w:r w:rsidR="00102B00">
          <w:rPr>
            <w:lang w:val="en-US"/>
          </w:rPr>
          <w:t>5</w:t>
        </w:r>
        <w:r w:rsidRPr="005B19AA">
          <w:rPr>
            <w:lang w:val="en-US"/>
          </w:rPr>
          <w:t xml:space="preserve">. </w:t>
        </w:r>
      </w:ins>
      <w:ins w:id="683" w:author="My Luong Vuong" w:date="2025-02-24T14:03:00Z">
        <w:r w:rsidR="00F25A0E" w:rsidRPr="00B86B6E">
          <w:rPr>
            <w:lang w:val="en-US"/>
          </w:rPr>
          <w:t>The absolute relative bias of the</w:t>
        </w:r>
        <w:r w:rsidR="00F25A0E">
          <w:rPr>
            <w:lang w:val="en-US"/>
          </w:rPr>
          <w:t xml:space="preserve"> </w:t>
        </w:r>
        <w:r w:rsidR="00F25A0E">
          <w:t>covariate effect</w:t>
        </w:r>
        <w:r w:rsidR="00F25A0E" w:rsidRPr="00B86B6E">
          <w:rPr>
            <w:lang w:val="en-US"/>
          </w:rPr>
          <w:t xml:space="preserve"> </w:t>
        </w:r>
        <w:r w:rsidR="00F25A0E">
          <w:rPr>
            <w:lang w:val="en-US"/>
          </w:rPr>
          <w:t>standard error</w:t>
        </w:r>
        <w:r w:rsidR="00F25A0E" w:rsidRPr="00B86B6E">
          <w:rPr>
            <w:lang w:val="en-US"/>
          </w:rPr>
          <w:t xml:space="preserve"> (%)</w:t>
        </w:r>
        <w:r w:rsidR="00F25A0E">
          <w:rPr>
            <w:lang w:val="en-US"/>
          </w:rPr>
          <w:t xml:space="preserve"> obtained from median imputation and multiple imputation using the </w:t>
        </w:r>
        <w:r w:rsidR="004E7EC6">
          <w:rPr>
            <w:lang w:val="en-US"/>
          </w:rPr>
          <w:t>secondary</w:t>
        </w:r>
        <w:r w:rsidR="00F25A0E">
          <w:rPr>
            <w:lang w:val="en-US"/>
          </w:rPr>
          <w:t xml:space="preserve"> imputation model in five missingness scenarios</w:t>
        </w:r>
        <w:r w:rsidR="00F25A0E" w:rsidRPr="00DC4A20">
          <w:rPr>
            <w:lang w:val="en-US"/>
          </w:rPr>
          <w:t>.</w:t>
        </w:r>
        <w:r w:rsidR="00F25A0E">
          <w:rPr>
            <w:lang w:val="en-US"/>
          </w:rPr>
          <w:t xml:space="preserve"> </w:t>
        </w:r>
        <w:r w:rsidR="00F25A0E" w:rsidRPr="00A51F2B">
          <w:rPr>
            <w:lang w:val="en-US"/>
          </w:rPr>
          <w:t>|rBias_standard–error(%)|</w:t>
        </w:r>
        <w:r w:rsidR="00F25A0E">
          <w:rPr>
            <w:lang w:val="en-US"/>
          </w:rPr>
          <w:t xml:space="preserve">: </w:t>
        </w:r>
        <w:r w:rsidR="00F25A0E" w:rsidRPr="00884217">
          <w:rPr>
            <w:lang w:val="en-US"/>
          </w:rPr>
          <w:t>absolute relative bias of the standard error (%)</w:t>
        </w:r>
      </w:ins>
      <w:ins w:id="684" w:author="My Luong Vuong" w:date="2025-02-24T13:57:00Z">
        <w:r>
          <w:rPr>
            <w:lang w:val="en-US"/>
          </w:rPr>
          <w:t>.</w:t>
        </w:r>
      </w:ins>
    </w:p>
    <w:p w14:paraId="2723A461" w14:textId="77777777" w:rsidR="001B1EC4" w:rsidRDefault="001B1EC4" w:rsidP="002B6ED2">
      <w:pPr>
        <w:spacing w:after="160" w:line="259" w:lineRule="auto"/>
        <w:rPr>
          <w:ins w:id="685" w:author="My Luong Vuong" w:date="2025-02-24T13:57:00Z"/>
          <w:lang w:val="en-US"/>
        </w:rPr>
      </w:pPr>
    </w:p>
    <w:p w14:paraId="423B8AD7" w14:textId="5F816AF1" w:rsidR="001B1EC4" w:rsidDel="00BB34C0" w:rsidRDefault="001B1EC4" w:rsidP="001B1EC4">
      <w:pPr>
        <w:spacing w:after="160" w:line="259" w:lineRule="auto"/>
        <w:rPr>
          <w:ins w:id="686" w:author="My Luong Vuong" w:date="2025-02-24T13:57:00Z"/>
          <w:del w:id="687" w:author="My Luong Vuong" w:date="2025-01-28T11:54:00Z"/>
          <w:lang w:val="en-US"/>
        </w:rPr>
      </w:pPr>
      <w:ins w:id="688" w:author="My Luong Vuong" w:date="2025-02-24T13:57:00Z">
        <w:r w:rsidRPr="005B19AA">
          <w:rPr>
            <w:lang w:val="en-US"/>
          </w:rPr>
          <w:t xml:space="preserve">Figure </w:t>
        </w:r>
        <w:del w:id="689" w:author="My Luong Vuong" w:date="2025-01-28T11:55:00Z">
          <w:r w:rsidDel="00CF14F4">
            <w:rPr>
              <w:lang w:val="en-US"/>
            </w:rPr>
            <w:delText>3</w:delText>
          </w:r>
        </w:del>
        <w:r>
          <w:rPr>
            <w:lang w:val="en-US"/>
          </w:rPr>
          <w:t>S</w:t>
        </w:r>
        <w:r w:rsidR="00102B00">
          <w:rPr>
            <w:lang w:val="en-US"/>
          </w:rPr>
          <w:t>6</w:t>
        </w:r>
        <w:r w:rsidRPr="005B19AA">
          <w:rPr>
            <w:lang w:val="en-US"/>
          </w:rPr>
          <w:t xml:space="preserve">. </w:t>
        </w:r>
      </w:ins>
      <w:ins w:id="690" w:author="My Luong Vuong" w:date="2025-02-24T14:03:00Z">
        <w:r w:rsidR="00493BA2" w:rsidRPr="1B0B4A7D">
          <w:t xml:space="preserve">The absolute relative bias of the </w:t>
        </w:r>
        <w:r w:rsidR="00493BA2">
          <w:t xml:space="preserve">structural PK parameter </w:t>
        </w:r>
        <w:r w:rsidR="00493BA2" w:rsidRPr="1B0B4A7D">
          <w:t>estimate (%) obtained from median imputation and multiple imputation</w:t>
        </w:r>
        <w:r w:rsidR="00493BA2">
          <w:t xml:space="preserve"> </w:t>
        </w:r>
        <w:r w:rsidR="00493BA2">
          <w:rPr>
            <w:lang w:val="en-US"/>
          </w:rPr>
          <w:t xml:space="preserve">using the </w:t>
        </w:r>
        <w:r w:rsidR="00462E0C">
          <w:rPr>
            <w:lang w:val="en-US"/>
          </w:rPr>
          <w:t>secondary</w:t>
        </w:r>
        <w:r w:rsidR="00493BA2">
          <w:rPr>
            <w:lang w:val="en-US"/>
          </w:rPr>
          <w:t xml:space="preserve"> imputation model</w:t>
        </w:r>
        <w:r w:rsidR="00493BA2" w:rsidRPr="1B0B4A7D">
          <w:t xml:space="preserve"> in five missingness scenarios. |rBias_estimate(%)|: absolute relative bias of the estimate (%)</w:t>
        </w:r>
        <w:r w:rsidR="00493BA2" w:rsidRPr="001B1EC4">
          <w:rPr>
            <w:lang w:val="en-US"/>
          </w:rPr>
          <w:t>.</w:t>
        </w:r>
      </w:ins>
    </w:p>
    <w:p w14:paraId="7ADAF8B1" w14:textId="77777777" w:rsidR="001B1EC4" w:rsidRDefault="001B1EC4" w:rsidP="002B6ED2">
      <w:pPr>
        <w:spacing w:after="160" w:line="259" w:lineRule="auto"/>
        <w:rPr>
          <w:ins w:id="691" w:author="My Luong Vuong" w:date="2025-02-24T13:57:00Z"/>
          <w:lang w:val="en-US"/>
        </w:rPr>
      </w:pPr>
    </w:p>
    <w:p w14:paraId="725EDA00" w14:textId="0DF9D755" w:rsidR="001B1EC4" w:rsidDel="00BB34C0" w:rsidRDefault="001B1EC4" w:rsidP="001B1EC4">
      <w:pPr>
        <w:spacing w:after="160" w:line="259" w:lineRule="auto"/>
        <w:rPr>
          <w:ins w:id="692" w:author="My Luong Vuong" w:date="2025-02-24T13:57:00Z"/>
          <w:del w:id="693" w:author="My Luong Vuong" w:date="2025-01-28T11:54:00Z"/>
          <w:lang w:val="en-US"/>
        </w:rPr>
      </w:pPr>
      <w:ins w:id="694" w:author="My Luong Vuong" w:date="2025-02-24T13:57:00Z">
        <w:r w:rsidRPr="005B19AA">
          <w:rPr>
            <w:lang w:val="en-US"/>
          </w:rPr>
          <w:t xml:space="preserve">Figure </w:t>
        </w:r>
        <w:del w:id="695" w:author="My Luong Vuong" w:date="2025-01-28T11:55:00Z">
          <w:r w:rsidDel="00CF14F4">
            <w:rPr>
              <w:lang w:val="en-US"/>
            </w:rPr>
            <w:delText>3</w:delText>
          </w:r>
        </w:del>
        <w:r>
          <w:rPr>
            <w:lang w:val="en-US"/>
          </w:rPr>
          <w:t>S</w:t>
        </w:r>
      </w:ins>
      <w:ins w:id="696" w:author="My Luong Vuong" w:date="2025-02-24T13:58:00Z">
        <w:r w:rsidR="00102B00">
          <w:rPr>
            <w:lang w:val="en-US"/>
          </w:rPr>
          <w:t>7</w:t>
        </w:r>
      </w:ins>
      <w:ins w:id="697" w:author="My Luong Vuong" w:date="2025-02-24T13:57:00Z">
        <w:r w:rsidRPr="005B19AA">
          <w:rPr>
            <w:lang w:val="en-US"/>
          </w:rPr>
          <w:t xml:space="preserve">. </w:t>
        </w:r>
      </w:ins>
      <w:ins w:id="698" w:author="My Luong Vuong" w:date="2025-02-24T14:03:00Z">
        <w:r w:rsidR="00E71B94" w:rsidRPr="00B86B6E">
          <w:rPr>
            <w:lang w:val="en-US"/>
          </w:rPr>
          <w:t>The absolute relative bias of the</w:t>
        </w:r>
        <w:r w:rsidR="00E71B94">
          <w:rPr>
            <w:lang w:val="en-US"/>
          </w:rPr>
          <w:t xml:space="preserve"> </w:t>
        </w:r>
        <w:r w:rsidR="00E71B94">
          <w:t>structural PK parameter</w:t>
        </w:r>
        <w:r w:rsidR="00E71B94" w:rsidRPr="00B86B6E">
          <w:rPr>
            <w:lang w:val="en-US"/>
          </w:rPr>
          <w:t xml:space="preserve"> </w:t>
        </w:r>
        <w:r w:rsidR="00E71B94">
          <w:rPr>
            <w:lang w:val="en-US"/>
          </w:rPr>
          <w:t>standard error</w:t>
        </w:r>
        <w:r w:rsidR="00E71B94" w:rsidRPr="00B86B6E">
          <w:rPr>
            <w:lang w:val="en-US"/>
          </w:rPr>
          <w:t xml:space="preserve"> (%)</w:t>
        </w:r>
        <w:r w:rsidR="00E71B94">
          <w:rPr>
            <w:lang w:val="en-US"/>
          </w:rPr>
          <w:t xml:space="preserve"> obtained from median imputation and multiple imputation using the </w:t>
        </w:r>
      </w:ins>
      <w:ins w:id="699" w:author="My Luong Vuong" w:date="2025-02-24T14:04:00Z">
        <w:r w:rsidR="001C5D51">
          <w:rPr>
            <w:lang w:val="en-US"/>
          </w:rPr>
          <w:t>secondary</w:t>
        </w:r>
      </w:ins>
      <w:ins w:id="700" w:author="My Luong Vuong" w:date="2025-02-24T14:03:00Z">
        <w:r w:rsidR="00E71B94">
          <w:rPr>
            <w:lang w:val="en-US"/>
          </w:rPr>
          <w:t xml:space="preserve"> imputation model in five missingness scenarios</w:t>
        </w:r>
        <w:r w:rsidR="00E71B94" w:rsidRPr="00DC4A20">
          <w:rPr>
            <w:lang w:val="en-US"/>
          </w:rPr>
          <w:t>.</w:t>
        </w:r>
        <w:r w:rsidR="00E71B94">
          <w:rPr>
            <w:lang w:val="en-US"/>
          </w:rPr>
          <w:t xml:space="preserve"> </w:t>
        </w:r>
        <w:r w:rsidR="00E71B94" w:rsidRPr="00A51F2B">
          <w:rPr>
            <w:lang w:val="en-US"/>
          </w:rPr>
          <w:t>|rBias_standard–error(%)|</w:t>
        </w:r>
        <w:r w:rsidR="00E71B94">
          <w:rPr>
            <w:lang w:val="en-US"/>
          </w:rPr>
          <w:t xml:space="preserve">: </w:t>
        </w:r>
        <w:r w:rsidR="00E71B94" w:rsidRPr="00884217">
          <w:rPr>
            <w:lang w:val="en-US"/>
          </w:rPr>
          <w:t>absolute relative bias of the standard error (%)</w:t>
        </w:r>
        <w:r w:rsidR="00E71B94">
          <w:rPr>
            <w:lang w:val="en-US"/>
          </w:rPr>
          <w:t>.</w:t>
        </w:r>
      </w:ins>
    </w:p>
    <w:p w14:paraId="3975E930" w14:textId="77777777" w:rsidR="001B1EC4" w:rsidRPr="002B6ED2" w:rsidRDefault="001B1EC4" w:rsidP="002B6ED2">
      <w:pPr>
        <w:spacing w:after="160" w:line="259" w:lineRule="auto"/>
        <w:rPr>
          <w:lang w:val="en-US"/>
        </w:rPr>
      </w:pPr>
    </w:p>
    <w:sectPr w:rsidR="001B1EC4" w:rsidRPr="002B6ED2" w:rsidSect="00BF4A8E">
      <w:footerReference w:type="default" r:id="rId15"/>
      <w:type w:val="continuous"/>
      <w:pgSz w:w="11906" w:h="16838" w:code="9"/>
      <w:pgMar w:top="1418" w:right="1418" w:bottom="1418" w:left="1418"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0E8C2" w14:textId="77777777" w:rsidR="00E3327B" w:rsidRDefault="00E3327B" w:rsidP="00E65DE5">
      <w:pPr>
        <w:spacing w:after="0" w:line="240" w:lineRule="auto"/>
      </w:pPr>
      <w:r>
        <w:separator/>
      </w:r>
    </w:p>
  </w:endnote>
  <w:endnote w:type="continuationSeparator" w:id="0">
    <w:p w14:paraId="05B79CDE" w14:textId="77777777" w:rsidR="00E3327B" w:rsidRDefault="00E3327B" w:rsidP="00E65DE5">
      <w:pPr>
        <w:spacing w:after="0" w:line="240" w:lineRule="auto"/>
      </w:pPr>
      <w:r>
        <w:continuationSeparator/>
      </w:r>
    </w:p>
  </w:endnote>
  <w:endnote w:type="continuationNotice" w:id="1">
    <w:p w14:paraId="3E825EEF" w14:textId="77777777" w:rsidR="00E3327B" w:rsidRDefault="00E332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5446512"/>
      <w:docPartObj>
        <w:docPartGallery w:val="Page Numbers (Bottom of Page)"/>
        <w:docPartUnique/>
      </w:docPartObj>
    </w:sdtPr>
    <w:sdtEndPr>
      <w:rPr>
        <w:noProof/>
      </w:rPr>
    </w:sdtEndPr>
    <w:sdtContent>
      <w:p w14:paraId="3DE15B12" w14:textId="1E984195" w:rsidR="00E65DE5" w:rsidRDefault="00E65D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4F3F5B" w14:textId="77777777" w:rsidR="00E65DE5" w:rsidRDefault="00E65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35758" w14:textId="77777777" w:rsidR="00E3327B" w:rsidRDefault="00E3327B" w:rsidP="00E65DE5">
      <w:pPr>
        <w:spacing w:after="0" w:line="240" w:lineRule="auto"/>
      </w:pPr>
      <w:r>
        <w:separator/>
      </w:r>
    </w:p>
  </w:footnote>
  <w:footnote w:type="continuationSeparator" w:id="0">
    <w:p w14:paraId="735F1705" w14:textId="77777777" w:rsidR="00E3327B" w:rsidRDefault="00E3327B" w:rsidP="00E65DE5">
      <w:pPr>
        <w:spacing w:after="0" w:line="240" w:lineRule="auto"/>
      </w:pPr>
      <w:r>
        <w:continuationSeparator/>
      </w:r>
    </w:p>
  </w:footnote>
  <w:footnote w:type="continuationNotice" w:id="1">
    <w:p w14:paraId="67FD50EE" w14:textId="77777777" w:rsidR="00E3327B" w:rsidRDefault="00E3327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163C0"/>
    <w:multiLevelType w:val="hybridMultilevel"/>
    <w:tmpl w:val="FAEA8A84"/>
    <w:lvl w:ilvl="0" w:tplc="86DC04D0">
      <w:start w:val="1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0913D0"/>
    <w:multiLevelType w:val="hybridMultilevel"/>
    <w:tmpl w:val="4580A0E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D647BB"/>
    <w:multiLevelType w:val="hybridMultilevel"/>
    <w:tmpl w:val="79F87C24"/>
    <w:lvl w:ilvl="0" w:tplc="D9BEFDA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791CAB"/>
    <w:multiLevelType w:val="hybridMultilevel"/>
    <w:tmpl w:val="EA8A3AB0"/>
    <w:lvl w:ilvl="0" w:tplc="F28455A0">
      <w:start w:val="1"/>
      <w:numFmt w:val="bullet"/>
      <w:lvlText w:val=""/>
      <w:lvlJc w:val="left"/>
      <w:pPr>
        <w:ind w:left="720" w:hanging="360"/>
      </w:pPr>
      <w:rPr>
        <w:rFonts w:ascii="Symbol" w:hAnsi="Symbol"/>
      </w:rPr>
    </w:lvl>
    <w:lvl w:ilvl="1" w:tplc="6FF0CECE">
      <w:start w:val="1"/>
      <w:numFmt w:val="bullet"/>
      <w:lvlText w:val=""/>
      <w:lvlJc w:val="left"/>
      <w:pPr>
        <w:ind w:left="720" w:hanging="360"/>
      </w:pPr>
      <w:rPr>
        <w:rFonts w:ascii="Symbol" w:hAnsi="Symbol"/>
      </w:rPr>
    </w:lvl>
    <w:lvl w:ilvl="2" w:tplc="3FBC71B0">
      <w:start w:val="1"/>
      <w:numFmt w:val="bullet"/>
      <w:lvlText w:val=""/>
      <w:lvlJc w:val="left"/>
      <w:pPr>
        <w:ind w:left="720" w:hanging="360"/>
      </w:pPr>
      <w:rPr>
        <w:rFonts w:ascii="Symbol" w:hAnsi="Symbol"/>
      </w:rPr>
    </w:lvl>
    <w:lvl w:ilvl="3" w:tplc="E91A2000">
      <w:start w:val="1"/>
      <w:numFmt w:val="bullet"/>
      <w:lvlText w:val=""/>
      <w:lvlJc w:val="left"/>
      <w:pPr>
        <w:ind w:left="720" w:hanging="360"/>
      </w:pPr>
      <w:rPr>
        <w:rFonts w:ascii="Symbol" w:hAnsi="Symbol"/>
      </w:rPr>
    </w:lvl>
    <w:lvl w:ilvl="4" w:tplc="0ED6977C">
      <w:start w:val="1"/>
      <w:numFmt w:val="bullet"/>
      <w:lvlText w:val=""/>
      <w:lvlJc w:val="left"/>
      <w:pPr>
        <w:ind w:left="720" w:hanging="360"/>
      </w:pPr>
      <w:rPr>
        <w:rFonts w:ascii="Symbol" w:hAnsi="Symbol"/>
      </w:rPr>
    </w:lvl>
    <w:lvl w:ilvl="5" w:tplc="D71A95EA">
      <w:start w:val="1"/>
      <w:numFmt w:val="bullet"/>
      <w:lvlText w:val=""/>
      <w:lvlJc w:val="left"/>
      <w:pPr>
        <w:ind w:left="720" w:hanging="360"/>
      </w:pPr>
      <w:rPr>
        <w:rFonts w:ascii="Symbol" w:hAnsi="Symbol"/>
      </w:rPr>
    </w:lvl>
    <w:lvl w:ilvl="6" w:tplc="9880F6B0">
      <w:start w:val="1"/>
      <w:numFmt w:val="bullet"/>
      <w:lvlText w:val=""/>
      <w:lvlJc w:val="left"/>
      <w:pPr>
        <w:ind w:left="720" w:hanging="360"/>
      </w:pPr>
      <w:rPr>
        <w:rFonts w:ascii="Symbol" w:hAnsi="Symbol"/>
      </w:rPr>
    </w:lvl>
    <w:lvl w:ilvl="7" w:tplc="7BEC7AC4">
      <w:start w:val="1"/>
      <w:numFmt w:val="bullet"/>
      <w:lvlText w:val=""/>
      <w:lvlJc w:val="left"/>
      <w:pPr>
        <w:ind w:left="720" w:hanging="360"/>
      </w:pPr>
      <w:rPr>
        <w:rFonts w:ascii="Symbol" w:hAnsi="Symbol"/>
      </w:rPr>
    </w:lvl>
    <w:lvl w:ilvl="8" w:tplc="29ECC2C4">
      <w:start w:val="1"/>
      <w:numFmt w:val="bullet"/>
      <w:lvlText w:val=""/>
      <w:lvlJc w:val="left"/>
      <w:pPr>
        <w:ind w:left="720" w:hanging="360"/>
      </w:pPr>
      <w:rPr>
        <w:rFonts w:ascii="Symbol" w:hAnsi="Symbol"/>
      </w:rPr>
    </w:lvl>
  </w:abstractNum>
  <w:abstractNum w:abstractNumId="4" w15:restartNumberingAfterBreak="0">
    <w:nsid w:val="202155AE"/>
    <w:multiLevelType w:val="hybridMultilevel"/>
    <w:tmpl w:val="559E25D8"/>
    <w:lvl w:ilvl="0" w:tplc="1316BB7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276910"/>
    <w:multiLevelType w:val="hybridMultilevel"/>
    <w:tmpl w:val="1F66E1E4"/>
    <w:lvl w:ilvl="0" w:tplc="FF02AEF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916D37"/>
    <w:multiLevelType w:val="hybridMultilevel"/>
    <w:tmpl w:val="6C56AB58"/>
    <w:lvl w:ilvl="0" w:tplc="BFF22C2E">
      <w:start w:val="1"/>
      <w:numFmt w:val="decimal"/>
      <w:lvlText w:val="%1."/>
      <w:lvlJc w:val="left"/>
      <w:pPr>
        <w:ind w:left="1440" w:hanging="360"/>
      </w:pPr>
    </w:lvl>
    <w:lvl w:ilvl="1" w:tplc="58809FB2">
      <w:start w:val="1"/>
      <w:numFmt w:val="decimal"/>
      <w:lvlText w:val="%2."/>
      <w:lvlJc w:val="left"/>
      <w:pPr>
        <w:ind w:left="1440" w:hanging="360"/>
      </w:pPr>
    </w:lvl>
    <w:lvl w:ilvl="2" w:tplc="E3E440D6">
      <w:start w:val="1"/>
      <w:numFmt w:val="decimal"/>
      <w:lvlText w:val="%3."/>
      <w:lvlJc w:val="left"/>
      <w:pPr>
        <w:ind w:left="1440" w:hanging="360"/>
      </w:pPr>
    </w:lvl>
    <w:lvl w:ilvl="3" w:tplc="C262C9A6">
      <w:start w:val="1"/>
      <w:numFmt w:val="decimal"/>
      <w:lvlText w:val="%4."/>
      <w:lvlJc w:val="left"/>
      <w:pPr>
        <w:ind w:left="1440" w:hanging="360"/>
      </w:pPr>
    </w:lvl>
    <w:lvl w:ilvl="4" w:tplc="95E2A90C">
      <w:start w:val="1"/>
      <w:numFmt w:val="decimal"/>
      <w:lvlText w:val="%5."/>
      <w:lvlJc w:val="left"/>
      <w:pPr>
        <w:ind w:left="1440" w:hanging="360"/>
      </w:pPr>
    </w:lvl>
    <w:lvl w:ilvl="5" w:tplc="E088672E">
      <w:start w:val="1"/>
      <w:numFmt w:val="decimal"/>
      <w:lvlText w:val="%6."/>
      <w:lvlJc w:val="left"/>
      <w:pPr>
        <w:ind w:left="1440" w:hanging="360"/>
      </w:pPr>
    </w:lvl>
    <w:lvl w:ilvl="6" w:tplc="DA4A0232">
      <w:start w:val="1"/>
      <w:numFmt w:val="decimal"/>
      <w:lvlText w:val="%7."/>
      <w:lvlJc w:val="left"/>
      <w:pPr>
        <w:ind w:left="1440" w:hanging="360"/>
      </w:pPr>
    </w:lvl>
    <w:lvl w:ilvl="7" w:tplc="B8F88258">
      <w:start w:val="1"/>
      <w:numFmt w:val="decimal"/>
      <w:lvlText w:val="%8."/>
      <w:lvlJc w:val="left"/>
      <w:pPr>
        <w:ind w:left="1440" w:hanging="360"/>
      </w:pPr>
    </w:lvl>
    <w:lvl w:ilvl="8" w:tplc="EB1054FC">
      <w:start w:val="1"/>
      <w:numFmt w:val="decimal"/>
      <w:lvlText w:val="%9."/>
      <w:lvlJc w:val="left"/>
      <w:pPr>
        <w:ind w:left="1440" w:hanging="360"/>
      </w:pPr>
    </w:lvl>
  </w:abstractNum>
  <w:abstractNum w:abstractNumId="7" w15:restartNumberingAfterBreak="0">
    <w:nsid w:val="356C234A"/>
    <w:multiLevelType w:val="hybridMultilevel"/>
    <w:tmpl w:val="033C7BB0"/>
    <w:lvl w:ilvl="0" w:tplc="B456E83C">
      <w:start w:val="1"/>
      <w:numFmt w:val="bullet"/>
      <w:lvlText w:val=""/>
      <w:lvlJc w:val="left"/>
      <w:pPr>
        <w:ind w:left="720" w:hanging="360"/>
      </w:pPr>
      <w:rPr>
        <w:rFonts w:ascii="Symbol" w:hAnsi="Symbol"/>
      </w:rPr>
    </w:lvl>
    <w:lvl w:ilvl="1" w:tplc="C698672E">
      <w:start w:val="1"/>
      <w:numFmt w:val="bullet"/>
      <w:lvlText w:val=""/>
      <w:lvlJc w:val="left"/>
      <w:pPr>
        <w:ind w:left="720" w:hanging="360"/>
      </w:pPr>
      <w:rPr>
        <w:rFonts w:ascii="Symbol" w:hAnsi="Symbol"/>
      </w:rPr>
    </w:lvl>
    <w:lvl w:ilvl="2" w:tplc="CF7A267C">
      <w:start w:val="1"/>
      <w:numFmt w:val="bullet"/>
      <w:lvlText w:val=""/>
      <w:lvlJc w:val="left"/>
      <w:pPr>
        <w:ind w:left="720" w:hanging="360"/>
      </w:pPr>
      <w:rPr>
        <w:rFonts w:ascii="Symbol" w:hAnsi="Symbol"/>
      </w:rPr>
    </w:lvl>
    <w:lvl w:ilvl="3" w:tplc="CE6EEFA6">
      <w:start w:val="1"/>
      <w:numFmt w:val="bullet"/>
      <w:lvlText w:val=""/>
      <w:lvlJc w:val="left"/>
      <w:pPr>
        <w:ind w:left="720" w:hanging="360"/>
      </w:pPr>
      <w:rPr>
        <w:rFonts w:ascii="Symbol" w:hAnsi="Symbol"/>
      </w:rPr>
    </w:lvl>
    <w:lvl w:ilvl="4" w:tplc="78D2B2EC">
      <w:start w:val="1"/>
      <w:numFmt w:val="bullet"/>
      <w:lvlText w:val=""/>
      <w:lvlJc w:val="left"/>
      <w:pPr>
        <w:ind w:left="720" w:hanging="360"/>
      </w:pPr>
      <w:rPr>
        <w:rFonts w:ascii="Symbol" w:hAnsi="Symbol"/>
      </w:rPr>
    </w:lvl>
    <w:lvl w:ilvl="5" w:tplc="739A7AA2">
      <w:start w:val="1"/>
      <w:numFmt w:val="bullet"/>
      <w:lvlText w:val=""/>
      <w:lvlJc w:val="left"/>
      <w:pPr>
        <w:ind w:left="720" w:hanging="360"/>
      </w:pPr>
      <w:rPr>
        <w:rFonts w:ascii="Symbol" w:hAnsi="Symbol"/>
      </w:rPr>
    </w:lvl>
    <w:lvl w:ilvl="6" w:tplc="207EC75C">
      <w:start w:val="1"/>
      <w:numFmt w:val="bullet"/>
      <w:lvlText w:val=""/>
      <w:lvlJc w:val="left"/>
      <w:pPr>
        <w:ind w:left="720" w:hanging="360"/>
      </w:pPr>
      <w:rPr>
        <w:rFonts w:ascii="Symbol" w:hAnsi="Symbol"/>
      </w:rPr>
    </w:lvl>
    <w:lvl w:ilvl="7" w:tplc="9196B154">
      <w:start w:val="1"/>
      <w:numFmt w:val="bullet"/>
      <w:lvlText w:val=""/>
      <w:lvlJc w:val="left"/>
      <w:pPr>
        <w:ind w:left="720" w:hanging="360"/>
      </w:pPr>
      <w:rPr>
        <w:rFonts w:ascii="Symbol" w:hAnsi="Symbol"/>
      </w:rPr>
    </w:lvl>
    <w:lvl w:ilvl="8" w:tplc="4F6093C2">
      <w:start w:val="1"/>
      <w:numFmt w:val="bullet"/>
      <w:lvlText w:val=""/>
      <w:lvlJc w:val="left"/>
      <w:pPr>
        <w:ind w:left="720" w:hanging="360"/>
      </w:pPr>
      <w:rPr>
        <w:rFonts w:ascii="Symbol" w:hAnsi="Symbol"/>
      </w:rPr>
    </w:lvl>
  </w:abstractNum>
  <w:abstractNum w:abstractNumId="8" w15:restartNumberingAfterBreak="0">
    <w:nsid w:val="438037DB"/>
    <w:multiLevelType w:val="hybridMultilevel"/>
    <w:tmpl w:val="5080A2B6"/>
    <w:lvl w:ilvl="0" w:tplc="51DCB64E">
      <w:start w:val="3"/>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596435D"/>
    <w:multiLevelType w:val="hybridMultilevel"/>
    <w:tmpl w:val="50B20D52"/>
    <w:lvl w:ilvl="0" w:tplc="4DEA6DD8">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AD85A13"/>
    <w:multiLevelType w:val="hybridMultilevel"/>
    <w:tmpl w:val="C6F422A6"/>
    <w:lvl w:ilvl="0" w:tplc="8A6CF884">
      <w:start w:val="1"/>
      <w:numFmt w:val="bullet"/>
      <w:lvlText w:val=""/>
      <w:lvlJc w:val="left"/>
      <w:pPr>
        <w:ind w:left="1080" w:hanging="360"/>
      </w:pPr>
      <w:rPr>
        <w:rFonts w:ascii="Symbol" w:hAnsi="Symbol"/>
      </w:rPr>
    </w:lvl>
    <w:lvl w:ilvl="1" w:tplc="A612A06C">
      <w:start w:val="1"/>
      <w:numFmt w:val="bullet"/>
      <w:lvlText w:val=""/>
      <w:lvlJc w:val="left"/>
      <w:pPr>
        <w:ind w:left="1080" w:hanging="360"/>
      </w:pPr>
      <w:rPr>
        <w:rFonts w:ascii="Symbol" w:hAnsi="Symbol"/>
      </w:rPr>
    </w:lvl>
    <w:lvl w:ilvl="2" w:tplc="EDC0779C">
      <w:start w:val="1"/>
      <w:numFmt w:val="bullet"/>
      <w:lvlText w:val=""/>
      <w:lvlJc w:val="left"/>
      <w:pPr>
        <w:ind w:left="1080" w:hanging="360"/>
      </w:pPr>
      <w:rPr>
        <w:rFonts w:ascii="Symbol" w:hAnsi="Symbol"/>
      </w:rPr>
    </w:lvl>
    <w:lvl w:ilvl="3" w:tplc="254E6508">
      <w:start w:val="1"/>
      <w:numFmt w:val="bullet"/>
      <w:lvlText w:val=""/>
      <w:lvlJc w:val="left"/>
      <w:pPr>
        <w:ind w:left="1080" w:hanging="360"/>
      </w:pPr>
      <w:rPr>
        <w:rFonts w:ascii="Symbol" w:hAnsi="Symbol"/>
      </w:rPr>
    </w:lvl>
    <w:lvl w:ilvl="4" w:tplc="77382E5E">
      <w:start w:val="1"/>
      <w:numFmt w:val="bullet"/>
      <w:lvlText w:val=""/>
      <w:lvlJc w:val="left"/>
      <w:pPr>
        <w:ind w:left="1080" w:hanging="360"/>
      </w:pPr>
      <w:rPr>
        <w:rFonts w:ascii="Symbol" w:hAnsi="Symbol"/>
      </w:rPr>
    </w:lvl>
    <w:lvl w:ilvl="5" w:tplc="3CBC5FC4">
      <w:start w:val="1"/>
      <w:numFmt w:val="bullet"/>
      <w:lvlText w:val=""/>
      <w:lvlJc w:val="left"/>
      <w:pPr>
        <w:ind w:left="1080" w:hanging="360"/>
      </w:pPr>
      <w:rPr>
        <w:rFonts w:ascii="Symbol" w:hAnsi="Symbol"/>
      </w:rPr>
    </w:lvl>
    <w:lvl w:ilvl="6" w:tplc="3AEE2402">
      <w:start w:val="1"/>
      <w:numFmt w:val="bullet"/>
      <w:lvlText w:val=""/>
      <w:lvlJc w:val="left"/>
      <w:pPr>
        <w:ind w:left="1080" w:hanging="360"/>
      </w:pPr>
      <w:rPr>
        <w:rFonts w:ascii="Symbol" w:hAnsi="Symbol"/>
      </w:rPr>
    </w:lvl>
    <w:lvl w:ilvl="7" w:tplc="B4B0594C">
      <w:start w:val="1"/>
      <w:numFmt w:val="bullet"/>
      <w:lvlText w:val=""/>
      <w:lvlJc w:val="left"/>
      <w:pPr>
        <w:ind w:left="1080" w:hanging="360"/>
      </w:pPr>
      <w:rPr>
        <w:rFonts w:ascii="Symbol" w:hAnsi="Symbol"/>
      </w:rPr>
    </w:lvl>
    <w:lvl w:ilvl="8" w:tplc="38CEA740">
      <w:start w:val="1"/>
      <w:numFmt w:val="bullet"/>
      <w:lvlText w:val=""/>
      <w:lvlJc w:val="left"/>
      <w:pPr>
        <w:ind w:left="1080" w:hanging="360"/>
      </w:pPr>
      <w:rPr>
        <w:rFonts w:ascii="Symbol" w:hAnsi="Symbol"/>
      </w:rPr>
    </w:lvl>
  </w:abstractNum>
  <w:abstractNum w:abstractNumId="11" w15:restartNumberingAfterBreak="0">
    <w:nsid w:val="612F1DCE"/>
    <w:multiLevelType w:val="hybridMultilevel"/>
    <w:tmpl w:val="8D2EC4FC"/>
    <w:lvl w:ilvl="0" w:tplc="6DA83EF4">
      <w:start w:val="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49B2D88"/>
    <w:multiLevelType w:val="hybridMultilevel"/>
    <w:tmpl w:val="1A8A907A"/>
    <w:lvl w:ilvl="0" w:tplc="E61EA4A0">
      <w:start w:val="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17612129">
    <w:abstractNumId w:val="4"/>
  </w:num>
  <w:num w:numId="2" w16cid:durableId="477059">
    <w:abstractNumId w:val="9"/>
  </w:num>
  <w:num w:numId="3" w16cid:durableId="1599214195">
    <w:abstractNumId w:val="2"/>
  </w:num>
  <w:num w:numId="4" w16cid:durableId="933249389">
    <w:abstractNumId w:val="1"/>
  </w:num>
  <w:num w:numId="5" w16cid:durableId="692223532">
    <w:abstractNumId w:val="11"/>
  </w:num>
  <w:num w:numId="6" w16cid:durableId="888228784">
    <w:abstractNumId w:val="12"/>
  </w:num>
  <w:num w:numId="7" w16cid:durableId="1044721155">
    <w:abstractNumId w:val="8"/>
  </w:num>
  <w:num w:numId="8" w16cid:durableId="1089157788">
    <w:abstractNumId w:val="0"/>
  </w:num>
  <w:num w:numId="9" w16cid:durableId="1628245475">
    <w:abstractNumId w:val="10"/>
  </w:num>
  <w:num w:numId="10" w16cid:durableId="1300258178">
    <w:abstractNumId w:val="6"/>
  </w:num>
  <w:num w:numId="11" w16cid:durableId="940919830">
    <w:abstractNumId w:val="3"/>
  </w:num>
  <w:num w:numId="12" w16cid:durableId="1987198948">
    <w:abstractNumId w:val="7"/>
  </w:num>
  <w:num w:numId="13" w16cid:durableId="86194319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y Luong Vuong">
    <w15:presenceInfo w15:providerId="AD" w15:userId="S::myluong.vuong@kuleuven.be::3a095926-c094-4dc5-9520-da494b4df4d0"/>
  </w15:person>
  <w15:person w15:author="Erwin Dreesen">
    <w15:presenceInfo w15:providerId="AD" w15:userId="S::erwin.dreesen@kuleuven.be::39e8a593-296e-4c2d-badd-96647c71f9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CPT Pharmacometrics Sys Pharm&lt;/Style&gt;&lt;LeftDelim&gt;{&lt;/LeftDelim&gt;&lt;RightDelim&gt;}&lt;/RightDelim&gt;&lt;FontName&gt;Times New Roman&lt;/FontName&gt;&lt;FontSize&gt;12&lt;/FontSize&gt;&lt;ReflistTitle&gt;&lt;/ReflistTitle&gt;&lt;StartingRefnum&gt;1&lt;/StartingRefnum&gt;&lt;FirstLineIndent&gt;0&lt;/FirstLineIndent&gt;&lt;HangingIndent&gt;0&lt;/HangingIndent&gt;&lt;LineSpacing&gt;1&lt;/LineSpacing&gt;&lt;SpaceAfter&gt;2&lt;/SpaceAfter&gt;&lt;HyperlinksEnabled&gt;0&lt;/HyperlinksEnabled&gt;&lt;HyperlinksVisible&gt;0&lt;/HyperlinksVisible&gt;&lt;EnableBibliographyCategories&gt;0&lt;/EnableBibliographyCategories&gt;&lt;/ENLayout&gt;"/>
    <w:docVar w:name="EN.Libraries" w:val="&lt;Libraries&gt;&lt;item db-id=&quot;ss92raaewt9rt0e55p6pe9ah5fa2r9tvxxwp&quot;&gt;MI Tutorial PMX&lt;record-ids&gt;&lt;item&gt;2&lt;/item&gt;&lt;item&gt;4&lt;/item&gt;&lt;item&gt;6&lt;/item&gt;&lt;item&gt;11&lt;/item&gt;&lt;item&gt;12&lt;/item&gt;&lt;item&gt;14&lt;/item&gt;&lt;item&gt;17&lt;/item&gt;&lt;item&gt;18&lt;/item&gt;&lt;item&gt;19&lt;/item&gt;&lt;item&gt;20&lt;/item&gt;&lt;item&gt;22&lt;/item&gt;&lt;item&gt;23&lt;/item&gt;&lt;item&gt;24&lt;/item&gt;&lt;item&gt;25&lt;/item&gt;&lt;item&gt;27&lt;/item&gt;&lt;item&gt;29&lt;/item&gt;&lt;item&gt;30&lt;/item&gt;&lt;item&gt;31&lt;/item&gt;&lt;item&gt;32&lt;/item&gt;&lt;item&gt;34&lt;/item&gt;&lt;item&gt;35&lt;/item&gt;&lt;item&gt;36&lt;/item&gt;&lt;item&gt;37&lt;/item&gt;&lt;item&gt;38&lt;/item&gt;&lt;item&gt;39&lt;/item&gt;&lt;item&gt;40&lt;/item&gt;&lt;item&gt;41&lt;/item&gt;&lt;item&gt;43&lt;/item&gt;&lt;item&gt;44&lt;/item&gt;&lt;item&gt;45&lt;/item&gt;&lt;item&gt;46&lt;/item&gt;&lt;item&gt;48&lt;/item&gt;&lt;item&gt;51&lt;/item&gt;&lt;item&gt;53&lt;/item&gt;&lt;item&gt;54&lt;/item&gt;&lt;item&gt;65&lt;/item&gt;&lt;item&gt;71&lt;/item&gt;&lt;item&gt;72&lt;/item&gt;&lt;item&gt;73&lt;/item&gt;&lt;item&gt;74&lt;/item&gt;&lt;item&gt;75&lt;/item&gt;&lt;item&gt;76&lt;/item&gt;&lt;item&gt;77&lt;/item&gt;&lt;item&gt;78&lt;/item&gt;&lt;item&gt;79&lt;/item&gt;&lt;item&gt;80&lt;/item&gt;&lt;item&gt;81&lt;/item&gt;&lt;item&gt;82&lt;/item&gt;&lt;item&gt;83&lt;/item&gt;&lt;item&gt;84&lt;/item&gt;&lt;item&gt;85&lt;/item&gt;&lt;item&gt;86&lt;/item&gt;&lt;item&gt;87&lt;/item&gt;&lt;item&gt;88&lt;/item&gt;&lt;item&gt;89&lt;/item&gt;&lt;item&gt;90&lt;/item&gt;&lt;item&gt;92&lt;/item&gt;&lt;item&gt;94&lt;/item&gt;&lt;item&gt;95&lt;/item&gt;&lt;item&gt;96&lt;/item&gt;&lt;item&gt;97&lt;/item&gt;&lt;item&gt;98&lt;/item&gt;&lt;item&gt;99&lt;/item&gt;&lt;item&gt;100&lt;/item&gt;&lt;item&gt;103&lt;/item&gt;&lt;item&gt;104&lt;/item&gt;&lt;item&gt;105&lt;/item&gt;&lt;item&gt;106&lt;/item&gt;&lt;item&gt;108&lt;/item&gt;&lt;item&gt;109&lt;/item&gt;&lt;item&gt;113&lt;/item&gt;&lt;item&gt;114&lt;/item&gt;&lt;/record-ids&gt;&lt;/item&gt;&lt;/Libraries&gt;"/>
  </w:docVars>
  <w:rsids>
    <w:rsidRoot w:val="00FC0ADA"/>
    <w:rsid w:val="00000137"/>
    <w:rsid w:val="0000076F"/>
    <w:rsid w:val="00000BEF"/>
    <w:rsid w:val="00001AEB"/>
    <w:rsid w:val="00001BC9"/>
    <w:rsid w:val="00001C1A"/>
    <w:rsid w:val="00001E0E"/>
    <w:rsid w:val="000026C3"/>
    <w:rsid w:val="00002A49"/>
    <w:rsid w:val="000030C6"/>
    <w:rsid w:val="0000324C"/>
    <w:rsid w:val="0000387A"/>
    <w:rsid w:val="00003951"/>
    <w:rsid w:val="00003EDA"/>
    <w:rsid w:val="00003FD7"/>
    <w:rsid w:val="000041A5"/>
    <w:rsid w:val="000047AD"/>
    <w:rsid w:val="00004A8C"/>
    <w:rsid w:val="00004B12"/>
    <w:rsid w:val="00005063"/>
    <w:rsid w:val="00005572"/>
    <w:rsid w:val="0000590A"/>
    <w:rsid w:val="0000592E"/>
    <w:rsid w:val="0000596C"/>
    <w:rsid w:val="000062FC"/>
    <w:rsid w:val="000066AA"/>
    <w:rsid w:val="00006A25"/>
    <w:rsid w:val="00006B95"/>
    <w:rsid w:val="00006C2A"/>
    <w:rsid w:val="000070B1"/>
    <w:rsid w:val="0000746D"/>
    <w:rsid w:val="00007AC1"/>
    <w:rsid w:val="0001004A"/>
    <w:rsid w:val="0001027F"/>
    <w:rsid w:val="0001085A"/>
    <w:rsid w:val="00010941"/>
    <w:rsid w:val="00010B72"/>
    <w:rsid w:val="0001158D"/>
    <w:rsid w:val="000119A4"/>
    <w:rsid w:val="00011A5F"/>
    <w:rsid w:val="000124A8"/>
    <w:rsid w:val="000126A6"/>
    <w:rsid w:val="0001388B"/>
    <w:rsid w:val="000139A4"/>
    <w:rsid w:val="00013A12"/>
    <w:rsid w:val="00013BF2"/>
    <w:rsid w:val="00013C7F"/>
    <w:rsid w:val="00013DB0"/>
    <w:rsid w:val="00013F59"/>
    <w:rsid w:val="000140A1"/>
    <w:rsid w:val="00014559"/>
    <w:rsid w:val="00014614"/>
    <w:rsid w:val="000153B3"/>
    <w:rsid w:val="000153F9"/>
    <w:rsid w:val="0001554A"/>
    <w:rsid w:val="0001555F"/>
    <w:rsid w:val="00015576"/>
    <w:rsid w:val="00015EF3"/>
    <w:rsid w:val="0001605A"/>
    <w:rsid w:val="000169BF"/>
    <w:rsid w:val="00016B1C"/>
    <w:rsid w:val="00016B74"/>
    <w:rsid w:val="00017009"/>
    <w:rsid w:val="00017123"/>
    <w:rsid w:val="000172A6"/>
    <w:rsid w:val="000173CF"/>
    <w:rsid w:val="00017AFE"/>
    <w:rsid w:val="00017FFC"/>
    <w:rsid w:val="0002068B"/>
    <w:rsid w:val="0002078B"/>
    <w:rsid w:val="0002085F"/>
    <w:rsid w:val="00020ABF"/>
    <w:rsid w:val="00020C3B"/>
    <w:rsid w:val="00020CD3"/>
    <w:rsid w:val="00020DEC"/>
    <w:rsid w:val="00020E47"/>
    <w:rsid w:val="00021111"/>
    <w:rsid w:val="00021184"/>
    <w:rsid w:val="000215FA"/>
    <w:rsid w:val="0002165C"/>
    <w:rsid w:val="000224F6"/>
    <w:rsid w:val="000227A6"/>
    <w:rsid w:val="00022B2B"/>
    <w:rsid w:val="00022E32"/>
    <w:rsid w:val="00022F3E"/>
    <w:rsid w:val="00023726"/>
    <w:rsid w:val="00023AE2"/>
    <w:rsid w:val="0002403D"/>
    <w:rsid w:val="000255A0"/>
    <w:rsid w:val="000258FF"/>
    <w:rsid w:val="00025EA6"/>
    <w:rsid w:val="00025F83"/>
    <w:rsid w:val="000260BF"/>
    <w:rsid w:val="00026A80"/>
    <w:rsid w:val="00026AA0"/>
    <w:rsid w:val="00026D96"/>
    <w:rsid w:val="00027028"/>
    <w:rsid w:val="000270AE"/>
    <w:rsid w:val="0002724E"/>
    <w:rsid w:val="00027792"/>
    <w:rsid w:val="00027983"/>
    <w:rsid w:val="000306A0"/>
    <w:rsid w:val="000306A6"/>
    <w:rsid w:val="00030865"/>
    <w:rsid w:val="00030A80"/>
    <w:rsid w:val="00030CC3"/>
    <w:rsid w:val="000313AA"/>
    <w:rsid w:val="00031FF4"/>
    <w:rsid w:val="000321C8"/>
    <w:rsid w:val="0003234D"/>
    <w:rsid w:val="00032A48"/>
    <w:rsid w:val="000331C1"/>
    <w:rsid w:val="00033384"/>
    <w:rsid w:val="000334EB"/>
    <w:rsid w:val="0003352B"/>
    <w:rsid w:val="00033927"/>
    <w:rsid w:val="00033BDA"/>
    <w:rsid w:val="00033C74"/>
    <w:rsid w:val="00034267"/>
    <w:rsid w:val="00034553"/>
    <w:rsid w:val="0003479C"/>
    <w:rsid w:val="0003491D"/>
    <w:rsid w:val="000350D3"/>
    <w:rsid w:val="000352BE"/>
    <w:rsid w:val="0003554F"/>
    <w:rsid w:val="00035A96"/>
    <w:rsid w:val="00036064"/>
    <w:rsid w:val="00036266"/>
    <w:rsid w:val="0003632F"/>
    <w:rsid w:val="000364A8"/>
    <w:rsid w:val="00036B7D"/>
    <w:rsid w:val="00036FA8"/>
    <w:rsid w:val="00037A95"/>
    <w:rsid w:val="00041485"/>
    <w:rsid w:val="00041877"/>
    <w:rsid w:val="000420C8"/>
    <w:rsid w:val="000421E4"/>
    <w:rsid w:val="0004242D"/>
    <w:rsid w:val="00042BA6"/>
    <w:rsid w:val="00042CC6"/>
    <w:rsid w:val="0004310C"/>
    <w:rsid w:val="0004320A"/>
    <w:rsid w:val="000433B7"/>
    <w:rsid w:val="000433E3"/>
    <w:rsid w:val="00043A5C"/>
    <w:rsid w:val="00043EE1"/>
    <w:rsid w:val="00044030"/>
    <w:rsid w:val="00044794"/>
    <w:rsid w:val="00044836"/>
    <w:rsid w:val="00044837"/>
    <w:rsid w:val="00044B0B"/>
    <w:rsid w:val="00044C49"/>
    <w:rsid w:val="00044C97"/>
    <w:rsid w:val="00044D92"/>
    <w:rsid w:val="00044E5B"/>
    <w:rsid w:val="00044F4A"/>
    <w:rsid w:val="000454FA"/>
    <w:rsid w:val="0004550C"/>
    <w:rsid w:val="00046098"/>
    <w:rsid w:val="0004614F"/>
    <w:rsid w:val="0004651F"/>
    <w:rsid w:val="00046614"/>
    <w:rsid w:val="00046D8C"/>
    <w:rsid w:val="00046E50"/>
    <w:rsid w:val="00046F95"/>
    <w:rsid w:val="0004749A"/>
    <w:rsid w:val="0004765B"/>
    <w:rsid w:val="00047698"/>
    <w:rsid w:val="00047901"/>
    <w:rsid w:val="00047DB6"/>
    <w:rsid w:val="00050502"/>
    <w:rsid w:val="00050C5A"/>
    <w:rsid w:val="00050E07"/>
    <w:rsid w:val="000511F2"/>
    <w:rsid w:val="00051676"/>
    <w:rsid w:val="000516D5"/>
    <w:rsid w:val="00051796"/>
    <w:rsid w:val="00051BF1"/>
    <w:rsid w:val="00051F54"/>
    <w:rsid w:val="000522BF"/>
    <w:rsid w:val="00052330"/>
    <w:rsid w:val="0005274C"/>
    <w:rsid w:val="00052A57"/>
    <w:rsid w:val="00052C65"/>
    <w:rsid w:val="00052F63"/>
    <w:rsid w:val="000534B1"/>
    <w:rsid w:val="000535B1"/>
    <w:rsid w:val="0005360A"/>
    <w:rsid w:val="00053EBA"/>
    <w:rsid w:val="00054DD8"/>
    <w:rsid w:val="00055314"/>
    <w:rsid w:val="000554BA"/>
    <w:rsid w:val="0005584C"/>
    <w:rsid w:val="00055901"/>
    <w:rsid w:val="00055A6D"/>
    <w:rsid w:val="00055ACF"/>
    <w:rsid w:val="00055B4C"/>
    <w:rsid w:val="00056115"/>
    <w:rsid w:val="000567AE"/>
    <w:rsid w:val="000572D9"/>
    <w:rsid w:val="00057503"/>
    <w:rsid w:val="000575C3"/>
    <w:rsid w:val="00057C71"/>
    <w:rsid w:val="000603E5"/>
    <w:rsid w:val="000604D7"/>
    <w:rsid w:val="00060E05"/>
    <w:rsid w:val="00061587"/>
    <w:rsid w:val="000617CD"/>
    <w:rsid w:val="000618B9"/>
    <w:rsid w:val="00061E40"/>
    <w:rsid w:val="00061F74"/>
    <w:rsid w:val="00062292"/>
    <w:rsid w:val="000622B2"/>
    <w:rsid w:val="00062381"/>
    <w:rsid w:val="000626B7"/>
    <w:rsid w:val="00062B2B"/>
    <w:rsid w:val="00062C73"/>
    <w:rsid w:val="0006310A"/>
    <w:rsid w:val="000632A8"/>
    <w:rsid w:val="00063E8E"/>
    <w:rsid w:val="00064289"/>
    <w:rsid w:val="000643A6"/>
    <w:rsid w:val="00064622"/>
    <w:rsid w:val="0006498F"/>
    <w:rsid w:val="00064F21"/>
    <w:rsid w:val="00065468"/>
    <w:rsid w:val="00065695"/>
    <w:rsid w:val="00065D78"/>
    <w:rsid w:val="00066236"/>
    <w:rsid w:val="0006636D"/>
    <w:rsid w:val="00066491"/>
    <w:rsid w:val="00066752"/>
    <w:rsid w:val="00066905"/>
    <w:rsid w:val="00066C25"/>
    <w:rsid w:val="0006739A"/>
    <w:rsid w:val="0006741A"/>
    <w:rsid w:val="00067988"/>
    <w:rsid w:val="00067D11"/>
    <w:rsid w:val="000700BA"/>
    <w:rsid w:val="0007032E"/>
    <w:rsid w:val="00070689"/>
    <w:rsid w:val="000706FE"/>
    <w:rsid w:val="00070941"/>
    <w:rsid w:val="000710FA"/>
    <w:rsid w:val="00071353"/>
    <w:rsid w:val="00071E13"/>
    <w:rsid w:val="0007207B"/>
    <w:rsid w:val="00072387"/>
    <w:rsid w:val="000724BF"/>
    <w:rsid w:val="0007276F"/>
    <w:rsid w:val="00072837"/>
    <w:rsid w:val="0007285B"/>
    <w:rsid w:val="0007336D"/>
    <w:rsid w:val="000739FF"/>
    <w:rsid w:val="00074367"/>
    <w:rsid w:val="0007447E"/>
    <w:rsid w:val="000744A6"/>
    <w:rsid w:val="00074607"/>
    <w:rsid w:val="000746DC"/>
    <w:rsid w:val="000748D1"/>
    <w:rsid w:val="00074F82"/>
    <w:rsid w:val="00074FCE"/>
    <w:rsid w:val="0007526B"/>
    <w:rsid w:val="000752BB"/>
    <w:rsid w:val="00075B06"/>
    <w:rsid w:val="00075BC4"/>
    <w:rsid w:val="00075EB4"/>
    <w:rsid w:val="00076431"/>
    <w:rsid w:val="0007645B"/>
    <w:rsid w:val="00076516"/>
    <w:rsid w:val="000771C7"/>
    <w:rsid w:val="00077B50"/>
    <w:rsid w:val="00077CBA"/>
    <w:rsid w:val="00077FC8"/>
    <w:rsid w:val="0008015C"/>
    <w:rsid w:val="00080177"/>
    <w:rsid w:val="0008028A"/>
    <w:rsid w:val="00080351"/>
    <w:rsid w:val="00080AF3"/>
    <w:rsid w:val="00080D04"/>
    <w:rsid w:val="00080D2B"/>
    <w:rsid w:val="00080E02"/>
    <w:rsid w:val="00081101"/>
    <w:rsid w:val="0008141B"/>
    <w:rsid w:val="0008154C"/>
    <w:rsid w:val="00081715"/>
    <w:rsid w:val="00081AC9"/>
    <w:rsid w:val="00081B0E"/>
    <w:rsid w:val="00081B42"/>
    <w:rsid w:val="00081DEA"/>
    <w:rsid w:val="000826B3"/>
    <w:rsid w:val="00082707"/>
    <w:rsid w:val="000827D9"/>
    <w:rsid w:val="00082BFD"/>
    <w:rsid w:val="00083733"/>
    <w:rsid w:val="000838DE"/>
    <w:rsid w:val="000842BD"/>
    <w:rsid w:val="0008430B"/>
    <w:rsid w:val="000845B5"/>
    <w:rsid w:val="00084613"/>
    <w:rsid w:val="00084707"/>
    <w:rsid w:val="0008497B"/>
    <w:rsid w:val="0008508F"/>
    <w:rsid w:val="000852AA"/>
    <w:rsid w:val="0008569C"/>
    <w:rsid w:val="0008595E"/>
    <w:rsid w:val="00085CA7"/>
    <w:rsid w:val="00085D0C"/>
    <w:rsid w:val="0008608B"/>
    <w:rsid w:val="000860CA"/>
    <w:rsid w:val="0008627F"/>
    <w:rsid w:val="000864B4"/>
    <w:rsid w:val="00086561"/>
    <w:rsid w:val="00086578"/>
    <w:rsid w:val="00086BA5"/>
    <w:rsid w:val="00086D47"/>
    <w:rsid w:val="00086F81"/>
    <w:rsid w:val="00087654"/>
    <w:rsid w:val="00087944"/>
    <w:rsid w:val="00087A2C"/>
    <w:rsid w:val="00087BD6"/>
    <w:rsid w:val="00087CD9"/>
    <w:rsid w:val="0009013B"/>
    <w:rsid w:val="0009030D"/>
    <w:rsid w:val="0009036E"/>
    <w:rsid w:val="000906E3"/>
    <w:rsid w:val="0009076B"/>
    <w:rsid w:val="00090827"/>
    <w:rsid w:val="00090C41"/>
    <w:rsid w:val="00090D33"/>
    <w:rsid w:val="00090F4E"/>
    <w:rsid w:val="000911A5"/>
    <w:rsid w:val="00091218"/>
    <w:rsid w:val="00091388"/>
    <w:rsid w:val="0009144E"/>
    <w:rsid w:val="000919E7"/>
    <w:rsid w:val="00091A24"/>
    <w:rsid w:val="00091DF0"/>
    <w:rsid w:val="00092093"/>
    <w:rsid w:val="00092488"/>
    <w:rsid w:val="00092ADC"/>
    <w:rsid w:val="00093284"/>
    <w:rsid w:val="00093A74"/>
    <w:rsid w:val="00093E9F"/>
    <w:rsid w:val="00093F12"/>
    <w:rsid w:val="000941CF"/>
    <w:rsid w:val="000947A1"/>
    <w:rsid w:val="00094BF1"/>
    <w:rsid w:val="00094CA2"/>
    <w:rsid w:val="00094E38"/>
    <w:rsid w:val="00094EAE"/>
    <w:rsid w:val="00094EEF"/>
    <w:rsid w:val="0009555D"/>
    <w:rsid w:val="000960C7"/>
    <w:rsid w:val="000962FB"/>
    <w:rsid w:val="000964A5"/>
    <w:rsid w:val="0009695E"/>
    <w:rsid w:val="00096E59"/>
    <w:rsid w:val="00096EE8"/>
    <w:rsid w:val="00096FC7"/>
    <w:rsid w:val="00097791"/>
    <w:rsid w:val="000979AF"/>
    <w:rsid w:val="00097F87"/>
    <w:rsid w:val="000A023A"/>
    <w:rsid w:val="000A064F"/>
    <w:rsid w:val="000A0F8B"/>
    <w:rsid w:val="000A1A63"/>
    <w:rsid w:val="000A1DC9"/>
    <w:rsid w:val="000A1F5A"/>
    <w:rsid w:val="000A1F98"/>
    <w:rsid w:val="000A2116"/>
    <w:rsid w:val="000A24AD"/>
    <w:rsid w:val="000A256B"/>
    <w:rsid w:val="000A2831"/>
    <w:rsid w:val="000A2B57"/>
    <w:rsid w:val="000A2D9A"/>
    <w:rsid w:val="000A32E2"/>
    <w:rsid w:val="000A34FC"/>
    <w:rsid w:val="000A3ADA"/>
    <w:rsid w:val="000A3F18"/>
    <w:rsid w:val="000A4016"/>
    <w:rsid w:val="000A4060"/>
    <w:rsid w:val="000A4366"/>
    <w:rsid w:val="000A43E6"/>
    <w:rsid w:val="000A4459"/>
    <w:rsid w:val="000A4625"/>
    <w:rsid w:val="000A4A38"/>
    <w:rsid w:val="000A4D3F"/>
    <w:rsid w:val="000A4D81"/>
    <w:rsid w:val="000A4DAC"/>
    <w:rsid w:val="000A4F57"/>
    <w:rsid w:val="000A5C15"/>
    <w:rsid w:val="000A697D"/>
    <w:rsid w:val="000A72A0"/>
    <w:rsid w:val="000A72DF"/>
    <w:rsid w:val="000A7625"/>
    <w:rsid w:val="000A7BDE"/>
    <w:rsid w:val="000A7DD0"/>
    <w:rsid w:val="000B0CF3"/>
    <w:rsid w:val="000B0E08"/>
    <w:rsid w:val="000B0E94"/>
    <w:rsid w:val="000B0F2C"/>
    <w:rsid w:val="000B11CE"/>
    <w:rsid w:val="000B12D3"/>
    <w:rsid w:val="000B1E08"/>
    <w:rsid w:val="000B1F4B"/>
    <w:rsid w:val="000B2268"/>
    <w:rsid w:val="000B229F"/>
    <w:rsid w:val="000B27E4"/>
    <w:rsid w:val="000B2BB8"/>
    <w:rsid w:val="000B2F96"/>
    <w:rsid w:val="000B303F"/>
    <w:rsid w:val="000B344D"/>
    <w:rsid w:val="000B3A2D"/>
    <w:rsid w:val="000B3ADA"/>
    <w:rsid w:val="000B4534"/>
    <w:rsid w:val="000B4684"/>
    <w:rsid w:val="000B4789"/>
    <w:rsid w:val="000B4B3D"/>
    <w:rsid w:val="000B4BE3"/>
    <w:rsid w:val="000B4DBF"/>
    <w:rsid w:val="000B5674"/>
    <w:rsid w:val="000B5EAD"/>
    <w:rsid w:val="000B5EF1"/>
    <w:rsid w:val="000B603E"/>
    <w:rsid w:val="000B6504"/>
    <w:rsid w:val="000B699F"/>
    <w:rsid w:val="000B6BD9"/>
    <w:rsid w:val="000B6E96"/>
    <w:rsid w:val="000B7064"/>
    <w:rsid w:val="000B72F2"/>
    <w:rsid w:val="000B7714"/>
    <w:rsid w:val="000B781E"/>
    <w:rsid w:val="000B7ADA"/>
    <w:rsid w:val="000B7CAD"/>
    <w:rsid w:val="000C0844"/>
    <w:rsid w:val="000C08F1"/>
    <w:rsid w:val="000C0BCB"/>
    <w:rsid w:val="000C0BF9"/>
    <w:rsid w:val="000C0CB4"/>
    <w:rsid w:val="000C0ED2"/>
    <w:rsid w:val="000C23EC"/>
    <w:rsid w:val="000C2644"/>
    <w:rsid w:val="000C27A4"/>
    <w:rsid w:val="000C2B5C"/>
    <w:rsid w:val="000C2D10"/>
    <w:rsid w:val="000C31D7"/>
    <w:rsid w:val="000C31E3"/>
    <w:rsid w:val="000C330B"/>
    <w:rsid w:val="000C3444"/>
    <w:rsid w:val="000C34C8"/>
    <w:rsid w:val="000C37DA"/>
    <w:rsid w:val="000C3A0D"/>
    <w:rsid w:val="000C3C37"/>
    <w:rsid w:val="000C3D5E"/>
    <w:rsid w:val="000C4098"/>
    <w:rsid w:val="000C454A"/>
    <w:rsid w:val="000C467B"/>
    <w:rsid w:val="000C4681"/>
    <w:rsid w:val="000C48EC"/>
    <w:rsid w:val="000C49E6"/>
    <w:rsid w:val="000C517B"/>
    <w:rsid w:val="000C535D"/>
    <w:rsid w:val="000C53D2"/>
    <w:rsid w:val="000C63F8"/>
    <w:rsid w:val="000C6868"/>
    <w:rsid w:val="000C6F08"/>
    <w:rsid w:val="000C7019"/>
    <w:rsid w:val="000C70E7"/>
    <w:rsid w:val="000C73DF"/>
    <w:rsid w:val="000C7911"/>
    <w:rsid w:val="000C79D1"/>
    <w:rsid w:val="000D015C"/>
    <w:rsid w:val="000D029D"/>
    <w:rsid w:val="000D02B1"/>
    <w:rsid w:val="000D05F2"/>
    <w:rsid w:val="000D0A5D"/>
    <w:rsid w:val="000D0C6A"/>
    <w:rsid w:val="000D150D"/>
    <w:rsid w:val="000D155E"/>
    <w:rsid w:val="000D1961"/>
    <w:rsid w:val="000D1D63"/>
    <w:rsid w:val="000D248E"/>
    <w:rsid w:val="000D275B"/>
    <w:rsid w:val="000D28E8"/>
    <w:rsid w:val="000D2A2A"/>
    <w:rsid w:val="000D2B6C"/>
    <w:rsid w:val="000D2FC9"/>
    <w:rsid w:val="000D30F0"/>
    <w:rsid w:val="000D330E"/>
    <w:rsid w:val="000D3592"/>
    <w:rsid w:val="000D3624"/>
    <w:rsid w:val="000D36FB"/>
    <w:rsid w:val="000D393E"/>
    <w:rsid w:val="000D3B7A"/>
    <w:rsid w:val="000D3E15"/>
    <w:rsid w:val="000D49FB"/>
    <w:rsid w:val="000D4B56"/>
    <w:rsid w:val="000D4BF4"/>
    <w:rsid w:val="000D5017"/>
    <w:rsid w:val="000D5829"/>
    <w:rsid w:val="000D5F34"/>
    <w:rsid w:val="000D632E"/>
    <w:rsid w:val="000D6CE5"/>
    <w:rsid w:val="000D6EC5"/>
    <w:rsid w:val="000D724A"/>
    <w:rsid w:val="000D7274"/>
    <w:rsid w:val="000D73D7"/>
    <w:rsid w:val="000D743F"/>
    <w:rsid w:val="000D7676"/>
    <w:rsid w:val="000D7773"/>
    <w:rsid w:val="000D7DB6"/>
    <w:rsid w:val="000E0182"/>
    <w:rsid w:val="000E0471"/>
    <w:rsid w:val="000E08C4"/>
    <w:rsid w:val="000E1178"/>
    <w:rsid w:val="000E11E4"/>
    <w:rsid w:val="000E125B"/>
    <w:rsid w:val="000E12DE"/>
    <w:rsid w:val="000E1720"/>
    <w:rsid w:val="000E17EF"/>
    <w:rsid w:val="000E1B70"/>
    <w:rsid w:val="000E1B88"/>
    <w:rsid w:val="000E20F4"/>
    <w:rsid w:val="000E22AF"/>
    <w:rsid w:val="000E235A"/>
    <w:rsid w:val="000E26E4"/>
    <w:rsid w:val="000E2724"/>
    <w:rsid w:val="000E2D2C"/>
    <w:rsid w:val="000E3131"/>
    <w:rsid w:val="000E34F0"/>
    <w:rsid w:val="000E3582"/>
    <w:rsid w:val="000E38C2"/>
    <w:rsid w:val="000E3E11"/>
    <w:rsid w:val="000E4518"/>
    <w:rsid w:val="000E4749"/>
    <w:rsid w:val="000E491C"/>
    <w:rsid w:val="000E4920"/>
    <w:rsid w:val="000E4F51"/>
    <w:rsid w:val="000E527C"/>
    <w:rsid w:val="000E54D4"/>
    <w:rsid w:val="000E5A1F"/>
    <w:rsid w:val="000E5B55"/>
    <w:rsid w:val="000E5DF0"/>
    <w:rsid w:val="000E6035"/>
    <w:rsid w:val="000E662B"/>
    <w:rsid w:val="000E6FC0"/>
    <w:rsid w:val="000E725E"/>
    <w:rsid w:val="000E7C1C"/>
    <w:rsid w:val="000E7ED6"/>
    <w:rsid w:val="000F0298"/>
    <w:rsid w:val="000F03A2"/>
    <w:rsid w:val="000F0644"/>
    <w:rsid w:val="000F0825"/>
    <w:rsid w:val="000F0BC1"/>
    <w:rsid w:val="000F0DD3"/>
    <w:rsid w:val="000F0E64"/>
    <w:rsid w:val="000F1105"/>
    <w:rsid w:val="000F1398"/>
    <w:rsid w:val="000F18DD"/>
    <w:rsid w:val="000F1AD8"/>
    <w:rsid w:val="000F1FD5"/>
    <w:rsid w:val="000F206B"/>
    <w:rsid w:val="000F350F"/>
    <w:rsid w:val="000F36EE"/>
    <w:rsid w:val="000F3736"/>
    <w:rsid w:val="000F3AE4"/>
    <w:rsid w:val="000F3FE7"/>
    <w:rsid w:val="000F459C"/>
    <w:rsid w:val="000F4730"/>
    <w:rsid w:val="000F4E49"/>
    <w:rsid w:val="000F4FD6"/>
    <w:rsid w:val="000F4FDA"/>
    <w:rsid w:val="000F5028"/>
    <w:rsid w:val="000F5030"/>
    <w:rsid w:val="000F51B0"/>
    <w:rsid w:val="000F539F"/>
    <w:rsid w:val="000F53B4"/>
    <w:rsid w:val="000F5D22"/>
    <w:rsid w:val="000F5F21"/>
    <w:rsid w:val="000F6028"/>
    <w:rsid w:val="000F6059"/>
    <w:rsid w:val="000F6F6F"/>
    <w:rsid w:val="000F6F74"/>
    <w:rsid w:val="000F70E0"/>
    <w:rsid w:val="000F7392"/>
    <w:rsid w:val="000F78A9"/>
    <w:rsid w:val="000F7D7A"/>
    <w:rsid w:val="000F7E42"/>
    <w:rsid w:val="0010049B"/>
    <w:rsid w:val="001005D0"/>
    <w:rsid w:val="00100616"/>
    <w:rsid w:val="001006A0"/>
    <w:rsid w:val="001007E6"/>
    <w:rsid w:val="00100D12"/>
    <w:rsid w:val="001019FB"/>
    <w:rsid w:val="00101BDE"/>
    <w:rsid w:val="00101D3D"/>
    <w:rsid w:val="00101DA4"/>
    <w:rsid w:val="00101E80"/>
    <w:rsid w:val="001022D1"/>
    <w:rsid w:val="0010291A"/>
    <w:rsid w:val="00102A4B"/>
    <w:rsid w:val="00102B00"/>
    <w:rsid w:val="00102C95"/>
    <w:rsid w:val="001031A9"/>
    <w:rsid w:val="00103313"/>
    <w:rsid w:val="00103D35"/>
    <w:rsid w:val="00103FB4"/>
    <w:rsid w:val="0010419B"/>
    <w:rsid w:val="001049A6"/>
    <w:rsid w:val="00104A10"/>
    <w:rsid w:val="00105466"/>
    <w:rsid w:val="00105476"/>
    <w:rsid w:val="00105617"/>
    <w:rsid w:val="001062FC"/>
    <w:rsid w:val="00106BCC"/>
    <w:rsid w:val="0010706C"/>
    <w:rsid w:val="0010724A"/>
    <w:rsid w:val="0010735C"/>
    <w:rsid w:val="00107575"/>
    <w:rsid w:val="001078C1"/>
    <w:rsid w:val="00107DAE"/>
    <w:rsid w:val="00110055"/>
    <w:rsid w:val="0011070E"/>
    <w:rsid w:val="00110D6F"/>
    <w:rsid w:val="0011162E"/>
    <w:rsid w:val="00111810"/>
    <w:rsid w:val="0011181D"/>
    <w:rsid w:val="00111F4C"/>
    <w:rsid w:val="00111F78"/>
    <w:rsid w:val="001120FC"/>
    <w:rsid w:val="0011221B"/>
    <w:rsid w:val="0011253D"/>
    <w:rsid w:val="00112589"/>
    <w:rsid w:val="0011292C"/>
    <w:rsid w:val="00112C27"/>
    <w:rsid w:val="00112E9F"/>
    <w:rsid w:val="00112FCF"/>
    <w:rsid w:val="00113351"/>
    <w:rsid w:val="001133CE"/>
    <w:rsid w:val="0011399C"/>
    <w:rsid w:val="00113A44"/>
    <w:rsid w:val="00114507"/>
    <w:rsid w:val="00114921"/>
    <w:rsid w:val="001149E8"/>
    <w:rsid w:val="00114A43"/>
    <w:rsid w:val="00114FDF"/>
    <w:rsid w:val="0011577A"/>
    <w:rsid w:val="00115AE8"/>
    <w:rsid w:val="00115BEF"/>
    <w:rsid w:val="00115C08"/>
    <w:rsid w:val="0011611B"/>
    <w:rsid w:val="0011649C"/>
    <w:rsid w:val="001164E6"/>
    <w:rsid w:val="00116709"/>
    <w:rsid w:val="00116BBB"/>
    <w:rsid w:val="00116CB3"/>
    <w:rsid w:val="00117336"/>
    <w:rsid w:val="0011750F"/>
    <w:rsid w:val="0011785D"/>
    <w:rsid w:val="00120039"/>
    <w:rsid w:val="001200D8"/>
    <w:rsid w:val="001202EC"/>
    <w:rsid w:val="00120969"/>
    <w:rsid w:val="00120AE1"/>
    <w:rsid w:val="00120DB7"/>
    <w:rsid w:val="001217CA"/>
    <w:rsid w:val="00121B74"/>
    <w:rsid w:val="00121C77"/>
    <w:rsid w:val="00121CA6"/>
    <w:rsid w:val="00121CCD"/>
    <w:rsid w:val="00122082"/>
    <w:rsid w:val="001221D6"/>
    <w:rsid w:val="00122457"/>
    <w:rsid w:val="00122570"/>
    <w:rsid w:val="00122677"/>
    <w:rsid w:val="00122784"/>
    <w:rsid w:val="001228A1"/>
    <w:rsid w:val="0012291B"/>
    <w:rsid w:val="001235ED"/>
    <w:rsid w:val="00123946"/>
    <w:rsid w:val="001242EF"/>
    <w:rsid w:val="001243C4"/>
    <w:rsid w:val="00125808"/>
    <w:rsid w:val="00125CC1"/>
    <w:rsid w:val="00125E5A"/>
    <w:rsid w:val="00126383"/>
    <w:rsid w:val="001273B0"/>
    <w:rsid w:val="0012767B"/>
    <w:rsid w:val="001301E6"/>
    <w:rsid w:val="00130449"/>
    <w:rsid w:val="001306B8"/>
    <w:rsid w:val="00130BC9"/>
    <w:rsid w:val="00130CFB"/>
    <w:rsid w:val="00131952"/>
    <w:rsid w:val="00131B5B"/>
    <w:rsid w:val="00131C28"/>
    <w:rsid w:val="00131D7D"/>
    <w:rsid w:val="00132139"/>
    <w:rsid w:val="001321DF"/>
    <w:rsid w:val="00132319"/>
    <w:rsid w:val="00132463"/>
    <w:rsid w:val="00132578"/>
    <w:rsid w:val="0013274C"/>
    <w:rsid w:val="0013279C"/>
    <w:rsid w:val="0013284D"/>
    <w:rsid w:val="0013289D"/>
    <w:rsid w:val="00132C19"/>
    <w:rsid w:val="00132E92"/>
    <w:rsid w:val="001330BD"/>
    <w:rsid w:val="0013311E"/>
    <w:rsid w:val="001332FA"/>
    <w:rsid w:val="001335AE"/>
    <w:rsid w:val="00133A89"/>
    <w:rsid w:val="00133B4D"/>
    <w:rsid w:val="00133DDF"/>
    <w:rsid w:val="001347D5"/>
    <w:rsid w:val="00134C4B"/>
    <w:rsid w:val="00134DE9"/>
    <w:rsid w:val="001350CF"/>
    <w:rsid w:val="0013551B"/>
    <w:rsid w:val="00135738"/>
    <w:rsid w:val="0013577D"/>
    <w:rsid w:val="00135AD7"/>
    <w:rsid w:val="00135CF8"/>
    <w:rsid w:val="00135E57"/>
    <w:rsid w:val="00136BB0"/>
    <w:rsid w:val="00136D9C"/>
    <w:rsid w:val="00137110"/>
    <w:rsid w:val="0013751D"/>
    <w:rsid w:val="00137901"/>
    <w:rsid w:val="00137957"/>
    <w:rsid w:val="00137E81"/>
    <w:rsid w:val="0014037F"/>
    <w:rsid w:val="00140517"/>
    <w:rsid w:val="001409D0"/>
    <w:rsid w:val="00142C67"/>
    <w:rsid w:val="00142E1B"/>
    <w:rsid w:val="00143624"/>
    <w:rsid w:val="00143791"/>
    <w:rsid w:val="00143AE4"/>
    <w:rsid w:val="00143C1F"/>
    <w:rsid w:val="00144569"/>
    <w:rsid w:val="00144656"/>
    <w:rsid w:val="00144736"/>
    <w:rsid w:val="00144770"/>
    <w:rsid w:val="001456C4"/>
    <w:rsid w:val="001459B8"/>
    <w:rsid w:val="00145C7B"/>
    <w:rsid w:val="00145DF9"/>
    <w:rsid w:val="001463B7"/>
    <w:rsid w:val="00146AED"/>
    <w:rsid w:val="00146FC4"/>
    <w:rsid w:val="00146FE9"/>
    <w:rsid w:val="001478C5"/>
    <w:rsid w:val="001479FF"/>
    <w:rsid w:val="00151006"/>
    <w:rsid w:val="00151029"/>
    <w:rsid w:val="00151453"/>
    <w:rsid w:val="001514C4"/>
    <w:rsid w:val="00151508"/>
    <w:rsid w:val="0015152E"/>
    <w:rsid w:val="0015157B"/>
    <w:rsid w:val="001519FA"/>
    <w:rsid w:val="00151EB6"/>
    <w:rsid w:val="00152226"/>
    <w:rsid w:val="0015252F"/>
    <w:rsid w:val="001525B0"/>
    <w:rsid w:val="00152792"/>
    <w:rsid w:val="00152D97"/>
    <w:rsid w:val="00152ECE"/>
    <w:rsid w:val="00153004"/>
    <w:rsid w:val="001537C9"/>
    <w:rsid w:val="00154087"/>
    <w:rsid w:val="00154234"/>
    <w:rsid w:val="00154235"/>
    <w:rsid w:val="001546E8"/>
    <w:rsid w:val="00154C6E"/>
    <w:rsid w:val="00154DE7"/>
    <w:rsid w:val="001553BB"/>
    <w:rsid w:val="00155C57"/>
    <w:rsid w:val="00156112"/>
    <w:rsid w:val="00156DFB"/>
    <w:rsid w:val="00156E81"/>
    <w:rsid w:val="00157451"/>
    <w:rsid w:val="00157B2E"/>
    <w:rsid w:val="00157C64"/>
    <w:rsid w:val="00160003"/>
    <w:rsid w:val="00160734"/>
    <w:rsid w:val="00160929"/>
    <w:rsid w:val="0016093F"/>
    <w:rsid w:val="00160F04"/>
    <w:rsid w:val="00161365"/>
    <w:rsid w:val="0016196F"/>
    <w:rsid w:val="00161B5B"/>
    <w:rsid w:val="00162354"/>
    <w:rsid w:val="001627AB"/>
    <w:rsid w:val="001627D5"/>
    <w:rsid w:val="00162808"/>
    <w:rsid w:val="00162D34"/>
    <w:rsid w:val="00162E78"/>
    <w:rsid w:val="00162EBB"/>
    <w:rsid w:val="00163044"/>
    <w:rsid w:val="00163544"/>
    <w:rsid w:val="001637F0"/>
    <w:rsid w:val="0016386E"/>
    <w:rsid w:val="00163CDB"/>
    <w:rsid w:val="00163DD3"/>
    <w:rsid w:val="001648F0"/>
    <w:rsid w:val="00164ACE"/>
    <w:rsid w:val="00164E0C"/>
    <w:rsid w:val="00164E38"/>
    <w:rsid w:val="001654DB"/>
    <w:rsid w:val="00165F9F"/>
    <w:rsid w:val="00166480"/>
    <w:rsid w:val="0016691B"/>
    <w:rsid w:val="00166C4D"/>
    <w:rsid w:val="00166CD5"/>
    <w:rsid w:val="00166D5F"/>
    <w:rsid w:val="0016786C"/>
    <w:rsid w:val="001679DE"/>
    <w:rsid w:val="00167AB1"/>
    <w:rsid w:val="00167CB0"/>
    <w:rsid w:val="001701E4"/>
    <w:rsid w:val="00170659"/>
    <w:rsid w:val="00170BBC"/>
    <w:rsid w:val="00170CC4"/>
    <w:rsid w:val="00170F34"/>
    <w:rsid w:val="00171605"/>
    <w:rsid w:val="00171ACA"/>
    <w:rsid w:val="00171CC7"/>
    <w:rsid w:val="00171E3E"/>
    <w:rsid w:val="00172786"/>
    <w:rsid w:val="00172CD6"/>
    <w:rsid w:val="00172EE6"/>
    <w:rsid w:val="00172EF5"/>
    <w:rsid w:val="00173A40"/>
    <w:rsid w:val="00173A7F"/>
    <w:rsid w:val="00173B20"/>
    <w:rsid w:val="00173B29"/>
    <w:rsid w:val="00173E2A"/>
    <w:rsid w:val="00174021"/>
    <w:rsid w:val="00174135"/>
    <w:rsid w:val="00174760"/>
    <w:rsid w:val="0017486A"/>
    <w:rsid w:val="001750A8"/>
    <w:rsid w:val="0017532D"/>
    <w:rsid w:val="0017548D"/>
    <w:rsid w:val="001755AD"/>
    <w:rsid w:val="001755CA"/>
    <w:rsid w:val="00175DB3"/>
    <w:rsid w:val="00175F26"/>
    <w:rsid w:val="0017603E"/>
    <w:rsid w:val="00176149"/>
    <w:rsid w:val="0017618E"/>
    <w:rsid w:val="001761E8"/>
    <w:rsid w:val="00176303"/>
    <w:rsid w:val="00176425"/>
    <w:rsid w:val="001767ED"/>
    <w:rsid w:val="00176C71"/>
    <w:rsid w:val="00176DE7"/>
    <w:rsid w:val="00177485"/>
    <w:rsid w:val="0017797E"/>
    <w:rsid w:val="00177BFD"/>
    <w:rsid w:val="001801F9"/>
    <w:rsid w:val="001802EB"/>
    <w:rsid w:val="001804C5"/>
    <w:rsid w:val="00180752"/>
    <w:rsid w:val="00180847"/>
    <w:rsid w:val="00180ABB"/>
    <w:rsid w:val="00180DBA"/>
    <w:rsid w:val="001810FB"/>
    <w:rsid w:val="001813D0"/>
    <w:rsid w:val="0018170D"/>
    <w:rsid w:val="001817E2"/>
    <w:rsid w:val="001817FE"/>
    <w:rsid w:val="001818B7"/>
    <w:rsid w:val="001819BC"/>
    <w:rsid w:val="00181C2A"/>
    <w:rsid w:val="00181EE8"/>
    <w:rsid w:val="00181FE7"/>
    <w:rsid w:val="00182A82"/>
    <w:rsid w:val="00183462"/>
    <w:rsid w:val="0018359A"/>
    <w:rsid w:val="00184809"/>
    <w:rsid w:val="00184AA8"/>
    <w:rsid w:val="00184B6F"/>
    <w:rsid w:val="00184C74"/>
    <w:rsid w:val="00185070"/>
    <w:rsid w:val="00185F91"/>
    <w:rsid w:val="001863CE"/>
    <w:rsid w:val="001865D9"/>
    <w:rsid w:val="00186703"/>
    <w:rsid w:val="00186DA8"/>
    <w:rsid w:val="00186E1E"/>
    <w:rsid w:val="00187E57"/>
    <w:rsid w:val="00187F33"/>
    <w:rsid w:val="00190FE7"/>
    <w:rsid w:val="00191B25"/>
    <w:rsid w:val="00191CAD"/>
    <w:rsid w:val="00192659"/>
    <w:rsid w:val="0019327B"/>
    <w:rsid w:val="0019359C"/>
    <w:rsid w:val="001937F4"/>
    <w:rsid w:val="00193C35"/>
    <w:rsid w:val="00193E83"/>
    <w:rsid w:val="001940E3"/>
    <w:rsid w:val="00194615"/>
    <w:rsid w:val="0019472D"/>
    <w:rsid w:val="00194C71"/>
    <w:rsid w:val="001951DA"/>
    <w:rsid w:val="001952A9"/>
    <w:rsid w:val="001953C9"/>
    <w:rsid w:val="001955E2"/>
    <w:rsid w:val="00195A22"/>
    <w:rsid w:val="00195B0C"/>
    <w:rsid w:val="0019614A"/>
    <w:rsid w:val="00196304"/>
    <w:rsid w:val="00196EDA"/>
    <w:rsid w:val="00196F43"/>
    <w:rsid w:val="001976EA"/>
    <w:rsid w:val="001978CF"/>
    <w:rsid w:val="00197DA0"/>
    <w:rsid w:val="00197E51"/>
    <w:rsid w:val="001A0055"/>
    <w:rsid w:val="001A0168"/>
    <w:rsid w:val="001A06B5"/>
    <w:rsid w:val="001A07B1"/>
    <w:rsid w:val="001A0893"/>
    <w:rsid w:val="001A1994"/>
    <w:rsid w:val="001A1A7D"/>
    <w:rsid w:val="001A1E67"/>
    <w:rsid w:val="001A21CD"/>
    <w:rsid w:val="001A28C6"/>
    <w:rsid w:val="001A2F90"/>
    <w:rsid w:val="001A339F"/>
    <w:rsid w:val="001A3411"/>
    <w:rsid w:val="001A344C"/>
    <w:rsid w:val="001A3538"/>
    <w:rsid w:val="001A3F2A"/>
    <w:rsid w:val="001A4261"/>
    <w:rsid w:val="001A4760"/>
    <w:rsid w:val="001A4A6D"/>
    <w:rsid w:val="001A4B4F"/>
    <w:rsid w:val="001A4E45"/>
    <w:rsid w:val="001A5309"/>
    <w:rsid w:val="001A5495"/>
    <w:rsid w:val="001A59B0"/>
    <w:rsid w:val="001A5B78"/>
    <w:rsid w:val="001A5E21"/>
    <w:rsid w:val="001A6105"/>
    <w:rsid w:val="001A6BAC"/>
    <w:rsid w:val="001A6C3C"/>
    <w:rsid w:val="001A6D61"/>
    <w:rsid w:val="001A6E03"/>
    <w:rsid w:val="001A70E1"/>
    <w:rsid w:val="001A72C7"/>
    <w:rsid w:val="001A756E"/>
    <w:rsid w:val="001A7914"/>
    <w:rsid w:val="001A7948"/>
    <w:rsid w:val="001B07DD"/>
    <w:rsid w:val="001B0C46"/>
    <w:rsid w:val="001B0DA7"/>
    <w:rsid w:val="001B1608"/>
    <w:rsid w:val="001B1EC4"/>
    <w:rsid w:val="001B235A"/>
    <w:rsid w:val="001B25C9"/>
    <w:rsid w:val="001B27EA"/>
    <w:rsid w:val="001B28CD"/>
    <w:rsid w:val="001B3070"/>
    <w:rsid w:val="001B3179"/>
    <w:rsid w:val="001B3197"/>
    <w:rsid w:val="001B457C"/>
    <w:rsid w:val="001B465C"/>
    <w:rsid w:val="001B47F8"/>
    <w:rsid w:val="001B4820"/>
    <w:rsid w:val="001B4ABC"/>
    <w:rsid w:val="001B4E9A"/>
    <w:rsid w:val="001B51E5"/>
    <w:rsid w:val="001B5A61"/>
    <w:rsid w:val="001B5F90"/>
    <w:rsid w:val="001B60D8"/>
    <w:rsid w:val="001B662A"/>
    <w:rsid w:val="001B6C15"/>
    <w:rsid w:val="001B6F89"/>
    <w:rsid w:val="001B7213"/>
    <w:rsid w:val="001B7223"/>
    <w:rsid w:val="001B7542"/>
    <w:rsid w:val="001B7B1D"/>
    <w:rsid w:val="001B7B2C"/>
    <w:rsid w:val="001B7E11"/>
    <w:rsid w:val="001B7F4C"/>
    <w:rsid w:val="001B7FF6"/>
    <w:rsid w:val="001C0247"/>
    <w:rsid w:val="001C03C1"/>
    <w:rsid w:val="001C03C4"/>
    <w:rsid w:val="001C06F3"/>
    <w:rsid w:val="001C09E4"/>
    <w:rsid w:val="001C0F22"/>
    <w:rsid w:val="001C10E1"/>
    <w:rsid w:val="001C10EA"/>
    <w:rsid w:val="001C16D8"/>
    <w:rsid w:val="001C188E"/>
    <w:rsid w:val="001C1929"/>
    <w:rsid w:val="001C19D4"/>
    <w:rsid w:val="001C1F11"/>
    <w:rsid w:val="001C21D9"/>
    <w:rsid w:val="001C23AB"/>
    <w:rsid w:val="001C25D7"/>
    <w:rsid w:val="001C339F"/>
    <w:rsid w:val="001C33F5"/>
    <w:rsid w:val="001C378F"/>
    <w:rsid w:val="001C3CA1"/>
    <w:rsid w:val="001C46B3"/>
    <w:rsid w:val="001C4A4E"/>
    <w:rsid w:val="001C4B35"/>
    <w:rsid w:val="001C521A"/>
    <w:rsid w:val="001C5396"/>
    <w:rsid w:val="001C539D"/>
    <w:rsid w:val="001C53F1"/>
    <w:rsid w:val="001C547B"/>
    <w:rsid w:val="001C54E8"/>
    <w:rsid w:val="001C59F2"/>
    <w:rsid w:val="001C5D51"/>
    <w:rsid w:val="001C5E6E"/>
    <w:rsid w:val="001C67B0"/>
    <w:rsid w:val="001C68C2"/>
    <w:rsid w:val="001C68CB"/>
    <w:rsid w:val="001C6A81"/>
    <w:rsid w:val="001C6C6B"/>
    <w:rsid w:val="001C78B4"/>
    <w:rsid w:val="001C7998"/>
    <w:rsid w:val="001C7DCE"/>
    <w:rsid w:val="001C7E38"/>
    <w:rsid w:val="001D017C"/>
    <w:rsid w:val="001D215D"/>
    <w:rsid w:val="001D216A"/>
    <w:rsid w:val="001D23DC"/>
    <w:rsid w:val="001D23ED"/>
    <w:rsid w:val="001D280F"/>
    <w:rsid w:val="001D2F35"/>
    <w:rsid w:val="001D31EE"/>
    <w:rsid w:val="001D32AD"/>
    <w:rsid w:val="001D387C"/>
    <w:rsid w:val="001D3942"/>
    <w:rsid w:val="001D3DDA"/>
    <w:rsid w:val="001D41EC"/>
    <w:rsid w:val="001D49C2"/>
    <w:rsid w:val="001D4FD2"/>
    <w:rsid w:val="001D5245"/>
    <w:rsid w:val="001D55A7"/>
    <w:rsid w:val="001D59B8"/>
    <w:rsid w:val="001D5A09"/>
    <w:rsid w:val="001D6079"/>
    <w:rsid w:val="001D6146"/>
    <w:rsid w:val="001D6291"/>
    <w:rsid w:val="001D666B"/>
    <w:rsid w:val="001D69A5"/>
    <w:rsid w:val="001D6B60"/>
    <w:rsid w:val="001D6E0B"/>
    <w:rsid w:val="001D7144"/>
    <w:rsid w:val="001D71C8"/>
    <w:rsid w:val="001D7477"/>
    <w:rsid w:val="001D754A"/>
    <w:rsid w:val="001D773E"/>
    <w:rsid w:val="001D77CA"/>
    <w:rsid w:val="001D7A69"/>
    <w:rsid w:val="001E017F"/>
    <w:rsid w:val="001E084B"/>
    <w:rsid w:val="001E0B0C"/>
    <w:rsid w:val="001E0F57"/>
    <w:rsid w:val="001E1355"/>
    <w:rsid w:val="001E13DC"/>
    <w:rsid w:val="001E16D3"/>
    <w:rsid w:val="001E27DA"/>
    <w:rsid w:val="001E2ADE"/>
    <w:rsid w:val="001E2BF0"/>
    <w:rsid w:val="001E2C71"/>
    <w:rsid w:val="001E3375"/>
    <w:rsid w:val="001E3A37"/>
    <w:rsid w:val="001E3EA5"/>
    <w:rsid w:val="001E41C1"/>
    <w:rsid w:val="001E42EC"/>
    <w:rsid w:val="001E43F8"/>
    <w:rsid w:val="001E4448"/>
    <w:rsid w:val="001E4519"/>
    <w:rsid w:val="001E4DFC"/>
    <w:rsid w:val="001E5518"/>
    <w:rsid w:val="001E5B63"/>
    <w:rsid w:val="001E659D"/>
    <w:rsid w:val="001E65DB"/>
    <w:rsid w:val="001E6639"/>
    <w:rsid w:val="001E6BCE"/>
    <w:rsid w:val="001E6C84"/>
    <w:rsid w:val="001E6FC3"/>
    <w:rsid w:val="001E7142"/>
    <w:rsid w:val="001E7447"/>
    <w:rsid w:val="001E78C1"/>
    <w:rsid w:val="001E7DEB"/>
    <w:rsid w:val="001F03DF"/>
    <w:rsid w:val="001F0559"/>
    <w:rsid w:val="001F05B5"/>
    <w:rsid w:val="001F0633"/>
    <w:rsid w:val="001F087C"/>
    <w:rsid w:val="001F11D9"/>
    <w:rsid w:val="001F1286"/>
    <w:rsid w:val="001F13C5"/>
    <w:rsid w:val="001F1572"/>
    <w:rsid w:val="001F1BDF"/>
    <w:rsid w:val="001F2515"/>
    <w:rsid w:val="001F27EF"/>
    <w:rsid w:val="001F2B05"/>
    <w:rsid w:val="001F2BA3"/>
    <w:rsid w:val="001F2F3D"/>
    <w:rsid w:val="001F329B"/>
    <w:rsid w:val="001F3AD8"/>
    <w:rsid w:val="001F4241"/>
    <w:rsid w:val="001F4399"/>
    <w:rsid w:val="001F4D8A"/>
    <w:rsid w:val="001F5633"/>
    <w:rsid w:val="001F5849"/>
    <w:rsid w:val="001F5E94"/>
    <w:rsid w:val="001F6D60"/>
    <w:rsid w:val="001F6FF1"/>
    <w:rsid w:val="001F71BD"/>
    <w:rsid w:val="001F71C5"/>
    <w:rsid w:val="001F7266"/>
    <w:rsid w:val="001F7327"/>
    <w:rsid w:val="001F7538"/>
    <w:rsid w:val="001F758D"/>
    <w:rsid w:val="001F7A9F"/>
    <w:rsid w:val="00200209"/>
    <w:rsid w:val="002002CE"/>
    <w:rsid w:val="002004DE"/>
    <w:rsid w:val="00200ECC"/>
    <w:rsid w:val="00200EEB"/>
    <w:rsid w:val="00200EF1"/>
    <w:rsid w:val="00201189"/>
    <w:rsid w:val="00201D67"/>
    <w:rsid w:val="00201F7F"/>
    <w:rsid w:val="002021D4"/>
    <w:rsid w:val="00202263"/>
    <w:rsid w:val="0020281C"/>
    <w:rsid w:val="00202A76"/>
    <w:rsid w:val="00202FF8"/>
    <w:rsid w:val="0020399D"/>
    <w:rsid w:val="00203AF3"/>
    <w:rsid w:val="00203E1C"/>
    <w:rsid w:val="00203F0D"/>
    <w:rsid w:val="00203F1C"/>
    <w:rsid w:val="002040C4"/>
    <w:rsid w:val="00204440"/>
    <w:rsid w:val="00204888"/>
    <w:rsid w:val="00204D59"/>
    <w:rsid w:val="00205427"/>
    <w:rsid w:val="0020572F"/>
    <w:rsid w:val="0020591A"/>
    <w:rsid w:val="00205ADE"/>
    <w:rsid w:val="00205B6F"/>
    <w:rsid w:val="00205DD5"/>
    <w:rsid w:val="00206169"/>
    <w:rsid w:val="0020643D"/>
    <w:rsid w:val="002067C3"/>
    <w:rsid w:val="00207452"/>
    <w:rsid w:val="002074BB"/>
    <w:rsid w:val="00210130"/>
    <w:rsid w:val="0021024D"/>
    <w:rsid w:val="0021033E"/>
    <w:rsid w:val="00210407"/>
    <w:rsid w:val="00210C26"/>
    <w:rsid w:val="00210C42"/>
    <w:rsid w:val="00211C39"/>
    <w:rsid w:val="00211D30"/>
    <w:rsid w:val="00211E9B"/>
    <w:rsid w:val="002120FD"/>
    <w:rsid w:val="00212222"/>
    <w:rsid w:val="002123A5"/>
    <w:rsid w:val="00212579"/>
    <w:rsid w:val="00212B65"/>
    <w:rsid w:val="00212CE1"/>
    <w:rsid w:val="00213350"/>
    <w:rsid w:val="00213A60"/>
    <w:rsid w:val="00213C70"/>
    <w:rsid w:val="00213FBE"/>
    <w:rsid w:val="002148BB"/>
    <w:rsid w:val="00214BF2"/>
    <w:rsid w:val="00214F9D"/>
    <w:rsid w:val="0021534C"/>
    <w:rsid w:val="0021583C"/>
    <w:rsid w:val="002158A6"/>
    <w:rsid w:val="00216AF3"/>
    <w:rsid w:val="00216FDB"/>
    <w:rsid w:val="00217D4D"/>
    <w:rsid w:val="00217D78"/>
    <w:rsid w:val="00217D8F"/>
    <w:rsid w:val="00220022"/>
    <w:rsid w:val="002201D3"/>
    <w:rsid w:val="002203E2"/>
    <w:rsid w:val="00220A7F"/>
    <w:rsid w:val="00220B6E"/>
    <w:rsid w:val="00220E58"/>
    <w:rsid w:val="00221653"/>
    <w:rsid w:val="00221867"/>
    <w:rsid w:val="00221DD9"/>
    <w:rsid w:val="00221F91"/>
    <w:rsid w:val="002226FF"/>
    <w:rsid w:val="00222706"/>
    <w:rsid w:val="002229A0"/>
    <w:rsid w:val="00222BFC"/>
    <w:rsid w:val="00222ED9"/>
    <w:rsid w:val="00223DDC"/>
    <w:rsid w:val="00223E5C"/>
    <w:rsid w:val="00223FD1"/>
    <w:rsid w:val="0022411E"/>
    <w:rsid w:val="00224138"/>
    <w:rsid w:val="00224161"/>
    <w:rsid w:val="002244D8"/>
    <w:rsid w:val="00224D97"/>
    <w:rsid w:val="00225263"/>
    <w:rsid w:val="002252C3"/>
    <w:rsid w:val="002254CB"/>
    <w:rsid w:val="002255EA"/>
    <w:rsid w:val="0022561E"/>
    <w:rsid w:val="00225768"/>
    <w:rsid w:val="0022622F"/>
    <w:rsid w:val="0022654C"/>
    <w:rsid w:val="00226A8D"/>
    <w:rsid w:val="00226EAF"/>
    <w:rsid w:val="00227014"/>
    <w:rsid w:val="002271B0"/>
    <w:rsid w:val="002271C9"/>
    <w:rsid w:val="00227825"/>
    <w:rsid w:val="00227DF3"/>
    <w:rsid w:val="002305C9"/>
    <w:rsid w:val="00230779"/>
    <w:rsid w:val="0023091F"/>
    <w:rsid w:val="00231021"/>
    <w:rsid w:val="0023186E"/>
    <w:rsid w:val="00231957"/>
    <w:rsid w:val="00231FE7"/>
    <w:rsid w:val="00232179"/>
    <w:rsid w:val="00232481"/>
    <w:rsid w:val="00232586"/>
    <w:rsid w:val="0023318E"/>
    <w:rsid w:val="0023355B"/>
    <w:rsid w:val="00234181"/>
    <w:rsid w:val="0023454F"/>
    <w:rsid w:val="00234E11"/>
    <w:rsid w:val="00234FA5"/>
    <w:rsid w:val="002352D1"/>
    <w:rsid w:val="002356AE"/>
    <w:rsid w:val="00235C3C"/>
    <w:rsid w:val="002368CE"/>
    <w:rsid w:val="00236F13"/>
    <w:rsid w:val="002375AE"/>
    <w:rsid w:val="002378E0"/>
    <w:rsid w:val="00237D56"/>
    <w:rsid w:val="00237DF5"/>
    <w:rsid w:val="00237F10"/>
    <w:rsid w:val="00237F18"/>
    <w:rsid w:val="002403EF"/>
    <w:rsid w:val="00240655"/>
    <w:rsid w:val="00240E57"/>
    <w:rsid w:val="00241246"/>
    <w:rsid w:val="002416A0"/>
    <w:rsid w:val="00241E42"/>
    <w:rsid w:val="00241E7D"/>
    <w:rsid w:val="00242309"/>
    <w:rsid w:val="002430E6"/>
    <w:rsid w:val="002432FD"/>
    <w:rsid w:val="0024330E"/>
    <w:rsid w:val="00243329"/>
    <w:rsid w:val="00243412"/>
    <w:rsid w:val="00243A23"/>
    <w:rsid w:val="00243A4A"/>
    <w:rsid w:val="00243E2E"/>
    <w:rsid w:val="00244AF9"/>
    <w:rsid w:val="00245120"/>
    <w:rsid w:val="002452AD"/>
    <w:rsid w:val="0024560A"/>
    <w:rsid w:val="00245B4E"/>
    <w:rsid w:val="00246315"/>
    <w:rsid w:val="00246632"/>
    <w:rsid w:val="00246C46"/>
    <w:rsid w:val="00247859"/>
    <w:rsid w:val="002478C7"/>
    <w:rsid w:val="002504B8"/>
    <w:rsid w:val="0025062C"/>
    <w:rsid w:val="00250C47"/>
    <w:rsid w:val="00250D64"/>
    <w:rsid w:val="00250DC1"/>
    <w:rsid w:val="00251330"/>
    <w:rsid w:val="002519AA"/>
    <w:rsid w:val="002520C7"/>
    <w:rsid w:val="002521E7"/>
    <w:rsid w:val="002523AF"/>
    <w:rsid w:val="00252890"/>
    <w:rsid w:val="00252AD2"/>
    <w:rsid w:val="00252C48"/>
    <w:rsid w:val="002532C4"/>
    <w:rsid w:val="002533B7"/>
    <w:rsid w:val="00253571"/>
    <w:rsid w:val="00253607"/>
    <w:rsid w:val="00253748"/>
    <w:rsid w:val="00253AC0"/>
    <w:rsid w:val="00254450"/>
    <w:rsid w:val="00254668"/>
    <w:rsid w:val="0025470A"/>
    <w:rsid w:val="002554E0"/>
    <w:rsid w:val="00255A58"/>
    <w:rsid w:val="002560A8"/>
    <w:rsid w:val="00256992"/>
    <w:rsid w:val="002569AC"/>
    <w:rsid w:val="00256D0F"/>
    <w:rsid w:val="0025709C"/>
    <w:rsid w:val="0025719C"/>
    <w:rsid w:val="0025725F"/>
    <w:rsid w:val="00257613"/>
    <w:rsid w:val="00257832"/>
    <w:rsid w:val="002578AC"/>
    <w:rsid w:val="00257A84"/>
    <w:rsid w:val="00260665"/>
    <w:rsid w:val="002606D4"/>
    <w:rsid w:val="0026097F"/>
    <w:rsid w:val="00260F5C"/>
    <w:rsid w:val="0026110A"/>
    <w:rsid w:val="002611B9"/>
    <w:rsid w:val="00261631"/>
    <w:rsid w:val="00261A41"/>
    <w:rsid w:val="00261C2C"/>
    <w:rsid w:val="00261DA1"/>
    <w:rsid w:val="00262073"/>
    <w:rsid w:val="0026219F"/>
    <w:rsid w:val="0026236E"/>
    <w:rsid w:val="00262BB6"/>
    <w:rsid w:val="002633D1"/>
    <w:rsid w:val="0026348E"/>
    <w:rsid w:val="002634E6"/>
    <w:rsid w:val="002635F4"/>
    <w:rsid w:val="00263A7C"/>
    <w:rsid w:val="00264C66"/>
    <w:rsid w:val="00264D33"/>
    <w:rsid w:val="00264E09"/>
    <w:rsid w:val="002650D0"/>
    <w:rsid w:val="0026525A"/>
    <w:rsid w:val="00265269"/>
    <w:rsid w:val="002653F9"/>
    <w:rsid w:val="00265CA9"/>
    <w:rsid w:val="00266727"/>
    <w:rsid w:val="00266A94"/>
    <w:rsid w:val="00266B68"/>
    <w:rsid w:val="00266DC8"/>
    <w:rsid w:val="002670EA"/>
    <w:rsid w:val="00267299"/>
    <w:rsid w:val="002672F2"/>
    <w:rsid w:val="002675EA"/>
    <w:rsid w:val="00267DB3"/>
    <w:rsid w:val="00267EAA"/>
    <w:rsid w:val="00267FA6"/>
    <w:rsid w:val="00270242"/>
    <w:rsid w:val="002704FD"/>
    <w:rsid w:val="0027065A"/>
    <w:rsid w:val="002706F3"/>
    <w:rsid w:val="002707F9"/>
    <w:rsid w:val="002709B3"/>
    <w:rsid w:val="00270DFC"/>
    <w:rsid w:val="002711AE"/>
    <w:rsid w:val="002711DE"/>
    <w:rsid w:val="002717C6"/>
    <w:rsid w:val="00271874"/>
    <w:rsid w:val="00271E2B"/>
    <w:rsid w:val="00271EBE"/>
    <w:rsid w:val="00272046"/>
    <w:rsid w:val="0027252D"/>
    <w:rsid w:val="002728FF"/>
    <w:rsid w:val="00272D53"/>
    <w:rsid w:val="00272E91"/>
    <w:rsid w:val="00273133"/>
    <w:rsid w:val="00273192"/>
    <w:rsid w:val="002731AF"/>
    <w:rsid w:val="00273AF2"/>
    <w:rsid w:val="0027414D"/>
    <w:rsid w:val="00274175"/>
    <w:rsid w:val="0027421D"/>
    <w:rsid w:val="002742F0"/>
    <w:rsid w:val="002747B9"/>
    <w:rsid w:val="00274F66"/>
    <w:rsid w:val="00275138"/>
    <w:rsid w:val="0027610B"/>
    <w:rsid w:val="00276633"/>
    <w:rsid w:val="00276677"/>
    <w:rsid w:val="0027686A"/>
    <w:rsid w:val="00276A02"/>
    <w:rsid w:val="00276C19"/>
    <w:rsid w:val="00276F65"/>
    <w:rsid w:val="002776E9"/>
    <w:rsid w:val="002779AA"/>
    <w:rsid w:val="002801A3"/>
    <w:rsid w:val="002802E1"/>
    <w:rsid w:val="00280C80"/>
    <w:rsid w:val="00280E8A"/>
    <w:rsid w:val="00280EDF"/>
    <w:rsid w:val="00280FA5"/>
    <w:rsid w:val="00281309"/>
    <w:rsid w:val="002814C6"/>
    <w:rsid w:val="00281522"/>
    <w:rsid w:val="0028188A"/>
    <w:rsid w:val="00281A88"/>
    <w:rsid w:val="00281BAB"/>
    <w:rsid w:val="00281E69"/>
    <w:rsid w:val="00281FE5"/>
    <w:rsid w:val="00282134"/>
    <w:rsid w:val="00282891"/>
    <w:rsid w:val="00283485"/>
    <w:rsid w:val="00283586"/>
    <w:rsid w:val="002837B2"/>
    <w:rsid w:val="00283C75"/>
    <w:rsid w:val="00283D42"/>
    <w:rsid w:val="00283E5B"/>
    <w:rsid w:val="00283FEF"/>
    <w:rsid w:val="0028434F"/>
    <w:rsid w:val="002848B3"/>
    <w:rsid w:val="00284A80"/>
    <w:rsid w:val="00284A98"/>
    <w:rsid w:val="002856F5"/>
    <w:rsid w:val="0028586E"/>
    <w:rsid w:val="002859BF"/>
    <w:rsid w:val="00285E54"/>
    <w:rsid w:val="00286065"/>
    <w:rsid w:val="0028635D"/>
    <w:rsid w:val="00286739"/>
    <w:rsid w:val="002867BD"/>
    <w:rsid w:val="002870C0"/>
    <w:rsid w:val="002877AE"/>
    <w:rsid w:val="00287A26"/>
    <w:rsid w:val="00287BB9"/>
    <w:rsid w:val="00287BDE"/>
    <w:rsid w:val="00287E6C"/>
    <w:rsid w:val="002900AC"/>
    <w:rsid w:val="00290192"/>
    <w:rsid w:val="0029116E"/>
    <w:rsid w:val="00291A18"/>
    <w:rsid w:val="00291B2B"/>
    <w:rsid w:val="00291BE9"/>
    <w:rsid w:val="00291C48"/>
    <w:rsid w:val="00291CAD"/>
    <w:rsid w:val="0029202F"/>
    <w:rsid w:val="00292108"/>
    <w:rsid w:val="002921DA"/>
    <w:rsid w:val="00292981"/>
    <w:rsid w:val="00292DB3"/>
    <w:rsid w:val="00292F72"/>
    <w:rsid w:val="002931CA"/>
    <w:rsid w:val="0029365F"/>
    <w:rsid w:val="00294274"/>
    <w:rsid w:val="002948F4"/>
    <w:rsid w:val="00294EC0"/>
    <w:rsid w:val="0029523F"/>
    <w:rsid w:val="00295328"/>
    <w:rsid w:val="00295541"/>
    <w:rsid w:val="00295632"/>
    <w:rsid w:val="0029575D"/>
    <w:rsid w:val="0029582B"/>
    <w:rsid w:val="00295B3B"/>
    <w:rsid w:val="00295D6A"/>
    <w:rsid w:val="00295EFD"/>
    <w:rsid w:val="00295FEB"/>
    <w:rsid w:val="00296022"/>
    <w:rsid w:val="0029667C"/>
    <w:rsid w:val="00296D2C"/>
    <w:rsid w:val="002972F9"/>
    <w:rsid w:val="00297A9C"/>
    <w:rsid w:val="002A00C4"/>
    <w:rsid w:val="002A09EB"/>
    <w:rsid w:val="002A0A1E"/>
    <w:rsid w:val="002A1D84"/>
    <w:rsid w:val="002A1FD2"/>
    <w:rsid w:val="002A2287"/>
    <w:rsid w:val="002A258D"/>
    <w:rsid w:val="002A278C"/>
    <w:rsid w:val="002A2831"/>
    <w:rsid w:val="002A2CCD"/>
    <w:rsid w:val="002A2D34"/>
    <w:rsid w:val="002A316F"/>
    <w:rsid w:val="002A323A"/>
    <w:rsid w:val="002A3493"/>
    <w:rsid w:val="002A349F"/>
    <w:rsid w:val="002A4996"/>
    <w:rsid w:val="002A504A"/>
    <w:rsid w:val="002A5EE1"/>
    <w:rsid w:val="002A5F19"/>
    <w:rsid w:val="002A6192"/>
    <w:rsid w:val="002A6670"/>
    <w:rsid w:val="002A673F"/>
    <w:rsid w:val="002A678F"/>
    <w:rsid w:val="002A6801"/>
    <w:rsid w:val="002A68EB"/>
    <w:rsid w:val="002A6B94"/>
    <w:rsid w:val="002A739F"/>
    <w:rsid w:val="002A74B6"/>
    <w:rsid w:val="002A7614"/>
    <w:rsid w:val="002A7F02"/>
    <w:rsid w:val="002A7F57"/>
    <w:rsid w:val="002B01EF"/>
    <w:rsid w:val="002B047B"/>
    <w:rsid w:val="002B055C"/>
    <w:rsid w:val="002B07DF"/>
    <w:rsid w:val="002B09A9"/>
    <w:rsid w:val="002B0B1E"/>
    <w:rsid w:val="002B0E2A"/>
    <w:rsid w:val="002B0F3D"/>
    <w:rsid w:val="002B0F6B"/>
    <w:rsid w:val="002B13B0"/>
    <w:rsid w:val="002B158A"/>
    <w:rsid w:val="002B16C8"/>
    <w:rsid w:val="002B184E"/>
    <w:rsid w:val="002B1C27"/>
    <w:rsid w:val="002B1CE4"/>
    <w:rsid w:val="002B1DC0"/>
    <w:rsid w:val="002B206A"/>
    <w:rsid w:val="002B29BD"/>
    <w:rsid w:val="002B29CF"/>
    <w:rsid w:val="002B2C0D"/>
    <w:rsid w:val="002B2C80"/>
    <w:rsid w:val="002B2D1A"/>
    <w:rsid w:val="002B2F4D"/>
    <w:rsid w:val="002B39E4"/>
    <w:rsid w:val="002B3AD4"/>
    <w:rsid w:val="002B3B3E"/>
    <w:rsid w:val="002B3C84"/>
    <w:rsid w:val="002B3E9C"/>
    <w:rsid w:val="002B41E2"/>
    <w:rsid w:val="002B4436"/>
    <w:rsid w:val="002B4503"/>
    <w:rsid w:val="002B45E1"/>
    <w:rsid w:val="002B4D75"/>
    <w:rsid w:val="002B4E3D"/>
    <w:rsid w:val="002B4EE9"/>
    <w:rsid w:val="002B569A"/>
    <w:rsid w:val="002B57A0"/>
    <w:rsid w:val="002B58EB"/>
    <w:rsid w:val="002B5E30"/>
    <w:rsid w:val="002B6154"/>
    <w:rsid w:val="002B61EE"/>
    <w:rsid w:val="002B654C"/>
    <w:rsid w:val="002B666B"/>
    <w:rsid w:val="002B6A39"/>
    <w:rsid w:val="002B6B03"/>
    <w:rsid w:val="002B6C07"/>
    <w:rsid w:val="002B6E02"/>
    <w:rsid w:val="002B6ED2"/>
    <w:rsid w:val="002B743A"/>
    <w:rsid w:val="002B77B3"/>
    <w:rsid w:val="002B7CB8"/>
    <w:rsid w:val="002B7DF0"/>
    <w:rsid w:val="002C0023"/>
    <w:rsid w:val="002C0A26"/>
    <w:rsid w:val="002C0AD9"/>
    <w:rsid w:val="002C0DB4"/>
    <w:rsid w:val="002C0FC9"/>
    <w:rsid w:val="002C12C7"/>
    <w:rsid w:val="002C18A0"/>
    <w:rsid w:val="002C24CF"/>
    <w:rsid w:val="002C2B20"/>
    <w:rsid w:val="002C2D57"/>
    <w:rsid w:val="002C2DA0"/>
    <w:rsid w:val="002C2E78"/>
    <w:rsid w:val="002C3235"/>
    <w:rsid w:val="002C3259"/>
    <w:rsid w:val="002C36A3"/>
    <w:rsid w:val="002C40F0"/>
    <w:rsid w:val="002C441D"/>
    <w:rsid w:val="002C443E"/>
    <w:rsid w:val="002C4677"/>
    <w:rsid w:val="002C499F"/>
    <w:rsid w:val="002C4AB8"/>
    <w:rsid w:val="002C4D1F"/>
    <w:rsid w:val="002C4EAB"/>
    <w:rsid w:val="002C56D0"/>
    <w:rsid w:val="002C6357"/>
    <w:rsid w:val="002C6580"/>
    <w:rsid w:val="002C68E3"/>
    <w:rsid w:val="002C6DC2"/>
    <w:rsid w:val="002C6E0B"/>
    <w:rsid w:val="002C7101"/>
    <w:rsid w:val="002C7186"/>
    <w:rsid w:val="002C72E2"/>
    <w:rsid w:val="002C7352"/>
    <w:rsid w:val="002D04D9"/>
    <w:rsid w:val="002D06AE"/>
    <w:rsid w:val="002D0AD3"/>
    <w:rsid w:val="002D0D3B"/>
    <w:rsid w:val="002D1247"/>
    <w:rsid w:val="002D1768"/>
    <w:rsid w:val="002D18F3"/>
    <w:rsid w:val="002D1989"/>
    <w:rsid w:val="002D1BBD"/>
    <w:rsid w:val="002D1C15"/>
    <w:rsid w:val="002D20AD"/>
    <w:rsid w:val="002D2394"/>
    <w:rsid w:val="002D2617"/>
    <w:rsid w:val="002D2880"/>
    <w:rsid w:val="002D2B94"/>
    <w:rsid w:val="002D2D69"/>
    <w:rsid w:val="002D333C"/>
    <w:rsid w:val="002D3824"/>
    <w:rsid w:val="002D3825"/>
    <w:rsid w:val="002D3F38"/>
    <w:rsid w:val="002D4094"/>
    <w:rsid w:val="002D4510"/>
    <w:rsid w:val="002D46EA"/>
    <w:rsid w:val="002D483A"/>
    <w:rsid w:val="002D4B8C"/>
    <w:rsid w:val="002D5048"/>
    <w:rsid w:val="002D5655"/>
    <w:rsid w:val="002D56C0"/>
    <w:rsid w:val="002D5786"/>
    <w:rsid w:val="002D5C12"/>
    <w:rsid w:val="002D5D6F"/>
    <w:rsid w:val="002D6978"/>
    <w:rsid w:val="002D6A22"/>
    <w:rsid w:val="002D6B6E"/>
    <w:rsid w:val="002D6EED"/>
    <w:rsid w:val="002D6FF4"/>
    <w:rsid w:val="002D75C9"/>
    <w:rsid w:val="002D7993"/>
    <w:rsid w:val="002D7E18"/>
    <w:rsid w:val="002D7EA9"/>
    <w:rsid w:val="002E004F"/>
    <w:rsid w:val="002E03A1"/>
    <w:rsid w:val="002E069A"/>
    <w:rsid w:val="002E0705"/>
    <w:rsid w:val="002E07A1"/>
    <w:rsid w:val="002E0A96"/>
    <w:rsid w:val="002E0D36"/>
    <w:rsid w:val="002E1970"/>
    <w:rsid w:val="002E1EB3"/>
    <w:rsid w:val="002E1F5B"/>
    <w:rsid w:val="002E1F6C"/>
    <w:rsid w:val="002E2489"/>
    <w:rsid w:val="002E289B"/>
    <w:rsid w:val="002E29E4"/>
    <w:rsid w:val="002E36A3"/>
    <w:rsid w:val="002E3B44"/>
    <w:rsid w:val="002E3BFD"/>
    <w:rsid w:val="002E43C7"/>
    <w:rsid w:val="002E45EB"/>
    <w:rsid w:val="002E47D1"/>
    <w:rsid w:val="002E4AA4"/>
    <w:rsid w:val="002E4D7F"/>
    <w:rsid w:val="002E50F0"/>
    <w:rsid w:val="002E5334"/>
    <w:rsid w:val="002E5839"/>
    <w:rsid w:val="002E5C6A"/>
    <w:rsid w:val="002E5CB7"/>
    <w:rsid w:val="002E5EB7"/>
    <w:rsid w:val="002E6000"/>
    <w:rsid w:val="002E62ED"/>
    <w:rsid w:val="002E671A"/>
    <w:rsid w:val="002E6E5D"/>
    <w:rsid w:val="002E7080"/>
    <w:rsid w:val="002E7709"/>
    <w:rsid w:val="002E77EC"/>
    <w:rsid w:val="002E7C87"/>
    <w:rsid w:val="002E7DC6"/>
    <w:rsid w:val="002E7F78"/>
    <w:rsid w:val="002F0539"/>
    <w:rsid w:val="002F0AE1"/>
    <w:rsid w:val="002F1811"/>
    <w:rsid w:val="002F18B2"/>
    <w:rsid w:val="002F1A2F"/>
    <w:rsid w:val="002F1ABA"/>
    <w:rsid w:val="002F26A0"/>
    <w:rsid w:val="002F2C0E"/>
    <w:rsid w:val="002F2EB3"/>
    <w:rsid w:val="002F2FB0"/>
    <w:rsid w:val="002F3029"/>
    <w:rsid w:val="002F3286"/>
    <w:rsid w:val="002F3292"/>
    <w:rsid w:val="002F359B"/>
    <w:rsid w:val="002F37CA"/>
    <w:rsid w:val="002F383C"/>
    <w:rsid w:val="002F3CB6"/>
    <w:rsid w:val="002F3D03"/>
    <w:rsid w:val="002F3EF1"/>
    <w:rsid w:val="002F3F5A"/>
    <w:rsid w:val="002F40AA"/>
    <w:rsid w:val="002F4BB1"/>
    <w:rsid w:val="002F4D6C"/>
    <w:rsid w:val="002F55BC"/>
    <w:rsid w:val="002F59D3"/>
    <w:rsid w:val="002F5DDF"/>
    <w:rsid w:val="002F5ECE"/>
    <w:rsid w:val="002F6016"/>
    <w:rsid w:val="002F6253"/>
    <w:rsid w:val="002F65BB"/>
    <w:rsid w:val="002F674C"/>
    <w:rsid w:val="002F687F"/>
    <w:rsid w:val="002F6DF4"/>
    <w:rsid w:val="002F7491"/>
    <w:rsid w:val="002F75C1"/>
    <w:rsid w:val="002F7AC1"/>
    <w:rsid w:val="0030009D"/>
    <w:rsid w:val="0030038E"/>
    <w:rsid w:val="003005C8"/>
    <w:rsid w:val="003005E0"/>
    <w:rsid w:val="0030069B"/>
    <w:rsid w:val="00300807"/>
    <w:rsid w:val="00300B72"/>
    <w:rsid w:val="00300F78"/>
    <w:rsid w:val="00301123"/>
    <w:rsid w:val="00301143"/>
    <w:rsid w:val="00301194"/>
    <w:rsid w:val="00301338"/>
    <w:rsid w:val="0030140A"/>
    <w:rsid w:val="0030149A"/>
    <w:rsid w:val="003018A3"/>
    <w:rsid w:val="00301B5B"/>
    <w:rsid w:val="00302085"/>
    <w:rsid w:val="003024DE"/>
    <w:rsid w:val="0030254D"/>
    <w:rsid w:val="0030285C"/>
    <w:rsid w:val="00302DAB"/>
    <w:rsid w:val="00303188"/>
    <w:rsid w:val="00303408"/>
    <w:rsid w:val="003034CE"/>
    <w:rsid w:val="0030351A"/>
    <w:rsid w:val="003039B1"/>
    <w:rsid w:val="00304048"/>
    <w:rsid w:val="00304AB2"/>
    <w:rsid w:val="00305088"/>
    <w:rsid w:val="00305257"/>
    <w:rsid w:val="00305741"/>
    <w:rsid w:val="00306258"/>
    <w:rsid w:val="00306BCA"/>
    <w:rsid w:val="00306C07"/>
    <w:rsid w:val="00306F87"/>
    <w:rsid w:val="003070A9"/>
    <w:rsid w:val="003104B5"/>
    <w:rsid w:val="003109E6"/>
    <w:rsid w:val="00310A55"/>
    <w:rsid w:val="00310DA5"/>
    <w:rsid w:val="00310FA9"/>
    <w:rsid w:val="0031108B"/>
    <w:rsid w:val="0031139E"/>
    <w:rsid w:val="00311439"/>
    <w:rsid w:val="00311675"/>
    <w:rsid w:val="003116B7"/>
    <w:rsid w:val="003117C7"/>
    <w:rsid w:val="00311843"/>
    <w:rsid w:val="00311BB2"/>
    <w:rsid w:val="00312552"/>
    <w:rsid w:val="00312863"/>
    <w:rsid w:val="0031297D"/>
    <w:rsid w:val="00312A74"/>
    <w:rsid w:val="00312BBA"/>
    <w:rsid w:val="00313353"/>
    <w:rsid w:val="0031335F"/>
    <w:rsid w:val="00313576"/>
    <w:rsid w:val="0031363E"/>
    <w:rsid w:val="0031365B"/>
    <w:rsid w:val="0031373C"/>
    <w:rsid w:val="003139D0"/>
    <w:rsid w:val="003142C8"/>
    <w:rsid w:val="00314350"/>
    <w:rsid w:val="00314523"/>
    <w:rsid w:val="003147F6"/>
    <w:rsid w:val="0031485B"/>
    <w:rsid w:val="00314A6B"/>
    <w:rsid w:val="00314B95"/>
    <w:rsid w:val="00314BD8"/>
    <w:rsid w:val="00314E58"/>
    <w:rsid w:val="00314ED0"/>
    <w:rsid w:val="00315632"/>
    <w:rsid w:val="00315727"/>
    <w:rsid w:val="00315AF0"/>
    <w:rsid w:val="00315ECD"/>
    <w:rsid w:val="00316033"/>
    <w:rsid w:val="003160FC"/>
    <w:rsid w:val="00316296"/>
    <w:rsid w:val="00316669"/>
    <w:rsid w:val="0031669B"/>
    <w:rsid w:val="00316826"/>
    <w:rsid w:val="00316A84"/>
    <w:rsid w:val="00317041"/>
    <w:rsid w:val="00317422"/>
    <w:rsid w:val="003178B8"/>
    <w:rsid w:val="00317906"/>
    <w:rsid w:val="00317B01"/>
    <w:rsid w:val="00317B20"/>
    <w:rsid w:val="00317B30"/>
    <w:rsid w:val="00317CF6"/>
    <w:rsid w:val="00317D0D"/>
    <w:rsid w:val="00317E5C"/>
    <w:rsid w:val="0032086A"/>
    <w:rsid w:val="003209D8"/>
    <w:rsid w:val="00320D56"/>
    <w:rsid w:val="00320FD4"/>
    <w:rsid w:val="0032117E"/>
    <w:rsid w:val="0032176A"/>
    <w:rsid w:val="003218E7"/>
    <w:rsid w:val="00321A9A"/>
    <w:rsid w:val="00321B3D"/>
    <w:rsid w:val="00321B4E"/>
    <w:rsid w:val="00321B59"/>
    <w:rsid w:val="00321BC4"/>
    <w:rsid w:val="00321DBE"/>
    <w:rsid w:val="0032353F"/>
    <w:rsid w:val="003236AB"/>
    <w:rsid w:val="003236D8"/>
    <w:rsid w:val="00323C10"/>
    <w:rsid w:val="00323E83"/>
    <w:rsid w:val="00324376"/>
    <w:rsid w:val="00324459"/>
    <w:rsid w:val="003244BD"/>
    <w:rsid w:val="00324D02"/>
    <w:rsid w:val="00325A8D"/>
    <w:rsid w:val="00326FB0"/>
    <w:rsid w:val="00327527"/>
    <w:rsid w:val="003277C6"/>
    <w:rsid w:val="0032792A"/>
    <w:rsid w:val="00327D11"/>
    <w:rsid w:val="00331111"/>
    <w:rsid w:val="003312C9"/>
    <w:rsid w:val="00331359"/>
    <w:rsid w:val="003316AC"/>
    <w:rsid w:val="003319BE"/>
    <w:rsid w:val="003322AF"/>
    <w:rsid w:val="0033243C"/>
    <w:rsid w:val="00332880"/>
    <w:rsid w:val="0033291C"/>
    <w:rsid w:val="00332A43"/>
    <w:rsid w:val="00332DD8"/>
    <w:rsid w:val="0033305C"/>
    <w:rsid w:val="003331AB"/>
    <w:rsid w:val="003331E9"/>
    <w:rsid w:val="00333780"/>
    <w:rsid w:val="00333969"/>
    <w:rsid w:val="00333D66"/>
    <w:rsid w:val="00333E8D"/>
    <w:rsid w:val="00333F3E"/>
    <w:rsid w:val="00334091"/>
    <w:rsid w:val="003340AA"/>
    <w:rsid w:val="0033434D"/>
    <w:rsid w:val="003345D4"/>
    <w:rsid w:val="0033476C"/>
    <w:rsid w:val="003347E2"/>
    <w:rsid w:val="003349C7"/>
    <w:rsid w:val="00334C87"/>
    <w:rsid w:val="00334FFA"/>
    <w:rsid w:val="003353DB"/>
    <w:rsid w:val="00335468"/>
    <w:rsid w:val="0033576F"/>
    <w:rsid w:val="00335C06"/>
    <w:rsid w:val="00336627"/>
    <w:rsid w:val="00336F74"/>
    <w:rsid w:val="0033721C"/>
    <w:rsid w:val="00337758"/>
    <w:rsid w:val="00337780"/>
    <w:rsid w:val="0033779C"/>
    <w:rsid w:val="00340020"/>
    <w:rsid w:val="003400E3"/>
    <w:rsid w:val="003402FC"/>
    <w:rsid w:val="003409F9"/>
    <w:rsid w:val="00340BCD"/>
    <w:rsid w:val="0034108D"/>
    <w:rsid w:val="00341975"/>
    <w:rsid w:val="0034198B"/>
    <w:rsid w:val="00341DB1"/>
    <w:rsid w:val="003420D4"/>
    <w:rsid w:val="00342136"/>
    <w:rsid w:val="00342C05"/>
    <w:rsid w:val="00342EA4"/>
    <w:rsid w:val="003430A6"/>
    <w:rsid w:val="0034340E"/>
    <w:rsid w:val="0034343A"/>
    <w:rsid w:val="00343806"/>
    <w:rsid w:val="00343B26"/>
    <w:rsid w:val="00343C8C"/>
    <w:rsid w:val="00344932"/>
    <w:rsid w:val="00344AEC"/>
    <w:rsid w:val="00345868"/>
    <w:rsid w:val="003459EC"/>
    <w:rsid w:val="00345ADF"/>
    <w:rsid w:val="003460AD"/>
    <w:rsid w:val="00346355"/>
    <w:rsid w:val="00346363"/>
    <w:rsid w:val="0034670F"/>
    <w:rsid w:val="00346B36"/>
    <w:rsid w:val="0034712E"/>
    <w:rsid w:val="003472BF"/>
    <w:rsid w:val="0034756A"/>
    <w:rsid w:val="00347D3B"/>
    <w:rsid w:val="003506C8"/>
    <w:rsid w:val="00350C3E"/>
    <w:rsid w:val="00350D75"/>
    <w:rsid w:val="00351108"/>
    <w:rsid w:val="0035120E"/>
    <w:rsid w:val="00351767"/>
    <w:rsid w:val="003518B4"/>
    <w:rsid w:val="00351B53"/>
    <w:rsid w:val="00351CD8"/>
    <w:rsid w:val="00351F53"/>
    <w:rsid w:val="0035262D"/>
    <w:rsid w:val="00352689"/>
    <w:rsid w:val="00352A67"/>
    <w:rsid w:val="00352C4A"/>
    <w:rsid w:val="0035350B"/>
    <w:rsid w:val="00353F3A"/>
    <w:rsid w:val="00353F43"/>
    <w:rsid w:val="0035415B"/>
    <w:rsid w:val="00354524"/>
    <w:rsid w:val="0035472E"/>
    <w:rsid w:val="00354A3C"/>
    <w:rsid w:val="0035514A"/>
    <w:rsid w:val="0035577D"/>
    <w:rsid w:val="003559B0"/>
    <w:rsid w:val="00355B46"/>
    <w:rsid w:val="00355E1D"/>
    <w:rsid w:val="0035640E"/>
    <w:rsid w:val="0035680B"/>
    <w:rsid w:val="003569EF"/>
    <w:rsid w:val="00356E49"/>
    <w:rsid w:val="00356EF5"/>
    <w:rsid w:val="003573C5"/>
    <w:rsid w:val="003574C1"/>
    <w:rsid w:val="003575AB"/>
    <w:rsid w:val="00357AA5"/>
    <w:rsid w:val="00357B60"/>
    <w:rsid w:val="00360586"/>
    <w:rsid w:val="003609BC"/>
    <w:rsid w:val="00360F91"/>
    <w:rsid w:val="00361529"/>
    <w:rsid w:val="00361726"/>
    <w:rsid w:val="00361CED"/>
    <w:rsid w:val="00361D80"/>
    <w:rsid w:val="00361E63"/>
    <w:rsid w:val="0036201C"/>
    <w:rsid w:val="00362391"/>
    <w:rsid w:val="0036244F"/>
    <w:rsid w:val="00362638"/>
    <w:rsid w:val="003626A3"/>
    <w:rsid w:val="00362F83"/>
    <w:rsid w:val="003639D5"/>
    <w:rsid w:val="00363BF0"/>
    <w:rsid w:val="00363DE9"/>
    <w:rsid w:val="00363E27"/>
    <w:rsid w:val="00364D0C"/>
    <w:rsid w:val="00364EE6"/>
    <w:rsid w:val="00364F2F"/>
    <w:rsid w:val="003653A6"/>
    <w:rsid w:val="00365906"/>
    <w:rsid w:val="00365A15"/>
    <w:rsid w:val="00366327"/>
    <w:rsid w:val="003664AF"/>
    <w:rsid w:val="00366950"/>
    <w:rsid w:val="00366ABB"/>
    <w:rsid w:val="003670A5"/>
    <w:rsid w:val="003671D4"/>
    <w:rsid w:val="00367217"/>
    <w:rsid w:val="0036765B"/>
    <w:rsid w:val="00367806"/>
    <w:rsid w:val="00367A3B"/>
    <w:rsid w:val="00370583"/>
    <w:rsid w:val="00370673"/>
    <w:rsid w:val="00370802"/>
    <w:rsid w:val="00370BC1"/>
    <w:rsid w:val="00370E08"/>
    <w:rsid w:val="0037144D"/>
    <w:rsid w:val="00371D57"/>
    <w:rsid w:val="00371F9A"/>
    <w:rsid w:val="00372124"/>
    <w:rsid w:val="00372781"/>
    <w:rsid w:val="00372B8E"/>
    <w:rsid w:val="00372E9A"/>
    <w:rsid w:val="00372EB9"/>
    <w:rsid w:val="003736CA"/>
    <w:rsid w:val="00373915"/>
    <w:rsid w:val="00373A67"/>
    <w:rsid w:val="00373DF0"/>
    <w:rsid w:val="00373FC8"/>
    <w:rsid w:val="003740C2"/>
    <w:rsid w:val="0037456F"/>
    <w:rsid w:val="00374637"/>
    <w:rsid w:val="00374707"/>
    <w:rsid w:val="00374A41"/>
    <w:rsid w:val="00374F82"/>
    <w:rsid w:val="00374FF8"/>
    <w:rsid w:val="00375371"/>
    <w:rsid w:val="003755AB"/>
    <w:rsid w:val="00375621"/>
    <w:rsid w:val="00375999"/>
    <w:rsid w:val="00375F48"/>
    <w:rsid w:val="00375FEE"/>
    <w:rsid w:val="00376206"/>
    <w:rsid w:val="003764CA"/>
    <w:rsid w:val="00376601"/>
    <w:rsid w:val="003766DF"/>
    <w:rsid w:val="00376ADE"/>
    <w:rsid w:val="00376BE0"/>
    <w:rsid w:val="00376E41"/>
    <w:rsid w:val="00376EE3"/>
    <w:rsid w:val="0037757B"/>
    <w:rsid w:val="00377BDC"/>
    <w:rsid w:val="00380A5E"/>
    <w:rsid w:val="003814BD"/>
    <w:rsid w:val="00381509"/>
    <w:rsid w:val="003815DF"/>
    <w:rsid w:val="003817AC"/>
    <w:rsid w:val="00381ACA"/>
    <w:rsid w:val="00381D85"/>
    <w:rsid w:val="003820F4"/>
    <w:rsid w:val="0038241D"/>
    <w:rsid w:val="0038260A"/>
    <w:rsid w:val="00382956"/>
    <w:rsid w:val="00382C6C"/>
    <w:rsid w:val="00382EAB"/>
    <w:rsid w:val="00382EC3"/>
    <w:rsid w:val="00382F6F"/>
    <w:rsid w:val="00383038"/>
    <w:rsid w:val="00383A30"/>
    <w:rsid w:val="00383BAA"/>
    <w:rsid w:val="00384362"/>
    <w:rsid w:val="003845BC"/>
    <w:rsid w:val="00384B80"/>
    <w:rsid w:val="00385481"/>
    <w:rsid w:val="00385584"/>
    <w:rsid w:val="003859FB"/>
    <w:rsid w:val="00385E32"/>
    <w:rsid w:val="0038622A"/>
    <w:rsid w:val="003867BA"/>
    <w:rsid w:val="0038694E"/>
    <w:rsid w:val="00386D0F"/>
    <w:rsid w:val="00386D58"/>
    <w:rsid w:val="00386FB6"/>
    <w:rsid w:val="00387018"/>
    <w:rsid w:val="003876AB"/>
    <w:rsid w:val="00387A81"/>
    <w:rsid w:val="00387B2F"/>
    <w:rsid w:val="00387E5C"/>
    <w:rsid w:val="00387F21"/>
    <w:rsid w:val="00390401"/>
    <w:rsid w:val="00390696"/>
    <w:rsid w:val="003908AB"/>
    <w:rsid w:val="003908D9"/>
    <w:rsid w:val="00391364"/>
    <w:rsid w:val="00391398"/>
    <w:rsid w:val="003917AC"/>
    <w:rsid w:val="003918F2"/>
    <w:rsid w:val="00391D7A"/>
    <w:rsid w:val="00391DBB"/>
    <w:rsid w:val="00391DF8"/>
    <w:rsid w:val="00392072"/>
    <w:rsid w:val="00392121"/>
    <w:rsid w:val="0039279F"/>
    <w:rsid w:val="00392859"/>
    <w:rsid w:val="00392ADD"/>
    <w:rsid w:val="00392B69"/>
    <w:rsid w:val="00393A7B"/>
    <w:rsid w:val="0039411D"/>
    <w:rsid w:val="00394363"/>
    <w:rsid w:val="003943E5"/>
    <w:rsid w:val="00394513"/>
    <w:rsid w:val="0039462F"/>
    <w:rsid w:val="003946CF"/>
    <w:rsid w:val="00394830"/>
    <w:rsid w:val="00394900"/>
    <w:rsid w:val="00394A4E"/>
    <w:rsid w:val="00394A50"/>
    <w:rsid w:val="00394AF5"/>
    <w:rsid w:val="00394C49"/>
    <w:rsid w:val="00394CA6"/>
    <w:rsid w:val="00394D34"/>
    <w:rsid w:val="00394DB0"/>
    <w:rsid w:val="00394DF1"/>
    <w:rsid w:val="003950F2"/>
    <w:rsid w:val="00395579"/>
    <w:rsid w:val="00395984"/>
    <w:rsid w:val="00396302"/>
    <w:rsid w:val="00396636"/>
    <w:rsid w:val="00396AE5"/>
    <w:rsid w:val="00396DB9"/>
    <w:rsid w:val="00397525"/>
    <w:rsid w:val="00397825"/>
    <w:rsid w:val="0039798A"/>
    <w:rsid w:val="00397A4D"/>
    <w:rsid w:val="00397AEB"/>
    <w:rsid w:val="00397AF2"/>
    <w:rsid w:val="00397B39"/>
    <w:rsid w:val="00397C20"/>
    <w:rsid w:val="00397F23"/>
    <w:rsid w:val="003A0102"/>
    <w:rsid w:val="003A0392"/>
    <w:rsid w:val="003A046D"/>
    <w:rsid w:val="003A0490"/>
    <w:rsid w:val="003A0B3E"/>
    <w:rsid w:val="003A0BE7"/>
    <w:rsid w:val="003A0C81"/>
    <w:rsid w:val="003A1167"/>
    <w:rsid w:val="003A17CB"/>
    <w:rsid w:val="003A1AAC"/>
    <w:rsid w:val="003A1D4D"/>
    <w:rsid w:val="003A1DF0"/>
    <w:rsid w:val="003A1EB8"/>
    <w:rsid w:val="003A213C"/>
    <w:rsid w:val="003A244F"/>
    <w:rsid w:val="003A2773"/>
    <w:rsid w:val="003A34F5"/>
    <w:rsid w:val="003A3711"/>
    <w:rsid w:val="003A37E2"/>
    <w:rsid w:val="003A3DD4"/>
    <w:rsid w:val="003A4152"/>
    <w:rsid w:val="003A480B"/>
    <w:rsid w:val="003A4C74"/>
    <w:rsid w:val="003A4D90"/>
    <w:rsid w:val="003A534F"/>
    <w:rsid w:val="003A5A84"/>
    <w:rsid w:val="003A638D"/>
    <w:rsid w:val="003A65EC"/>
    <w:rsid w:val="003A6A0C"/>
    <w:rsid w:val="003A6A28"/>
    <w:rsid w:val="003A6C2E"/>
    <w:rsid w:val="003A705C"/>
    <w:rsid w:val="003A70EB"/>
    <w:rsid w:val="003B030C"/>
    <w:rsid w:val="003B197C"/>
    <w:rsid w:val="003B1CD7"/>
    <w:rsid w:val="003B1CF0"/>
    <w:rsid w:val="003B1F7D"/>
    <w:rsid w:val="003B21D3"/>
    <w:rsid w:val="003B229B"/>
    <w:rsid w:val="003B2DC8"/>
    <w:rsid w:val="003B2E9F"/>
    <w:rsid w:val="003B303E"/>
    <w:rsid w:val="003B3214"/>
    <w:rsid w:val="003B3E26"/>
    <w:rsid w:val="003B3FDE"/>
    <w:rsid w:val="003B4240"/>
    <w:rsid w:val="003B4326"/>
    <w:rsid w:val="003B446E"/>
    <w:rsid w:val="003B44DE"/>
    <w:rsid w:val="003B487D"/>
    <w:rsid w:val="003B4940"/>
    <w:rsid w:val="003B4C50"/>
    <w:rsid w:val="003B4D9B"/>
    <w:rsid w:val="003B4F44"/>
    <w:rsid w:val="003B5463"/>
    <w:rsid w:val="003B57A3"/>
    <w:rsid w:val="003B5E25"/>
    <w:rsid w:val="003B6408"/>
    <w:rsid w:val="003B67C0"/>
    <w:rsid w:val="003B6A3A"/>
    <w:rsid w:val="003B6B33"/>
    <w:rsid w:val="003B7000"/>
    <w:rsid w:val="003B721C"/>
    <w:rsid w:val="003B73FC"/>
    <w:rsid w:val="003B7431"/>
    <w:rsid w:val="003B77AA"/>
    <w:rsid w:val="003B7834"/>
    <w:rsid w:val="003B7979"/>
    <w:rsid w:val="003B79D1"/>
    <w:rsid w:val="003B79D7"/>
    <w:rsid w:val="003B7C0F"/>
    <w:rsid w:val="003B7DF0"/>
    <w:rsid w:val="003C0839"/>
    <w:rsid w:val="003C0BB7"/>
    <w:rsid w:val="003C0FEC"/>
    <w:rsid w:val="003C13DE"/>
    <w:rsid w:val="003C157C"/>
    <w:rsid w:val="003C1747"/>
    <w:rsid w:val="003C1768"/>
    <w:rsid w:val="003C1BEF"/>
    <w:rsid w:val="003C23C4"/>
    <w:rsid w:val="003C23E1"/>
    <w:rsid w:val="003C3041"/>
    <w:rsid w:val="003C329F"/>
    <w:rsid w:val="003C34A4"/>
    <w:rsid w:val="003C3F9B"/>
    <w:rsid w:val="003C4C18"/>
    <w:rsid w:val="003C50B3"/>
    <w:rsid w:val="003C52CB"/>
    <w:rsid w:val="003C588C"/>
    <w:rsid w:val="003C5D4F"/>
    <w:rsid w:val="003C6165"/>
    <w:rsid w:val="003C61E9"/>
    <w:rsid w:val="003C76A0"/>
    <w:rsid w:val="003C7A80"/>
    <w:rsid w:val="003C7ABF"/>
    <w:rsid w:val="003C7D62"/>
    <w:rsid w:val="003C7FFD"/>
    <w:rsid w:val="003D05B1"/>
    <w:rsid w:val="003D0A2D"/>
    <w:rsid w:val="003D0BCC"/>
    <w:rsid w:val="003D12E9"/>
    <w:rsid w:val="003D1343"/>
    <w:rsid w:val="003D1D78"/>
    <w:rsid w:val="003D2234"/>
    <w:rsid w:val="003D2759"/>
    <w:rsid w:val="003D27A5"/>
    <w:rsid w:val="003D290A"/>
    <w:rsid w:val="003D2D93"/>
    <w:rsid w:val="003D3821"/>
    <w:rsid w:val="003D3888"/>
    <w:rsid w:val="003D4574"/>
    <w:rsid w:val="003D4725"/>
    <w:rsid w:val="003D4DA4"/>
    <w:rsid w:val="003D5585"/>
    <w:rsid w:val="003D596B"/>
    <w:rsid w:val="003D5B0F"/>
    <w:rsid w:val="003D606D"/>
    <w:rsid w:val="003D6963"/>
    <w:rsid w:val="003D714D"/>
    <w:rsid w:val="003D73A8"/>
    <w:rsid w:val="003D7678"/>
    <w:rsid w:val="003E013D"/>
    <w:rsid w:val="003E09D9"/>
    <w:rsid w:val="003E10CF"/>
    <w:rsid w:val="003E1517"/>
    <w:rsid w:val="003E1862"/>
    <w:rsid w:val="003E1DB5"/>
    <w:rsid w:val="003E24B2"/>
    <w:rsid w:val="003E2774"/>
    <w:rsid w:val="003E27C5"/>
    <w:rsid w:val="003E28BC"/>
    <w:rsid w:val="003E2978"/>
    <w:rsid w:val="003E2A61"/>
    <w:rsid w:val="003E2A73"/>
    <w:rsid w:val="003E2C77"/>
    <w:rsid w:val="003E2F03"/>
    <w:rsid w:val="003E35AA"/>
    <w:rsid w:val="003E3677"/>
    <w:rsid w:val="003E3F1C"/>
    <w:rsid w:val="003E43DE"/>
    <w:rsid w:val="003E5065"/>
    <w:rsid w:val="003E53C9"/>
    <w:rsid w:val="003E5653"/>
    <w:rsid w:val="003E5BA0"/>
    <w:rsid w:val="003E6072"/>
    <w:rsid w:val="003E7101"/>
    <w:rsid w:val="003E784A"/>
    <w:rsid w:val="003E7DDF"/>
    <w:rsid w:val="003E7E0A"/>
    <w:rsid w:val="003F0144"/>
    <w:rsid w:val="003F01A9"/>
    <w:rsid w:val="003F02B1"/>
    <w:rsid w:val="003F05A1"/>
    <w:rsid w:val="003F0D32"/>
    <w:rsid w:val="003F0E10"/>
    <w:rsid w:val="003F1834"/>
    <w:rsid w:val="003F1AFB"/>
    <w:rsid w:val="003F1ED3"/>
    <w:rsid w:val="003F2198"/>
    <w:rsid w:val="003F26C9"/>
    <w:rsid w:val="003F2A68"/>
    <w:rsid w:val="003F2F3B"/>
    <w:rsid w:val="003F3626"/>
    <w:rsid w:val="003F3E7F"/>
    <w:rsid w:val="003F3EC3"/>
    <w:rsid w:val="003F4801"/>
    <w:rsid w:val="003F491B"/>
    <w:rsid w:val="003F4B04"/>
    <w:rsid w:val="003F4B37"/>
    <w:rsid w:val="003F4C4B"/>
    <w:rsid w:val="003F4CAB"/>
    <w:rsid w:val="003F4D80"/>
    <w:rsid w:val="003F4D8E"/>
    <w:rsid w:val="003F4E14"/>
    <w:rsid w:val="003F4FBB"/>
    <w:rsid w:val="003F56FA"/>
    <w:rsid w:val="003F60D1"/>
    <w:rsid w:val="003F651B"/>
    <w:rsid w:val="003F654F"/>
    <w:rsid w:val="003F69DB"/>
    <w:rsid w:val="003F7285"/>
    <w:rsid w:val="003F72D6"/>
    <w:rsid w:val="003F7432"/>
    <w:rsid w:val="003F7823"/>
    <w:rsid w:val="003F7EE4"/>
    <w:rsid w:val="00400134"/>
    <w:rsid w:val="00400137"/>
    <w:rsid w:val="00400290"/>
    <w:rsid w:val="004005DE"/>
    <w:rsid w:val="0040061E"/>
    <w:rsid w:val="0040068C"/>
    <w:rsid w:val="00400824"/>
    <w:rsid w:val="00400A88"/>
    <w:rsid w:val="00400B9B"/>
    <w:rsid w:val="00400C44"/>
    <w:rsid w:val="004015D3"/>
    <w:rsid w:val="004016CC"/>
    <w:rsid w:val="00401A1A"/>
    <w:rsid w:val="00402248"/>
    <w:rsid w:val="00402878"/>
    <w:rsid w:val="004029DE"/>
    <w:rsid w:val="00402D45"/>
    <w:rsid w:val="0040302E"/>
    <w:rsid w:val="004032C9"/>
    <w:rsid w:val="0040361A"/>
    <w:rsid w:val="00404190"/>
    <w:rsid w:val="004042BE"/>
    <w:rsid w:val="0040446A"/>
    <w:rsid w:val="0040446B"/>
    <w:rsid w:val="004046F2"/>
    <w:rsid w:val="0040489C"/>
    <w:rsid w:val="00404ECD"/>
    <w:rsid w:val="00404FEF"/>
    <w:rsid w:val="00405559"/>
    <w:rsid w:val="00405F0D"/>
    <w:rsid w:val="00406E45"/>
    <w:rsid w:val="00406E8A"/>
    <w:rsid w:val="004077D5"/>
    <w:rsid w:val="00407AC1"/>
    <w:rsid w:val="00407FC4"/>
    <w:rsid w:val="004100E5"/>
    <w:rsid w:val="004103DA"/>
    <w:rsid w:val="0041083A"/>
    <w:rsid w:val="00410AC7"/>
    <w:rsid w:val="00411534"/>
    <w:rsid w:val="00411A09"/>
    <w:rsid w:val="00412102"/>
    <w:rsid w:val="00412A33"/>
    <w:rsid w:val="00412DB3"/>
    <w:rsid w:val="00412DEC"/>
    <w:rsid w:val="00413D6C"/>
    <w:rsid w:val="004141DA"/>
    <w:rsid w:val="0041448E"/>
    <w:rsid w:val="0041487A"/>
    <w:rsid w:val="00414A60"/>
    <w:rsid w:val="00414CA7"/>
    <w:rsid w:val="0041502D"/>
    <w:rsid w:val="00415156"/>
    <w:rsid w:val="00415435"/>
    <w:rsid w:val="004158EF"/>
    <w:rsid w:val="00416309"/>
    <w:rsid w:val="00416351"/>
    <w:rsid w:val="0041635E"/>
    <w:rsid w:val="004169CD"/>
    <w:rsid w:val="00416CBE"/>
    <w:rsid w:val="00416D30"/>
    <w:rsid w:val="004172AC"/>
    <w:rsid w:val="004177C5"/>
    <w:rsid w:val="00417D8C"/>
    <w:rsid w:val="00420AF4"/>
    <w:rsid w:val="00420BB1"/>
    <w:rsid w:val="00420DEE"/>
    <w:rsid w:val="00421096"/>
    <w:rsid w:val="004210B7"/>
    <w:rsid w:val="0042154E"/>
    <w:rsid w:val="00421840"/>
    <w:rsid w:val="00421E67"/>
    <w:rsid w:val="00421F8E"/>
    <w:rsid w:val="00422057"/>
    <w:rsid w:val="00422403"/>
    <w:rsid w:val="0042264E"/>
    <w:rsid w:val="00422F92"/>
    <w:rsid w:val="00423FBD"/>
    <w:rsid w:val="004248A5"/>
    <w:rsid w:val="00424926"/>
    <w:rsid w:val="00424C52"/>
    <w:rsid w:val="00424F4A"/>
    <w:rsid w:val="00425B58"/>
    <w:rsid w:val="00425C1C"/>
    <w:rsid w:val="00426948"/>
    <w:rsid w:val="004270A4"/>
    <w:rsid w:val="00427390"/>
    <w:rsid w:val="00427908"/>
    <w:rsid w:val="00427948"/>
    <w:rsid w:val="00427CA9"/>
    <w:rsid w:val="00427F64"/>
    <w:rsid w:val="00430686"/>
    <w:rsid w:val="00430F39"/>
    <w:rsid w:val="00431010"/>
    <w:rsid w:val="00431214"/>
    <w:rsid w:val="00431841"/>
    <w:rsid w:val="00431B85"/>
    <w:rsid w:val="00431DBB"/>
    <w:rsid w:val="004321AC"/>
    <w:rsid w:val="004321F6"/>
    <w:rsid w:val="00432358"/>
    <w:rsid w:val="0043243B"/>
    <w:rsid w:val="004324BC"/>
    <w:rsid w:val="00432757"/>
    <w:rsid w:val="00432AE4"/>
    <w:rsid w:val="00433417"/>
    <w:rsid w:val="00433518"/>
    <w:rsid w:val="00433C16"/>
    <w:rsid w:val="00433E4F"/>
    <w:rsid w:val="00434325"/>
    <w:rsid w:val="004345A1"/>
    <w:rsid w:val="00434648"/>
    <w:rsid w:val="004349E0"/>
    <w:rsid w:val="00434B1F"/>
    <w:rsid w:val="00434DBC"/>
    <w:rsid w:val="0043532E"/>
    <w:rsid w:val="004353D0"/>
    <w:rsid w:val="004359C1"/>
    <w:rsid w:val="0043625D"/>
    <w:rsid w:val="0043681D"/>
    <w:rsid w:val="00436C98"/>
    <w:rsid w:val="00436F11"/>
    <w:rsid w:val="00437A58"/>
    <w:rsid w:val="00437EB5"/>
    <w:rsid w:val="0044049B"/>
    <w:rsid w:val="00440807"/>
    <w:rsid w:val="00440C24"/>
    <w:rsid w:val="00440DA4"/>
    <w:rsid w:val="004412A9"/>
    <w:rsid w:val="0044194E"/>
    <w:rsid w:val="00441999"/>
    <w:rsid w:val="00441EBD"/>
    <w:rsid w:val="004427C3"/>
    <w:rsid w:val="00442ACD"/>
    <w:rsid w:val="00442B0E"/>
    <w:rsid w:val="0044350C"/>
    <w:rsid w:val="0044356F"/>
    <w:rsid w:val="004435E6"/>
    <w:rsid w:val="00443688"/>
    <w:rsid w:val="0044390D"/>
    <w:rsid w:val="00444154"/>
    <w:rsid w:val="0044465A"/>
    <w:rsid w:val="00444D53"/>
    <w:rsid w:val="00444E61"/>
    <w:rsid w:val="0044561D"/>
    <w:rsid w:val="00445D6D"/>
    <w:rsid w:val="00446A24"/>
    <w:rsid w:val="00446C37"/>
    <w:rsid w:val="00446D04"/>
    <w:rsid w:val="004470D3"/>
    <w:rsid w:val="00447247"/>
    <w:rsid w:val="00447282"/>
    <w:rsid w:val="004472C3"/>
    <w:rsid w:val="004472DC"/>
    <w:rsid w:val="004474C8"/>
    <w:rsid w:val="0044775A"/>
    <w:rsid w:val="0044780E"/>
    <w:rsid w:val="00447EBF"/>
    <w:rsid w:val="004506B4"/>
    <w:rsid w:val="0045092F"/>
    <w:rsid w:val="0045095B"/>
    <w:rsid w:val="00451761"/>
    <w:rsid w:val="004517CD"/>
    <w:rsid w:val="00451AA9"/>
    <w:rsid w:val="00452015"/>
    <w:rsid w:val="0045205A"/>
    <w:rsid w:val="0045271E"/>
    <w:rsid w:val="004529B4"/>
    <w:rsid w:val="00452CC8"/>
    <w:rsid w:val="00452DFE"/>
    <w:rsid w:val="004530D0"/>
    <w:rsid w:val="004538B2"/>
    <w:rsid w:val="0045428E"/>
    <w:rsid w:val="004547D0"/>
    <w:rsid w:val="00454AB0"/>
    <w:rsid w:val="00455B6F"/>
    <w:rsid w:val="0045610B"/>
    <w:rsid w:val="0045662A"/>
    <w:rsid w:val="00456AEC"/>
    <w:rsid w:val="00456FEB"/>
    <w:rsid w:val="004570FB"/>
    <w:rsid w:val="004574EC"/>
    <w:rsid w:val="00457826"/>
    <w:rsid w:val="0045785E"/>
    <w:rsid w:val="00457952"/>
    <w:rsid w:val="004579F7"/>
    <w:rsid w:val="00457C7B"/>
    <w:rsid w:val="00457DC0"/>
    <w:rsid w:val="00457F01"/>
    <w:rsid w:val="00460154"/>
    <w:rsid w:val="00460305"/>
    <w:rsid w:val="004603CF"/>
    <w:rsid w:val="0046042F"/>
    <w:rsid w:val="00460508"/>
    <w:rsid w:val="004605CA"/>
    <w:rsid w:val="00460835"/>
    <w:rsid w:val="00460A32"/>
    <w:rsid w:val="00460E50"/>
    <w:rsid w:val="00460FE5"/>
    <w:rsid w:val="00461090"/>
    <w:rsid w:val="004610BA"/>
    <w:rsid w:val="004615DE"/>
    <w:rsid w:val="00461BC0"/>
    <w:rsid w:val="00461FE4"/>
    <w:rsid w:val="0046222C"/>
    <w:rsid w:val="004627E0"/>
    <w:rsid w:val="00462B74"/>
    <w:rsid w:val="00462BE0"/>
    <w:rsid w:val="00462E0C"/>
    <w:rsid w:val="00462F7C"/>
    <w:rsid w:val="00462FA2"/>
    <w:rsid w:val="00463515"/>
    <w:rsid w:val="0046351B"/>
    <w:rsid w:val="0046363C"/>
    <w:rsid w:val="0046378B"/>
    <w:rsid w:val="00464E09"/>
    <w:rsid w:val="00464E98"/>
    <w:rsid w:val="004651CD"/>
    <w:rsid w:val="004656B3"/>
    <w:rsid w:val="00465913"/>
    <w:rsid w:val="00465AAC"/>
    <w:rsid w:val="00465BC2"/>
    <w:rsid w:val="00465CB7"/>
    <w:rsid w:val="00465DC9"/>
    <w:rsid w:val="00465E8E"/>
    <w:rsid w:val="00466056"/>
    <w:rsid w:val="00466082"/>
    <w:rsid w:val="004662B3"/>
    <w:rsid w:val="0046739B"/>
    <w:rsid w:val="00467643"/>
    <w:rsid w:val="004676A7"/>
    <w:rsid w:val="0046785D"/>
    <w:rsid w:val="004678DD"/>
    <w:rsid w:val="00467D64"/>
    <w:rsid w:val="0047029A"/>
    <w:rsid w:val="00470392"/>
    <w:rsid w:val="00470738"/>
    <w:rsid w:val="00470D93"/>
    <w:rsid w:val="00471154"/>
    <w:rsid w:val="004711A6"/>
    <w:rsid w:val="00471265"/>
    <w:rsid w:val="004712EC"/>
    <w:rsid w:val="00471755"/>
    <w:rsid w:val="00471A13"/>
    <w:rsid w:val="00471B1B"/>
    <w:rsid w:val="00471F2C"/>
    <w:rsid w:val="00472386"/>
    <w:rsid w:val="00472804"/>
    <w:rsid w:val="004728D9"/>
    <w:rsid w:val="004729CD"/>
    <w:rsid w:val="00472E62"/>
    <w:rsid w:val="00473184"/>
    <w:rsid w:val="0047321E"/>
    <w:rsid w:val="00473A6D"/>
    <w:rsid w:val="00473B8B"/>
    <w:rsid w:val="00474413"/>
    <w:rsid w:val="004749E0"/>
    <w:rsid w:val="00474A7A"/>
    <w:rsid w:val="00474A9E"/>
    <w:rsid w:val="00475201"/>
    <w:rsid w:val="004754D4"/>
    <w:rsid w:val="004756C5"/>
    <w:rsid w:val="00475BA8"/>
    <w:rsid w:val="00475CC6"/>
    <w:rsid w:val="00475E34"/>
    <w:rsid w:val="0047614B"/>
    <w:rsid w:val="004763E4"/>
    <w:rsid w:val="004764D5"/>
    <w:rsid w:val="00476585"/>
    <w:rsid w:val="00476664"/>
    <w:rsid w:val="004767B5"/>
    <w:rsid w:val="00476935"/>
    <w:rsid w:val="00476F02"/>
    <w:rsid w:val="00477007"/>
    <w:rsid w:val="00477159"/>
    <w:rsid w:val="004775CB"/>
    <w:rsid w:val="0047789A"/>
    <w:rsid w:val="00477BAC"/>
    <w:rsid w:val="00477D6C"/>
    <w:rsid w:val="00477F97"/>
    <w:rsid w:val="00480A8B"/>
    <w:rsid w:val="00480D54"/>
    <w:rsid w:val="00481878"/>
    <w:rsid w:val="00481AD6"/>
    <w:rsid w:val="00481C46"/>
    <w:rsid w:val="0048240D"/>
    <w:rsid w:val="00482692"/>
    <w:rsid w:val="00483043"/>
    <w:rsid w:val="004831CD"/>
    <w:rsid w:val="00483376"/>
    <w:rsid w:val="00483ABD"/>
    <w:rsid w:val="00483B4A"/>
    <w:rsid w:val="00483E91"/>
    <w:rsid w:val="00484153"/>
    <w:rsid w:val="00484BEB"/>
    <w:rsid w:val="00484C0A"/>
    <w:rsid w:val="00485878"/>
    <w:rsid w:val="00485D5D"/>
    <w:rsid w:val="00485ED3"/>
    <w:rsid w:val="0048644C"/>
    <w:rsid w:val="00486652"/>
    <w:rsid w:val="004866FE"/>
    <w:rsid w:val="00486C92"/>
    <w:rsid w:val="00486DB1"/>
    <w:rsid w:val="00487037"/>
    <w:rsid w:val="004872DE"/>
    <w:rsid w:val="00487574"/>
    <w:rsid w:val="00487923"/>
    <w:rsid w:val="00487A5A"/>
    <w:rsid w:val="00487A69"/>
    <w:rsid w:val="00487A8D"/>
    <w:rsid w:val="00487AF0"/>
    <w:rsid w:val="00490048"/>
    <w:rsid w:val="004900CE"/>
    <w:rsid w:val="0049020F"/>
    <w:rsid w:val="004909BB"/>
    <w:rsid w:val="004909E8"/>
    <w:rsid w:val="00490AD4"/>
    <w:rsid w:val="00490C4F"/>
    <w:rsid w:val="00491341"/>
    <w:rsid w:val="00491346"/>
    <w:rsid w:val="00491446"/>
    <w:rsid w:val="00491772"/>
    <w:rsid w:val="00491A98"/>
    <w:rsid w:val="00491C1B"/>
    <w:rsid w:val="00491E3A"/>
    <w:rsid w:val="004920EB"/>
    <w:rsid w:val="004921D5"/>
    <w:rsid w:val="004922F2"/>
    <w:rsid w:val="00492C45"/>
    <w:rsid w:val="00492E28"/>
    <w:rsid w:val="00492E34"/>
    <w:rsid w:val="00493315"/>
    <w:rsid w:val="004934F3"/>
    <w:rsid w:val="004937E0"/>
    <w:rsid w:val="00493BA2"/>
    <w:rsid w:val="00493FF1"/>
    <w:rsid w:val="00494201"/>
    <w:rsid w:val="0049475A"/>
    <w:rsid w:val="00495AB5"/>
    <w:rsid w:val="00495D26"/>
    <w:rsid w:val="00495E0C"/>
    <w:rsid w:val="00495EBB"/>
    <w:rsid w:val="00495F1D"/>
    <w:rsid w:val="00496188"/>
    <w:rsid w:val="0049647F"/>
    <w:rsid w:val="0049658F"/>
    <w:rsid w:val="00496CB2"/>
    <w:rsid w:val="00496FAF"/>
    <w:rsid w:val="0049704E"/>
    <w:rsid w:val="0049716C"/>
    <w:rsid w:val="004971C4"/>
    <w:rsid w:val="00497382"/>
    <w:rsid w:val="004975E0"/>
    <w:rsid w:val="004975E3"/>
    <w:rsid w:val="004976B8"/>
    <w:rsid w:val="00497AB0"/>
    <w:rsid w:val="00497D66"/>
    <w:rsid w:val="004A007B"/>
    <w:rsid w:val="004A0187"/>
    <w:rsid w:val="004A0445"/>
    <w:rsid w:val="004A050A"/>
    <w:rsid w:val="004A0791"/>
    <w:rsid w:val="004A0B50"/>
    <w:rsid w:val="004A0C45"/>
    <w:rsid w:val="004A0CE3"/>
    <w:rsid w:val="004A18D0"/>
    <w:rsid w:val="004A1B2F"/>
    <w:rsid w:val="004A1F7A"/>
    <w:rsid w:val="004A2272"/>
    <w:rsid w:val="004A2BE5"/>
    <w:rsid w:val="004A2CED"/>
    <w:rsid w:val="004A2FC0"/>
    <w:rsid w:val="004A3CF7"/>
    <w:rsid w:val="004A3D00"/>
    <w:rsid w:val="004A3EA7"/>
    <w:rsid w:val="004A4093"/>
    <w:rsid w:val="004A46BD"/>
    <w:rsid w:val="004A51BC"/>
    <w:rsid w:val="004A537B"/>
    <w:rsid w:val="004A53EF"/>
    <w:rsid w:val="004A594F"/>
    <w:rsid w:val="004A62EE"/>
    <w:rsid w:val="004A71F1"/>
    <w:rsid w:val="004A73F2"/>
    <w:rsid w:val="004A76E5"/>
    <w:rsid w:val="004A793F"/>
    <w:rsid w:val="004A7BE7"/>
    <w:rsid w:val="004A7D56"/>
    <w:rsid w:val="004A7F1F"/>
    <w:rsid w:val="004B03BB"/>
    <w:rsid w:val="004B0C86"/>
    <w:rsid w:val="004B0E0E"/>
    <w:rsid w:val="004B17D2"/>
    <w:rsid w:val="004B1BE7"/>
    <w:rsid w:val="004B1D12"/>
    <w:rsid w:val="004B1D21"/>
    <w:rsid w:val="004B1EC5"/>
    <w:rsid w:val="004B1EFF"/>
    <w:rsid w:val="004B2379"/>
    <w:rsid w:val="004B2B84"/>
    <w:rsid w:val="004B3226"/>
    <w:rsid w:val="004B3780"/>
    <w:rsid w:val="004B3BA0"/>
    <w:rsid w:val="004B3D96"/>
    <w:rsid w:val="004B3E1D"/>
    <w:rsid w:val="004B467E"/>
    <w:rsid w:val="004B4C23"/>
    <w:rsid w:val="004B4F20"/>
    <w:rsid w:val="004B501C"/>
    <w:rsid w:val="004B50EA"/>
    <w:rsid w:val="004B52E6"/>
    <w:rsid w:val="004B536C"/>
    <w:rsid w:val="004B5623"/>
    <w:rsid w:val="004B577D"/>
    <w:rsid w:val="004B5C52"/>
    <w:rsid w:val="004B5CD9"/>
    <w:rsid w:val="004B5D92"/>
    <w:rsid w:val="004B6260"/>
    <w:rsid w:val="004B68E0"/>
    <w:rsid w:val="004B6B96"/>
    <w:rsid w:val="004B7800"/>
    <w:rsid w:val="004B7C5D"/>
    <w:rsid w:val="004C0370"/>
    <w:rsid w:val="004C0404"/>
    <w:rsid w:val="004C0656"/>
    <w:rsid w:val="004C0775"/>
    <w:rsid w:val="004C0868"/>
    <w:rsid w:val="004C1137"/>
    <w:rsid w:val="004C16C1"/>
    <w:rsid w:val="004C1A0A"/>
    <w:rsid w:val="004C1B27"/>
    <w:rsid w:val="004C1C97"/>
    <w:rsid w:val="004C2447"/>
    <w:rsid w:val="004C24D6"/>
    <w:rsid w:val="004C255B"/>
    <w:rsid w:val="004C2876"/>
    <w:rsid w:val="004C28C1"/>
    <w:rsid w:val="004C3071"/>
    <w:rsid w:val="004C35B2"/>
    <w:rsid w:val="004C3919"/>
    <w:rsid w:val="004C39DA"/>
    <w:rsid w:val="004C3BC4"/>
    <w:rsid w:val="004C3C3F"/>
    <w:rsid w:val="004C3D46"/>
    <w:rsid w:val="004C4DDC"/>
    <w:rsid w:val="004C4EDB"/>
    <w:rsid w:val="004C537C"/>
    <w:rsid w:val="004C56D8"/>
    <w:rsid w:val="004C5786"/>
    <w:rsid w:val="004C5A52"/>
    <w:rsid w:val="004C5CEA"/>
    <w:rsid w:val="004C5FFD"/>
    <w:rsid w:val="004C6305"/>
    <w:rsid w:val="004C6341"/>
    <w:rsid w:val="004C6357"/>
    <w:rsid w:val="004C68F0"/>
    <w:rsid w:val="004C692A"/>
    <w:rsid w:val="004C69C6"/>
    <w:rsid w:val="004C6A16"/>
    <w:rsid w:val="004C6E9D"/>
    <w:rsid w:val="004C6ED5"/>
    <w:rsid w:val="004C7135"/>
    <w:rsid w:val="004C7200"/>
    <w:rsid w:val="004C7289"/>
    <w:rsid w:val="004C73E5"/>
    <w:rsid w:val="004C78C8"/>
    <w:rsid w:val="004C7BC8"/>
    <w:rsid w:val="004C7BF0"/>
    <w:rsid w:val="004D030F"/>
    <w:rsid w:val="004D08FC"/>
    <w:rsid w:val="004D0B68"/>
    <w:rsid w:val="004D0E6B"/>
    <w:rsid w:val="004D11F7"/>
    <w:rsid w:val="004D15AC"/>
    <w:rsid w:val="004D179D"/>
    <w:rsid w:val="004D1B03"/>
    <w:rsid w:val="004D1E38"/>
    <w:rsid w:val="004D1E77"/>
    <w:rsid w:val="004D1FD5"/>
    <w:rsid w:val="004D2626"/>
    <w:rsid w:val="004D269D"/>
    <w:rsid w:val="004D2742"/>
    <w:rsid w:val="004D2C6D"/>
    <w:rsid w:val="004D2DB4"/>
    <w:rsid w:val="004D2E33"/>
    <w:rsid w:val="004D2F88"/>
    <w:rsid w:val="004D3139"/>
    <w:rsid w:val="004D39D1"/>
    <w:rsid w:val="004D3C10"/>
    <w:rsid w:val="004D3CF3"/>
    <w:rsid w:val="004D459F"/>
    <w:rsid w:val="004D4807"/>
    <w:rsid w:val="004D4F0D"/>
    <w:rsid w:val="004D5041"/>
    <w:rsid w:val="004D505E"/>
    <w:rsid w:val="004D523A"/>
    <w:rsid w:val="004D5677"/>
    <w:rsid w:val="004D5729"/>
    <w:rsid w:val="004D586B"/>
    <w:rsid w:val="004D5F4F"/>
    <w:rsid w:val="004D61C9"/>
    <w:rsid w:val="004D698C"/>
    <w:rsid w:val="004D69E3"/>
    <w:rsid w:val="004D6B9B"/>
    <w:rsid w:val="004D6BF5"/>
    <w:rsid w:val="004D70BA"/>
    <w:rsid w:val="004D74C7"/>
    <w:rsid w:val="004D7BD7"/>
    <w:rsid w:val="004D7BDF"/>
    <w:rsid w:val="004E0142"/>
    <w:rsid w:val="004E0963"/>
    <w:rsid w:val="004E1166"/>
    <w:rsid w:val="004E1236"/>
    <w:rsid w:val="004E1335"/>
    <w:rsid w:val="004E15D8"/>
    <w:rsid w:val="004E15E0"/>
    <w:rsid w:val="004E1C93"/>
    <w:rsid w:val="004E1E26"/>
    <w:rsid w:val="004E234F"/>
    <w:rsid w:val="004E2497"/>
    <w:rsid w:val="004E2F17"/>
    <w:rsid w:val="004E3353"/>
    <w:rsid w:val="004E3E63"/>
    <w:rsid w:val="004E4497"/>
    <w:rsid w:val="004E4862"/>
    <w:rsid w:val="004E48AE"/>
    <w:rsid w:val="004E48CA"/>
    <w:rsid w:val="004E49AD"/>
    <w:rsid w:val="004E4BCE"/>
    <w:rsid w:val="004E4DA0"/>
    <w:rsid w:val="004E54B7"/>
    <w:rsid w:val="004E54EE"/>
    <w:rsid w:val="004E5705"/>
    <w:rsid w:val="004E5962"/>
    <w:rsid w:val="004E5A6D"/>
    <w:rsid w:val="004E5DF2"/>
    <w:rsid w:val="004E5F5C"/>
    <w:rsid w:val="004E6552"/>
    <w:rsid w:val="004E6CDF"/>
    <w:rsid w:val="004E7309"/>
    <w:rsid w:val="004E7311"/>
    <w:rsid w:val="004E7363"/>
    <w:rsid w:val="004E74A3"/>
    <w:rsid w:val="004E74F4"/>
    <w:rsid w:val="004E76DE"/>
    <w:rsid w:val="004E7718"/>
    <w:rsid w:val="004E7D07"/>
    <w:rsid w:val="004E7DA3"/>
    <w:rsid w:val="004E7EC6"/>
    <w:rsid w:val="004F042E"/>
    <w:rsid w:val="004F14D9"/>
    <w:rsid w:val="004F186A"/>
    <w:rsid w:val="004F1EEC"/>
    <w:rsid w:val="004F2752"/>
    <w:rsid w:val="004F2D90"/>
    <w:rsid w:val="004F2FFE"/>
    <w:rsid w:val="004F3028"/>
    <w:rsid w:val="004F32CC"/>
    <w:rsid w:val="004F32EC"/>
    <w:rsid w:val="004F3513"/>
    <w:rsid w:val="004F43D0"/>
    <w:rsid w:val="004F46B1"/>
    <w:rsid w:val="004F4B72"/>
    <w:rsid w:val="004F4C89"/>
    <w:rsid w:val="004F561C"/>
    <w:rsid w:val="004F57DD"/>
    <w:rsid w:val="004F5B81"/>
    <w:rsid w:val="004F5B9C"/>
    <w:rsid w:val="004F5FCB"/>
    <w:rsid w:val="004F6B2E"/>
    <w:rsid w:val="004F6BF6"/>
    <w:rsid w:val="004F7047"/>
    <w:rsid w:val="004F770F"/>
    <w:rsid w:val="004F7BAE"/>
    <w:rsid w:val="00500498"/>
    <w:rsid w:val="00500A26"/>
    <w:rsid w:val="00500B99"/>
    <w:rsid w:val="00501060"/>
    <w:rsid w:val="005011CE"/>
    <w:rsid w:val="00501520"/>
    <w:rsid w:val="00501AB5"/>
    <w:rsid w:val="00501C0D"/>
    <w:rsid w:val="00502166"/>
    <w:rsid w:val="0050292A"/>
    <w:rsid w:val="00502AC9"/>
    <w:rsid w:val="00502C3C"/>
    <w:rsid w:val="00503072"/>
    <w:rsid w:val="005032AC"/>
    <w:rsid w:val="0050364B"/>
    <w:rsid w:val="0050379F"/>
    <w:rsid w:val="00503B28"/>
    <w:rsid w:val="005042B9"/>
    <w:rsid w:val="00504739"/>
    <w:rsid w:val="00504A96"/>
    <w:rsid w:val="0050506D"/>
    <w:rsid w:val="0050535B"/>
    <w:rsid w:val="00505517"/>
    <w:rsid w:val="005056A0"/>
    <w:rsid w:val="00505D6D"/>
    <w:rsid w:val="0050659C"/>
    <w:rsid w:val="005065E2"/>
    <w:rsid w:val="0050667F"/>
    <w:rsid w:val="0050736D"/>
    <w:rsid w:val="005075C5"/>
    <w:rsid w:val="005077B6"/>
    <w:rsid w:val="00510255"/>
    <w:rsid w:val="00510553"/>
    <w:rsid w:val="00510B93"/>
    <w:rsid w:val="00510D7B"/>
    <w:rsid w:val="00511061"/>
    <w:rsid w:val="0051173D"/>
    <w:rsid w:val="00511945"/>
    <w:rsid w:val="00511F58"/>
    <w:rsid w:val="005121BA"/>
    <w:rsid w:val="005129B4"/>
    <w:rsid w:val="00512CEB"/>
    <w:rsid w:val="00512EB2"/>
    <w:rsid w:val="00512EFE"/>
    <w:rsid w:val="0051305A"/>
    <w:rsid w:val="0051342B"/>
    <w:rsid w:val="00513D42"/>
    <w:rsid w:val="00513F1D"/>
    <w:rsid w:val="00514192"/>
    <w:rsid w:val="005141F3"/>
    <w:rsid w:val="00514447"/>
    <w:rsid w:val="005153C1"/>
    <w:rsid w:val="0051559E"/>
    <w:rsid w:val="00515844"/>
    <w:rsid w:val="00515949"/>
    <w:rsid w:val="00515B1F"/>
    <w:rsid w:val="00515C2C"/>
    <w:rsid w:val="0051626C"/>
    <w:rsid w:val="005164B7"/>
    <w:rsid w:val="00516F9C"/>
    <w:rsid w:val="00517257"/>
    <w:rsid w:val="005173C8"/>
    <w:rsid w:val="00517A46"/>
    <w:rsid w:val="00517B09"/>
    <w:rsid w:val="005205E4"/>
    <w:rsid w:val="00520764"/>
    <w:rsid w:val="005209CE"/>
    <w:rsid w:val="00520CD9"/>
    <w:rsid w:val="00520E9B"/>
    <w:rsid w:val="00521646"/>
    <w:rsid w:val="0052191D"/>
    <w:rsid w:val="00521A27"/>
    <w:rsid w:val="00521A33"/>
    <w:rsid w:val="005224CC"/>
    <w:rsid w:val="00522528"/>
    <w:rsid w:val="0052252F"/>
    <w:rsid w:val="005225F9"/>
    <w:rsid w:val="0052358D"/>
    <w:rsid w:val="0052379D"/>
    <w:rsid w:val="00523DFE"/>
    <w:rsid w:val="00523E96"/>
    <w:rsid w:val="00523ED4"/>
    <w:rsid w:val="00524CD7"/>
    <w:rsid w:val="0052504F"/>
    <w:rsid w:val="005255AA"/>
    <w:rsid w:val="0052574D"/>
    <w:rsid w:val="00525B12"/>
    <w:rsid w:val="00525B3C"/>
    <w:rsid w:val="00525FBF"/>
    <w:rsid w:val="005260C5"/>
    <w:rsid w:val="0052657A"/>
    <w:rsid w:val="00526743"/>
    <w:rsid w:val="005267E7"/>
    <w:rsid w:val="00526AC4"/>
    <w:rsid w:val="00526B14"/>
    <w:rsid w:val="00526BF2"/>
    <w:rsid w:val="00526C18"/>
    <w:rsid w:val="00527B7E"/>
    <w:rsid w:val="00527B99"/>
    <w:rsid w:val="00527E21"/>
    <w:rsid w:val="00527FD8"/>
    <w:rsid w:val="0053030C"/>
    <w:rsid w:val="0053052C"/>
    <w:rsid w:val="00530680"/>
    <w:rsid w:val="005308AF"/>
    <w:rsid w:val="00530AAD"/>
    <w:rsid w:val="00530D5F"/>
    <w:rsid w:val="00530E3E"/>
    <w:rsid w:val="0053113D"/>
    <w:rsid w:val="005311F2"/>
    <w:rsid w:val="0053133B"/>
    <w:rsid w:val="00531577"/>
    <w:rsid w:val="005316E1"/>
    <w:rsid w:val="005322EA"/>
    <w:rsid w:val="005326F6"/>
    <w:rsid w:val="005328AC"/>
    <w:rsid w:val="00532CBC"/>
    <w:rsid w:val="0053332A"/>
    <w:rsid w:val="0053395A"/>
    <w:rsid w:val="00533CC2"/>
    <w:rsid w:val="00533DE3"/>
    <w:rsid w:val="00534630"/>
    <w:rsid w:val="0053475F"/>
    <w:rsid w:val="00534AF0"/>
    <w:rsid w:val="00534CFA"/>
    <w:rsid w:val="00534E65"/>
    <w:rsid w:val="00534EFC"/>
    <w:rsid w:val="00535007"/>
    <w:rsid w:val="00535415"/>
    <w:rsid w:val="005355B4"/>
    <w:rsid w:val="005355F2"/>
    <w:rsid w:val="00535618"/>
    <w:rsid w:val="00535995"/>
    <w:rsid w:val="005359EC"/>
    <w:rsid w:val="00535ADD"/>
    <w:rsid w:val="0053642E"/>
    <w:rsid w:val="00536624"/>
    <w:rsid w:val="0053726E"/>
    <w:rsid w:val="005373A5"/>
    <w:rsid w:val="005374C1"/>
    <w:rsid w:val="00537516"/>
    <w:rsid w:val="00537717"/>
    <w:rsid w:val="00537CFB"/>
    <w:rsid w:val="00537E6A"/>
    <w:rsid w:val="00540126"/>
    <w:rsid w:val="005403CE"/>
    <w:rsid w:val="00540436"/>
    <w:rsid w:val="00540D92"/>
    <w:rsid w:val="005412AE"/>
    <w:rsid w:val="00541368"/>
    <w:rsid w:val="0054213D"/>
    <w:rsid w:val="00542502"/>
    <w:rsid w:val="005425B4"/>
    <w:rsid w:val="005426FA"/>
    <w:rsid w:val="0054274B"/>
    <w:rsid w:val="00542A98"/>
    <w:rsid w:val="00542E74"/>
    <w:rsid w:val="005433F9"/>
    <w:rsid w:val="00543993"/>
    <w:rsid w:val="00543B3D"/>
    <w:rsid w:val="00543BCC"/>
    <w:rsid w:val="00543EB6"/>
    <w:rsid w:val="005442C7"/>
    <w:rsid w:val="005442DB"/>
    <w:rsid w:val="0054434D"/>
    <w:rsid w:val="00544802"/>
    <w:rsid w:val="00544843"/>
    <w:rsid w:val="00544895"/>
    <w:rsid w:val="00544DCA"/>
    <w:rsid w:val="00544DEB"/>
    <w:rsid w:val="00545473"/>
    <w:rsid w:val="005455EB"/>
    <w:rsid w:val="005457B6"/>
    <w:rsid w:val="00545974"/>
    <w:rsid w:val="00545A9D"/>
    <w:rsid w:val="00545AA4"/>
    <w:rsid w:val="00545AF7"/>
    <w:rsid w:val="00545AF8"/>
    <w:rsid w:val="00545B48"/>
    <w:rsid w:val="005462E0"/>
    <w:rsid w:val="005466E7"/>
    <w:rsid w:val="00546782"/>
    <w:rsid w:val="00546C76"/>
    <w:rsid w:val="0054728B"/>
    <w:rsid w:val="00547346"/>
    <w:rsid w:val="00547734"/>
    <w:rsid w:val="00547751"/>
    <w:rsid w:val="005478D4"/>
    <w:rsid w:val="00547DDC"/>
    <w:rsid w:val="00547ECF"/>
    <w:rsid w:val="0055002E"/>
    <w:rsid w:val="00550249"/>
    <w:rsid w:val="0055029C"/>
    <w:rsid w:val="00550418"/>
    <w:rsid w:val="00550E7A"/>
    <w:rsid w:val="00550EA2"/>
    <w:rsid w:val="005511A8"/>
    <w:rsid w:val="00551841"/>
    <w:rsid w:val="00551A69"/>
    <w:rsid w:val="00552909"/>
    <w:rsid w:val="005538A0"/>
    <w:rsid w:val="005538B7"/>
    <w:rsid w:val="005539FD"/>
    <w:rsid w:val="00553F4B"/>
    <w:rsid w:val="005540BC"/>
    <w:rsid w:val="00554156"/>
    <w:rsid w:val="0055423B"/>
    <w:rsid w:val="00555363"/>
    <w:rsid w:val="0055544E"/>
    <w:rsid w:val="00555749"/>
    <w:rsid w:val="005557E0"/>
    <w:rsid w:val="00555BAF"/>
    <w:rsid w:val="005566DB"/>
    <w:rsid w:val="0055673B"/>
    <w:rsid w:val="00556E06"/>
    <w:rsid w:val="0055715A"/>
    <w:rsid w:val="005573B0"/>
    <w:rsid w:val="00557821"/>
    <w:rsid w:val="00557AB4"/>
    <w:rsid w:val="00557B80"/>
    <w:rsid w:val="00560055"/>
    <w:rsid w:val="0056029B"/>
    <w:rsid w:val="00560355"/>
    <w:rsid w:val="00560441"/>
    <w:rsid w:val="00560452"/>
    <w:rsid w:val="00560632"/>
    <w:rsid w:val="00560ABD"/>
    <w:rsid w:val="00560F09"/>
    <w:rsid w:val="00561676"/>
    <w:rsid w:val="00561871"/>
    <w:rsid w:val="00561F91"/>
    <w:rsid w:val="005624DE"/>
    <w:rsid w:val="00562815"/>
    <w:rsid w:val="005628B7"/>
    <w:rsid w:val="00562946"/>
    <w:rsid w:val="00562A2A"/>
    <w:rsid w:val="00562C0B"/>
    <w:rsid w:val="0056375F"/>
    <w:rsid w:val="00563EC1"/>
    <w:rsid w:val="005640AD"/>
    <w:rsid w:val="00564381"/>
    <w:rsid w:val="00564DA9"/>
    <w:rsid w:val="00564E13"/>
    <w:rsid w:val="005650FE"/>
    <w:rsid w:val="00565441"/>
    <w:rsid w:val="005656F7"/>
    <w:rsid w:val="00565888"/>
    <w:rsid w:val="00565CEB"/>
    <w:rsid w:val="00565E0F"/>
    <w:rsid w:val="00565F1E"/>
    <w:rsid w:val="005661CC"/>
    <w:rsid w:val="005661EF"/>
    <w:rsid w:val="00566AB1"/>
    <w:rsid w:val="00566FA7"/>
    <w:rsid w:val="0056751D"/>
    <w:rsid w:val="005679C3"/>
    <w:rsid w:val="00567A0C"/>
    <w:rsid w:val="00567F4C"/>
    <w:rsid w:val="005703BB"/>
    <w:rsid w:val="00570C8E"/>
    <w:rsid w:val="00570E8C"/>
    <w:rsid w:val="0057116C"/>
    <w:rsid w:val="00571394"/>
    <w:rsid w:val="00571435"/>
    <w:rsid w:val="005716B4"/>
    <w:rsid w:val="005717EF"/>
    <w:rsid w:val="00571C92"/>
    <w:rsid w:val="00571E0A"/>
    <w:rsid w:val="00571E78"/>
    <w:rsid w:val="00571FFD"/>
    <w:rsid w:val="005720A3"/>
    <w:rsid w:val="00572185"/>
    <w:rsid w:val="005722D8"/>
    <w:rsid w:val="00572380"/>
    <w:rsid w:val="005723D7"/>
    <w:rsid w:val="00572899"/>
    <w:rsid w:val="00572946"/>
    <w:rsid w:val="00572A3B"/>
    <w:rsid w:val="00572B14"/>
    <w:rsid w:val="0057339F"/>
    <w:rsid w:val="00573C52"/>
    <w:rsid w:val="00573E39"/>
    <w:rsid w:val="0057422A"/>
    <w:rsid w:val="00574412"/>
    <w:rsid w:val="00574432"/>
    <w:rsid w:val="00574620"/>
    <w:rsid w:val="00574699"/>
    <w:rsid w:val="005748ED"/>
    <w:rsid w:val="00574942"/>
    <w:rsid w:val="0057498A"/>
    <w:rsid w:val="00574F5A"/>
    <w:rsid w:val="00575B22"/>
    <w:rsid w:val="00575D02"/>
    <w:rsid w:val="00575F87"/>
    <w:rsid w:val="005766B5"/>
    <w:rsid w:val="00576723"/>
    <w:rsid w:val="00576BD3"/>
    <w:rsid w:val="00576CDC"/>
    <w:rsid w:val="00577059"/>
    <w:rsid w:val="00577181"/>
    <w:rsid w:val="00577479"/>
    <w:rsid w:val="00577773"/>
    <w:rsid w:val="00577B23"/>
    <w:rsid w:val="00580A03"/>
    <w:rsid w:val="00580D50"/>
    <w:rsid w:val="00580F31"/>
    <w:rsid w:val="005816B4"/>
    <w:rsid w:val="00581954"/>
    <w:rsid w:val="005824E0"/>
    <w:rsid w:val="005826B2"/>
    <w:rsid w:val="00582CEB"/>
    <w:rsid w:val="00582FA1"/>
    <w:rsid w:val="005832DF"/>
    <w:rsid w:val="005836AB"/>
    <w:rsid w:val="00583E3F"/>
    <w:rsid w:val="00583E44"/>
    <w:rsid w:val="0058411B"/>
    <w:rsid w:val="005843AE"/>
    <w:rsid w:val="00584A9A"/>
    <w:rsid w:val="00584C30"/>
    <w:rsid w:val="00584D1E"/>
    <w:rsid w:val="00584E76"/>
    <w:rsid w:val="00584F3C"/>
    <w:rsid w:val="005850F2"/>
    <w:rsid w:val="00585E05"/>
    <w:rsid w:val="00586463"/>
    <w:rsid w:val="005866A6"/>
    <w:rsid w:val="005867E6"/>
    <w:rsid w:val="00586960"/>
    <w:rsid w:val="00586F82"/>
    <w:rsid w:val="00587100"/>
    <w:rsid w:val="005878B3"/>
    <w:rsid w:val="00587A52"/>
    <w:rsid w:val="00587C9A"/>
    <w:rsid w:val="00590017"/>
    <w:rsid w:val="00590163"/>
    <w:rsid w:val="005902E1"/>
    <w:rsid w:val="005903D0"/>
    <w:rsid w:val="00590596"/>
    <w:rsid w:val="00590C1F"/>
    <w:rsid w:val="00590F59"/>
    <w:rsid w:val="0059259E"/>
    <w:rsid w:val="0059288C"/>
    <w:rsid w:val="005928D2"/>
    <w:rsid w:val="00592F76"/>
    <w:rsid w:val="005931C2"/>
    <w:rsid w:val="00593456"/>
    <w:rsid w:val="00593798"/>
    <w:rsid w:val="00593857"/>
    <w:rsid w:val="00593872"/>
    <w:rsid w:val="00593A8F"/>
    <w:rsid w:val="00593DB9"/>
    <w:rsid w:val="00593EE8"/>
    <w:rsid w:val="00593FB9"/>
    <w:rsid w:val="005940AB"/>
    <w:rsid w:val="00594260"/>
    <w:rsid w:val="005944DC"/>
    <w:rsid w:val="00594523"/>
    <w:rsid w:val="00594E5D"/>
    <w:rsid w:val="00595159"/>
    <w:rsid w:val="0059544A"/>
    <w:rsid w:val="00595947"/>
    <w:rsid w:val="0059594B"/>
    <w:rsid w:val="0059596A"/>
    <w:rsid w:val="00596236"/>
    <w:rsid w:val="005968E8"/>
    <w:rsid w:val="00596A6B"/>
    <w:rsid w:val="00596AF2"/>
    <w:rsid w:val="00597656"/>
    <w:rsid w:val="00597B2E"/>
    <w:rsid w:val="00597F1D"/>
    <w:rsid w:val="005A06CD"/>
    <w:rsid w:val="005A07C8"/>
    <w:rsid w:val="005A13CA"/>
    <w:rsid w:val="005A1429"/>
    <w:rsid w:val="005A187F"/>
    <w:rsid w:val="005A18BE"/>
    <w:rsid w:val="005A190B"/>
    <w:rsid w:val="005A1936"/>
    <w:rsid w:val="005A1A05"/>
    <w:rsid w:val="005A1E21"/>
    <w:rsid w:val="005A31C9"/>
    <w:rsid w:val="005A3B9D"/>
    <w:rsid w:val="005A3FFA"/>
    <w:rsid w:val="005A4033"/>
    <w:rsid w:val="005A4157"/>
    <w:rsid w:val="005A4419"/>
    <w:rsid w:val="005A46F4"/>
    <w:rsid w:val="005A471D"/>
    <w:rsid w:val="005A493D"/>
    <w:rsid w:val="005A4AA7"/>
    <w:rsid w:val="005A4B07"/>
    <w:rsid w:val="005A4D0D"/>
    <w:rsid w:val="005A5215"/>
    <w:rsid w:val="005A5B13"/>
    <w:rsid w:val="005A5BC4"/>
    <w:rsid w:val="005A627A"/>
    <w:rsid w:val="005A7742"/>
    <w:rsid w:val="005A78C4"/>
    <w:rsid w:val="005A7A62"/>
    <w:rsid w:val="005B0185"/>
    <w:rsid w:val="005B0641"/>
    <w:rsid w:val="005B0860"/>
    <w:rsid w:val="005B0D03"/>
    <w:rsid w:val="005B130E"/>
    <w:rsid w:val="005B16DD"/>
    <w:rsid w:val="005B19AA"/>
    <w:rsid w:val="005B1E5C"/>
    <w:rsid w:val="005B2532"/>
    <w:rsid w:val="005B26C6"/>
    <w:rsid w:val="005B2780"/>
    <w:rsid w:val="005B2E29"/>
    <w:rsid w:val="005B2F8E"/>
    <w:rsid w:val="005B3152"/>
    <w:rsid w:val="005B336B"/>
    <w:rsid w:val="005B459B"/>
    <w:rsid w:val="005B49AD"/>
    <w:rsid w:val="005B4A4F"/>
    <w:rsid w:val="005B4AD9"/>
    <w:rsid w:val="005B4D5E"/>
    <w:rsid w:val="005B5068"/>
    <w:rsid w:val="005B568D"/>
    <w:rsid w:val="005B6503"/>
    <w:rsid w:val="005B65CA"/>
    <w:rsid w:val="005B6F5D"/>
    <w:rsid w:val="005B6F7B"/>
    <w:rsid w:val="005B71F2"/>
    <w:rsid w:val="005B7450"/>
    <w:rsid w:val="005C00F6"/>
    <w:rsid w:val="005C0275"/>
    <w:rsid w:val="005C033D"/>
    <w:rsid w:val="005C0448"/>
    <w:rsid w:val="005C06BC"/>
    <w:rsid w:val="005C08D6"/>
    <w:rsid w:val="005C0D68"/>
    <w:rsid w:val="005C16EA"/>
    <w:rsid w:val="005C1B44"/>
    <w:rsid w:val="005C2664"/>
    <w:rsid w:val="005C2DBF"/>
    <w:rsid w:val="005C2FBB"/>
    <w:rsid w:val="005C314D"/>
    <w:rsid w:val="005C32C4"/>
    <w:rsid w:val="005C3496"/>
    <w:rsid w:val="005C35CF"/>
    <w:rsid w:val="005C36A0"/>
    <w:rsid w:val="005C3751"/>
    <w:rsid w:val="005C3852"/>
    <w:rsid w:val="005C3A7E"/>
    <w:rsid w:val="005C4455"/>
    <w:rsid w:val="005C4BCD"/>
    <w:rsid w:val="005C4FD5"/>
    <w:rsid w:val="005C51E8"/>
    <w:rsid w:val="005C523A"/>
    <w:rsid w:val="005C6205"/>
    <w:rsid w:val="005C65A8"/>
    <w:rsid w:val="005C6968"/>
    <w:rsid w:val="005C699B"/>
    <w:rsid w:val="005C6C66"/>
    <w:rsid w:val="005C6DF0"/>
    <w:rsid w:val="005C7491"/>
    <w:rsid w:val="005C7A4E"/>
    <w:rsid w:val="005C7AB1"/>
    <w:rsid w:val="005C7CC0"/>
    <w:rsid w:val="005C7DDB"/>
    <w:rsid w:val="005D0F98"/>
    <w:rsid w:val="005D1319"/>
    <w:rsid w:val="005D13BD"/>
    <w:rsid w:val="005D19B1"/>
    <w:rsid w:val="005D1CB7"/>
    <w:rsid w:val="005D1F59"/>
    <w:rsid w:val="005D2107"/>
    <w:rsid w:val="005D2203"/>
    <w:rsid w:val="005D22C3"/>
    <w:rsid w:val="005D230B"/>
    <w:rsid w:val="005D258C"/>
    <w:rsid w:val="005D25E8"/>
    <w:rsid w:val="005D2988"/>
    <w:rsid w:val="005D3102"/>
    <w:rsid w:val="005D3D1D"/>
    <w:rsid w:val="005D3DE7"/>
    <w:rsid w:val="005D4629"/>
    <w:rsid w:val="005D4F5A"/>
    <w:rsid w:val="005D4FBE"/>
    <w:rsid w:val="005D7774"/>
    <w:rsid w:val="005D7C6E"/>
    <w:rsid w:val="005E0003"/>
    <w:rsid w:val="005E0B34"/>
    <w:rsid w:val="005E0B3D"/>
    <w:rsid w:val="005E0D79"/>
    <w:rsid w:val="005E1654"/>
    <w:rsid w:val="005E1682"/>
    <w:rsid w:val="005E1C80"/>
    <w:rsid w:val="005E2175"/>
    <w:rsid w:val="005E24C5"/>
    <w:rsid w:val="005E2597"/>
    <w:rsid w:val="005E2772"/>
    <w:rsid w:val="005E29F1"/>
    <w:rsid w:val="005E2D74"/>
    <w:rsid w:val="005E2F4C"/>
    <w:rsid w:val="005E37A0"/>
    <w:rsid w:val="005E383A"/>
    <w:rsid w:val="005E3A92"/>
    <w:rsid w:val="005E3D79"/>
    <w:rsid w:val="005E4B00"/>
    <w:rsid w:val="005E4C3A"/>
    <w:rsid w:val="005E4C3B"/>
    <w:rsid w:val="005E4E23"/>
    <w:rsid w:val="005E50DF"/>
    <w:rsid w:val="005E583C"/>
    <w:rsid w:val="005E593E"/>
    <w:rsid w:val="005E5961"/>
    <w:rsid w:val="005E5C44"/>
    <w:rsid w:val="005E6411"/>
    <w:rsid w:val="005E67C4"/>
    <w:rsid w:val="005E6982"/>
    <w:rsid w:val="005E6A05"/>
    <w:rsid w:val="005E6A8C"/>
    <w:rsid w:val="005E74D4"/>
    <w:rsid w:val="005E769B"/>
    <w:rsid w:val="005F0A29"/>
    <w:rsid w:val="005F0AC3"/>
    <w:rsid w:val="005F0BDD"/>
    <w:rsid w:val="005F0BE3"/>
    <w:rsid w:val="005F0EFD"/>
    <w:rsid w:val="005F10D2"/>
    <w:rsid w:val="005F1E34"/>
    <w:rsid w:val="005F231E"/>
    <w:rsid w:val="005F2439"/>
    <w:rsid w:val="005F24BE"/>
    <w:rsid w:val="005F27C2"/>
    <w:rsid w:val="005F3316"/>
    <w:rsid w:val="005F35FD"/>
    <w:rsid w:val="005F37B2"/>
    <w:rsid w:val="005F38F4"/>
    <w:rsid w:val="005F3C41"/>
    <w:rsid w:val="005F3D63"/>
    <w:rsid w:val="005F4146"/>
    <w:rsid w:val="005F429A"/>
    <w:rsid w:val="005F46AB"/>
    <w:rsid w:val="005F4A24"/>
    <w:rsid w:val="005F5160"/>
    <w:rsid w:val="005F5D4F"/>
    <w:rsid w:val="005F6255"/>
    <w:rsid w:val="005F67FA"/>
    <w:rsid w:val="005F6997"/>
    <w:rsid w:val="005F69A2"/>
    <w:rsid w:val="005F69A8"/>
    <w:rsid w:val="005F7002"/>
    <w:rsid w:val="005F7053"/>
    <w:rsid w:val="005F70DD"/>
    <w:rsid w:val="005F7279"/>
    <w:rsid w:val="005F77D2"/>
    <w:rsid w:val="00600A11"/>
    <w:rsid w:val="00600C0C"/>
    <w:rsid w:val="006012BA"/>
    <w:rsid w:val="00601323"/>
    <w:rsid w:val="00601375"/>
    <w:rsid w:val="006016AF"/>
    <w:rsid w:val="0060209E"/>
    <w:rsid w:val="00602565"/>
    <w:rsid w:val="00602D74"/>
    <w:rsid w:val="0060333C"/>
    <w:rsid w:val="00603735"/>
    <w:rsid w:val="006039E3"/>
    <w:rsid w:val="00603C10"/>
    <w:rsid w:val="00603E3E"/>
    <w:rsid w:val="00603E8A"/>
    <w:rsid w:val="0060438E"/>
    <w:rsid w:val="006046D1"/>
    <w:rsid w:val="00604F43"/>
    <w:rsid w:val="00604F54"/>
    <w:rsid w:val="00605129"/>
    <w:rsid w:val="006054B0"/>
    <w:rsid w:val="006054E4"/>
    <w:rsid w:val="00605622"/>
    <w:rsid w:val="0060571A"/>
    <w:rsid w:val="00605FDA"/>
    <w:rsid w:val="006060E1"/>
    <w:rsid w:val="00606DFA"/>
    <w:rsid w:val="0060762F"/>
    <w:rsid w:val="006076F9"/>
    <w:rsid w:val="00607E4A"/>
    <w:rsid w:val="00610198"/>
    <w:rsid w:val="006105C9"/>
    <w:rsid w:val="006107AF"/>
    <w:rsid w:val="00610B76"/>
    <w:rsid w:val="00610F0C"/>
    <w:rsid w:val="00611147"/>
    <w:rsid w:val="006117BD"/>
    <w:rsid w:val="00611932"/>
    <w:rsid w:val="00611E1F"/>
    <w:rsid w:val="00611F30"/>
    <w:rsid w:val="006126BC"/>
    <w:rsid w:val="006129F2"/>
    <w:rsid w:val="00612E34"/>
    <w:rsid w:val="00613206"/>
    <w:rsid w:val="006135B7"/>
    <w:rsid w:val="00613E4C"/>
    <w:rsid w:val="00614CC1"/>
    <w:rsid w:val="00614D7F"/>
    <w:rsid w:val="006153C4"/>
    <w:rsid w:val="006155E5"/>
    <w:rsid w:val="006158A8"/>
    <w:rsid w:val="006160AA"/>
    <w:rsid w:val="00616F61"/>
    <w:rsid w:val="0061731B"/>
    <w:rsid w:val="00617674"/>
    <w:rsid w:val="0061798E"/>
    <w:rsid w:val="0062029F"/>
    <w:rsid w:val="00620491"/>
    <w:rsid w:val="00620886"/>
    <w:rsid w:val="00620CB5"/>
    <w:rsid w:val="00620DB3"/>
    <w:rsid w:val="006213F9"/>
    <w:rsid w:val="00621423"/>
    <w:rsid w:val="006215CB"/>
    <w:rsid w:val="0062245A"/>
    <w:rsid w:val="0062283D"/>
    <w:rsid w:val="006229C0"/>
    <w:rsid w:val="00622B12"/>
    <w:rsid w:val="00622DC4"/>
    <w:rsid w:val="00622E48"/>
    <w:rsid w:val="00622F58"/>
    <w:rsid w:val="0062328C"/>
    <w:rsid w:val="00623377"/>
    <w:rsid w:val="00623903"/>
    <w:rsid w:val="00623B0D"/>
    <w:rsid w:val="0062427B"/>
    <w:rsid w:val="0062471C"/>
    <w:rsid w:val="006251A8"/>
    <w:rsid w:val="00625294"/>
    <w:rsid w:val="00625380"/>
    <w:rsid w:val="006253B1"/>
    <w:rsid w:val="00625510"/>
    <w:rsid w:val="0062554E"/>
    <w:rsid w:val="006257FA"/>
    <w:rsid w:val="00625BE9"/>
    <w:rsid w:val="00626329"/>
    <w:rsid w:val="0062635D"/>
    <w:rsid w:val="00626407"/>
    <w:rsid w:val="00626762"/>
    <w:rsid w:val="006268F2"/>
    <w:rsid w:val="00626BE6"/>
    <w:rsid w:val="00627FB2"/>
    <w:rsid w:val="00630026"/>
    <w:rsid w:val="00630E83"/>
    <w:rsid w:val="006312CC"/>
    <w:rsid w:val="0063131A"/>
    <w:rsid w:val="00631483"/>
    <w:rsid w:val="00631859"/>
    <w:rsid w:val="00631BF7"/>
    <w:rsid w:val="0063241B"/>
    <w:rsid w:val="00632C30"/>
    <w:rsid w:val="00633868"/>
    <w:rsid w:val="00633869"/>
    <w:rsid w:val="0063387C"/>
    <w:rsid w:val="00633D83"/>
    <w:rsid w:val="00633F01"/>
    <w:rsid w:val="00633F7F"/>
    <w:rsid w:val="006348E8"/>
    <w:rsid w:val="00634B48"/>
    <w:rsid w:val="00634B80"/>
    <w:rsid w:val="0063536E"/>
    <w:rsid w:val="0063566C"/>
    <w:rsid w:val="0063579A"/>
    <w:rsid w:val="00635CEF"/>
    <w:rsid w:val="0063622E"/>
    <w:rsid w:val="00636301"/>
    <w:rsid w:val="00636391"/>
    <w:rsid w:val="0063660D"/>
    <w:rsid w:val="00636DB6"/>
    <w:rsid w:val="00636E02"/>
    <w:rsid w:val="00637234"/>
    <w:rsid w:val="00637352"/>
    <w:rsid w:val="0063763C"/>
    <w:rsid w:val="00637E74"/>
    <w:rsid w:val="006407BD"/>
    <w:rsid w:val="0064099D"/>
    <w:rsid w:val="00640D7A"/>
    <w:rsid w:val="00640E7F"/>
    <w:rsid w:val="00641D2C"/>
    <w:rsid w:val="00641DAF"/>
    <w:rsid w:val="00641F60"/>
    <w:rsid w:val="00642133"/>
    <w:rsid w:val="006423E0"/>
    <w:rsid w:val="0064242B"/>
    <w:rsid w:val="00642460"/>
    <w:rsid w:val="00642653"/>
    <w:rsid w:val="0064295A"/>
    <w:rsid w:val="00643514"/>
    <w:rsid w:val="006436DE"/>
    <w:rsid w:val="00643A3D"/>
    <w:rsid w:val="0064417F"/>
    <w:rsid w:val="00644B0F"/>
    <w:rsid w:val="00644BD6"/>
    <w:rsid w:val="00645597"/>
    <w:rsid w:val="00645656"/>
    <w:rsid w:val="00645B61"/>
    <w:rsid w:val="00645F8C"/>
    <w:rsid w:val="0064684E"/>
    <w:rsid w:val="00647C8D"/>
    <w:rsid w:val="00647D2B"/>
    <w:rsid w:val="006506ED"/>
    <w:rsid w:val="0065079B"/>
    <w:rsid w:val="006508ED"/>
    <w:rsid w:val="00650B77"/>
    <w:rsid w:val="00650BB4"/>
    <w:rsid w:val="0065154C"/>
    <w:rsid w:val="006515B0"/>
    <w:rsid w:val="00651800"/>
    <w:rsid w:val="006519C0"/>
    <w:rsid w:val="00651EA5"/>
    <w:rsid w:val="0065281A"/>
    <w:rsid w:val="00652885"/>
    <w:rsid w:val="00652BD8"/>
    <w:rsid w:val="00653838"/>
    <w:rsid w:val="00653CB7"/>
    <w:rsid w:val="00654A51"/>
    <w:rsid w:val="00654AA0"/>
    <w:rsid w:val="00655188"/>
    <w:rsid w:val="00655244"/>
    <w:rsid w:val="0065543B"/>
    <w:rsid w:val="00655489"/>
    <w:rsid w:val="00655797"/>
    <w:rsid w:val="00655971"/>
    <w:rsid w:val="00656294"/>
    <w:rsid w:val="00656380"/>
    <w:rsid w:val="00656494"/>
    <w:rsid w:val="00656C30"/>
    <w:rsid w:val="0065707D"/>
    <w:rsid w:val="00657156"/>
    <w:rsid w:val="00657520"/>
    <w:rsid w:val="00657700"/>
    <w:rsid w:val="00660ABC"/>
    <w:rsid w:val="00660E31"/>
    <w:rsid w:val="00660F2C"/>
    <w:rsid w:val="00660FF0"/>
    <w:rsid w:val="006612EF"/>
    <w:rsid w:val="006620CC"/>
    <w:rsid w:val="00662477"/>
    <w:rsid w:val="006626A4"/>
    <w:rsid w:val="006627D9"/>
    <w:rsid w:val="00662946"/>
    <w:rsid w:val="0066294E"/>
    <w:rsid w:val="0066321C"/>
    <w:rsid w:val="006637A4"/>
    <w:rsid w:val="00663FF0"/>
    <w:rsid w:val="00664034"/>
    <w:rsid w:val="0066405D"/>
    <w:rsid w:val="0066419F"/>
    <w:rsid w:val="00664371"/>
    <w:rsid w:val="00664535"/>
    <w:rsid w:val="006648CD"/>
    <w:rsid w:val="00664DB5"/>
    <w:rsid w:val="00665058"/>
    <w:rsid w:val="00665579"/>
    <w:rsid w:val="0066591C"/>
    <w:rsid w:val="00665D48"/>
    <w:rsid w:val="00665EA0"/>
    <w:rsid w:val="006667BD"/>
    <w:rsid w:val="00666DB3"/>
    <w:rsid w:val="006674BF"/>
    <w:rsid w:val="0066774D"/>
    <w:rsid w:val="00667844"/>
    <w:rsid w:val="00667C1A"/>
    <w:rsid w:val="00667DE7"/>
    <w:rsid w:val="00670C6E"/>
    <w:rsid w:val="0067120B"/>
    <w:rsid w:val="00671274"/>
    <w:rsid w:val="00671304"/>
    <w:rsid w:val="00671438"/>
    <w:rsid w:val="0067172A"/>
    <w:rsid w:val="00671765"/>
    <w:rsid w:val="006717AF"/>
    <w:rsid w:val="00671CEE"/>
    <w:rsid w:val="00671FBC"/>
    <w:rsid w:val="00672035"/>
    <w:rsid w:val="0067209A"/>
    <w:rsid w:val="006721EB"/>
    <w:rsid w:val="006725D9"/>
    <w:rsid w:val="00672683"/>
    <w:rsid w:val="00672786"/>
    <w:rsid w:val="00672A4A"/>
    <w:rsid w:val="00672CB0"/>
    <w:rsid w:val="00673142"/>
    <w:rsid w:val="006731CF"/>
    <w:rsid w:val="00673D5C"/>
    <w:rsid w:val="006740A1"/>
    <w:rsid w:val="006745B1"/>
    <w:rsid w:val="006747BF"/>
    <w:rsid w:val="0067485C"/>
    <w:rsid w:val="0067491E"/>
    <w:rsid w:val="00674EC4"/>
    <w:rsid w:val="0067508A"/>
    <w:rsid w:val="0067536D"/>
    <w:rsid w:val="006755B5"/>
    <w:rsid w:val="006757B1"/>
    <w:rsid w:val="006761B7"/>
    <w:rsid w:val="006779BB"/>
    <w:rsid w:val="00677B2E"/>
    <w:rsid w:val="00677DA6"/>
    <w:rsid w:val="006809C6"/>
    <w:rsid w:val="00680DA6"/>
    <w:rsid w:val="00680F23"/>
    <w:rsid w:val="006811DF"/>
    <w:rsid w:val="0068141E"/>
    <w:rsid w:val="00682057"/>
    <w:rsid w:val="006829FC"/>
    <w:rsid w:val="00682A87"/>
    <w:rsid w:val="006831A5"/>
    <w:rsid w:val="006831BE"/>
    <w:rsid w:val="0068320E"/>
    <w:rsid w:val="0068336C"/>
    <w:rsid w:val="006835AA"/>
    <w:rsid w:val="006835F1"/>
    <w:rsid w:val="00683CCA"/>
    <w:rsid w:val="006843F9"/>
    <w:rsid w:val="00684714"/>
    <w:rsid w:val="00684748"/>
    <w:rsid w:val="006848A6"/>
    <w:rsid w:val="00684B97"/>
    <w:rsid w:val="006859DF"/>
    <w:rsid w:val="00685D53"/>
    <w:rsid w:val="0068639F"/>
    <w:rsid w:val="00687084"/>
    <w:rsid w:val="00687235"/>
    <w:rsid w:val="0068731D"/>
    <w:rsid w:val="00687CB4"/>
    <w:rsid w:val="00690381"/>
    <w:rsid w:val="00690453"/>
    <w:rsid w:val="00690608"/>
    <w:rsid w:val="00690900"/>
    <w:rsid w:val="00690F29"/>
    <w:rsid w:val="00691313"/>
    <w:rsid w:val="0069137D"/>
    <w:rsid w:val="006917F7"/>
    <w:rsid w:val="006919E2"/>
    <w:rsid w:val="00691DAC"/>
    <w:rsid w:val="00691E27"/>
    <w:rsid w:val="006920E2"/>
    <w:rsid w:val="00692C2E"/>
    <w:rsid w:val="00693688"/>
    <w:rsid w:val="00694551"/>
    <w:rsid w:val="0069502C"/>
    <w:rsid w:val="006952EB"/>
    <w:rsid w:val="0069534D"/>
    <w:rsid w:val="006955BA"/>
    <w:rsid w:val="006958D2"/>
    <w:rsid w:val="00695B5B"/>
    <w:rsid w:val="00695E11"/>
    <w:rsid w:val="00695F37"/>
    <w:rsid w:val="006964F3"/>
    <w:rsid w:val="006966F9"/>
    <w:rsid w:val="00696CE5"/>
    <w:rsid w:val="00696D2A"/>
    <w:rsid w:val="00696F6B"/>
    <w:rsid w:val="00697029"/>
    <w:rsid w:val="006972C7"/>
    <w:rsid w:val="00697385"/>
    <w:rsid w:val="00697599"/>
    <w:rsid w:val="006977C9"/>
    <w:rsid w:val="00697D33"/>
    <w:rsid w:val="006A039F"/>
    <w:rsid w:val="006A0447"/>
    <w:rsid w:val="006A0916"/>
    <w:rsid w:val="006A0C4F"/>
    <w:rsid w:val="006A0CCD"/>
    <w:rsid w:val="006A1642"/>
    <w:rsid w:val="006A16A0"/>
    <w:rsid w:val="006A181B"/>
    <w:rsid w:val="006A18BD"/>
    <w:rsid w:val="006A204D"/>
    <w:rsid w:val="006A208F"/>
    <w:rsid w:val="006A212C"/>
    <w:rsid w:val="006A25D8"/>
    <w:rsid w:val="006A272A"/>
    <w:rsid w:val="006A27D3"/>
    <w:rsid w:val="006A3859"/>
    <w:rsid w:val="006A3AB6"/>
    <w:rsid w:val="006A40CD"/>
    <w:rsid w:val="006A434E"/>
    <w:rsid w:val="006A4447"/>
    <w:rsid w:val="006A454B"/>
    <w:rsid w:val="006A4D96"/>
    <w:rsid w:val="006A4F5D"/>
    <w:rsid w:val="006A5065"/>
    <w:rsid w:val="006A51D1"/>
    <w:rsid w:val="006A51E6"/>
    <w:rsid w:val="006A5F4F"/>
    <w:rsid w:val="006A60F0"/>
    <w:rsid w:val="006A6199"/>
    <w:rsid w:val="006A697F"/>
    <w:rsid w:val="006A6981"/>
    <w:rsid w:val="006A6EC3"/>
    <w:rsid w:val="006A6F5E"/>
    <w:rsid w:val="006A71DB"/>
    <w:rsid w:val="006A71E3"/>
    <w:rsid w:val="006A783F"/>
    <w:rsid w:val="006A789F"/>
    <w:rsid w:val="006A7F04"/>
    <w:rsid w:val="006B0123"/>
    <w:rsid w:val="006B03B9"/>
    <w:rsid w:val="006B05E9"/>
    <w:rsid w:val="006B0E63"/>
    <w:rsid w:val="006B17DC"/>
    <w:rsid w:val="006B1905"/>
    <w:rsid w:val="006B19FF"/>
    <w:rsid w:val="006B1DA3"/>
    <w:rsid w:val="006B1FBD"/>
    <w:rsid w:val="006B2A6B"/>
    <w:rsid w:val="006B2AA5"/>
    <w:rsid w:val="006B2B20"/>
    <w:rsid w:val="006B2DF3"/>
    <w:rsid w:val="006B2E2F"/>
    <w:rsid w:val="006B2F26"/>
    <w:rsid w:val="006B2FF3"/>
    <w:rsid w:val="006B3050"/>
    <w:rsid w:val="006B357D"/>
    <w:rsid w:val="006B3ABA"/>
    <w:rsid w:val="006B412F"/>
    <w:rsid w:val="006B4199"/>
    <w:rsid w:val="006B43D2"/>
    <w:rsid w:val="006B4B73"/>
    <w:rsid w:val="006B4C80"/>
    <w:rsid w:val="006B4CA5"/>
    <w:rsid w:val="006B5B84"/>
    <w:rsid w:val="006B5DA7"/>
    <w:rsid w:val="006B605A"/>
    <w:rsid w:val="006B62C3"/>
    <w:rsid w:val="006B639B"/>
    <w:rsid w:val="006B6681"/>
    <w:rsid w:val="006B67DB"/>
    <w:rsid w:val="006B6B29"/>
    <w:rsid w:val="006B752B"/>
    <w:rsid w:val="006B755A"/>
    <w:rsid w:val="006B78CA"/>
    <w:rsid w:val="006B7C35"/>
    <w:rsid w:val="006B7C5F"/>
    <w:rsid w:val="006B7D1E"/>
    <w:rsid w:val="006C004D"/>
    <w:rsid w:val="006C054B"/>
    <w:rsid w:val="006C06C7"/>
    <w:rsid w:val="006C074F"/>
    <w:rsid w:val="006C1025"/>
    <w:rsid w:val="006C13A3"/>
    <w:rsid w:val="006C19DB"/>
    <w:rsid w:val="006C1B16"/>
    <w:rsid w:val="006C1C55"/>
    <w:rsid w:val="006C1F0C"/>
    <w:rsid w:val="006C218A"/>
    <w:rsid w:val="006C2194"/>
    <w:rsid w:val="006C21BB"/>
    <w:rsid w:val="006C22E3"/>
    <w:rsid w:val="006C257B"/>
    <w:rsid w:val="006C25E9"/>
    <w:rsid w:val="006C290A"/>
    <w:rsid w:val="006C294E"/>
    <w:rsid w:val="006C2AAE"/>
    <w:rsid w:val="006C31D8"/>
    <w:rsid w:val="006C377D"/>
    <w:rsid w:val="006C3A25"/>
    <w:rsid w:val="006C3DCF"/>
    <w:rsid w:val="006C40DC"/>
    <w:rsid w:val="006C416F"/>
    <w:rsid w:val="006C4A81"/>
    <w:rsid w:val="006C57FF"/>
    <w:rsid w:val="006C6277"/>
    <w:rsid w:val="006C6761"/>
    <w:rsid w:val="006C6BCC"/>
    <w:rsid w:val="006C71FB"/>
    <w:rsid w:val="006C7552"/>
    <w:rsid w:val="006C7752"/>
    <w:rsid w:val="006C7881"/>
    <w:rsid w:val="006C79C4"/>
    <w:rsid w:val="006C7B0C"/>
    <w:rsid w:val="006C7C92"/>
    <w:rsid w:val="006D006D"/>
    <w:rsid w:val="006D0AFA"/>
    <w:rsid w:val="006D0ED4"/>
    <w:rsid w:val="006D103D"/>
    <w:rsid w:val="006D115E"/>
    <w:rsid w:val="006D15DF"/>
    <w:rsid w:val="006D1B66"/>
    <w:rsid w:val="006D1C54"/>
    <w:rsid w:val="006D2122"/>
    <w:rsid w:val="006D22F4"/>
    <w:rsid w:val="006D230A"/>
    <w:rsid w:val="006D2491"/>
    <w:rsid w:val="006D24A7"/>
    <w:rsid w:val="006D250D"/>
    <w:rsid w:val="006D26F6"/>
    <w:rsid w:val="006D2981"/>
    <w:rsid w:val="006D31BE"/>
    <w:rsid w:val="006D3964"/>
    <w:rsid w:val="006D44E2"/>
    <w:rsid w:val="006D4754"/>
    <w:rsid w:val="006D47A4"/>
    <w:rsid w:val="006D49B7"/>
    <w:rsid w:val="006D4C33"/>
    <w:rsid w:val="006D4D7E"/>
    <w:rsid w:val="006D4F9C"/>
    <w:rsid w:val="006D51AA"/>
    <w:rsid w:val="006D56B6"/>
    <w:rsid w:val="006D5753"/>
    <w:rsid w:val="006D57BF"/>
    <w:rsid w:val="006D58A6"/>
    <w:rsid w:val="006D5E23"/>
    <w:rsid w:val="006D5F69"/>
    <w:rsid w:val="006D64D5"/>
    <w:rsid w:val="006D6509"/>
    <w:rsid w:val="006D6531"/>
    <w:rsid w:val="006D69F4"/>
    <w:rsid w:val="006D6A54"/>
    <w:rsid w:val="006D6AF8"/>
    <w:rsid w:val="006D6C4A"/>
    <w:rsid w:val="006D7162"/>
    <w:rsid w:val="006D7A70"/>
    <w:rsid w:val="006D7D59"/>
    <w:rsid w:val="006E038E"/>
    <w:rsid w:val="006E0774"/>
    <w:rsid w:val="006E0B24"/>
    <w:rsid w:val="006E159B"/>
    <w:rsid w:val="006E212C"/>
    <w:rsid w:val="006E29F9"/>
    <w:rsid w:val="006E3515"/>
    <w:rsid w:val="006E3962"/>
    <w:rsid w:val="006E41DA"/>
    <w:rsid w:val="006E45F6"/>
    <w:rsid w:val="006E471C"/>
    <w:rsid w:val="006E4A54"/>
    <w:rsid w:val="006E4DB4"/>
    <w:rsid w:val="006E5164"/>
    <w:rsid w:val="006E55E9"/>
    <w:rsid w:val="006E5631"/>
    <w:rsid w:val="006E6045"/>
    <w:rsid w:val="006E64F3"/>
    <w:rsid w:val="006E65CD"/>
    <w:rsid w:val="006E678E"/>
    <w:rsid w:val="006E6995"/>
    <w:rsid w:val="006E6DC4"/>
    <w:rsid w:val="006E6E02"/>
    <w:rsid w:val="006E7049"/>
    <w:rsid w:val="006E7099"/>
    <w:rsid w:val="006E7932"/>
    <w:rsid w:val="006E7BC3"/>
    <w:rsid w:val="006E7D64"/>
    <w:rsid w:val="006E7F56"/>
    <w:rsid w:val="006F0914"/>
    <w:rsid w:val="006F0CE5"/>
    <w:rsid w:val="006F11AB"/>
    <w:rsid w:val="006F1279"/>
    <w:rsid w:val="006F13DF"/>
    <w:rsid w:val="006F141A"/>
    <w:rsid w:val="006F1737"/>
    <w:rsid w:val="006F17B7"/>
    <w:rsid w:val="006F197E"/>
    <w:rsid w:val="006F218F"/>
    <w:rsid w:val="006F2C78"/>
    <w:rsid w:val="006F2EF9"/>
    <w:rsid w:val="006F37E6"/>
    <w:rsid w:val="006F3A20"/>
    <w:rsid w:val="006F3AB6"/>
    <w:rsid w:val="006F3CD2"/>
    <w:rsid w:val="006F3D61"/>
    <w:rsid w:val="006F44C5"/>
    <w:rsid w:val="006F44E5"/>
    <w:rsid w:val="006F4C65"/>
    <w:rsid w:val="006F5179"/>
    <w:rsid w:val="006F53CB"/>
    <w:rsid w:val="006F54D9"/>
    <w:rsid w:val="006F55C4"/>
    <w:rsid w:val="006F5B75"/>
    <w:rsid w:val="006F5CB9"/>
    <w:rsid w:val="006F5CE5"/>
    <w:rsid w:val="006F5CF0"/>
    <w:rsid w:val="006F5FCA"/>
    <w:rsid w:val="006F611F"/>
    <w:rsid w:val="006F6339"/>
    <w:rsid w:val="006F6365"/>
    <w:rsid w:val="006F649A"/>
    <w:rsid w:val="006F680A"/>
    <w:rsid w:val="006F6859"/>
    <w:rsid w:val="006F7425"/>
    <w:rsid w:val="006F7544"/>
    <w:rsid w:val="006F76BF"/>
    <w:rsid w:val="006F7F73"/>
    <w:rsid w:val="00700036"/>
    <w:rsid w:val="00700C3E"/>
    <w:rsid w:val="00700CEA"/>
    <w:rsid w:val="00701A8F"/>
    <w:rsid w:val="00702249"/>
    <w:rsid w:val="0070224F"/>
    <w:rsid w:val="0070267E"/>
    <w:rsid w:val="0070281C"/>
    <w:rsid w:val="00702C5C"/>
    <w:rsid w:val="007033F9"/>
    <w:rsid w:val="00703881"/>
    <w:rsid w:val="00703A56"/>
    <w:rsid w:val="007041A8"/>
    <w:rsid w:val="007047A1"/>
    <w:rsid w:val="00705370"/>
    <w:rsid w:val="00705470"/>
    <w:rsid w:val="0070551A"/>
    <w:rsid w:val="0070568C"/>
    <w:rsid w:val="00705835"/>
    <w:rsid w:val="00705856"/>
    <w:rsid w:val="00705A9B"/>
    <w:rsid w:val="007061BA"/>
    <w:rsid w:val="00706216"/>
    <w:rsid w:val="0070625E"/>
    <w:rsid w:val="007071F4"/>
    <w:rsid w:val="0070769F"/>
    <w:rsid w:val="00707C2A"/>
    <w:rsid w:val="00707D8E"/>
    <w:rsid w:val="007100AF"/>
    <w:rsid w:val="007107FA"/>
    <w:rsid w:val="007120EE"/>
    <w:rsid w:val="0071272C"/>
    <w:rsid w:val="00712B51"/>
    <w:rsid w:val="00712D15"/>
    <w:rsid w:val="00712D60"/>
    <w:rsid w:val="00713254"/>
    <w:rsid w:val="007145CD"/>
    <w:rsid w:val="00714B90"/>
    <w:rsid w:val="00714C9F"/>
    <w:rsid w:val="00715248"/>
    <w:rsid w:val="00715596"/>
    <w:rsid w:val="007155D5"/>
    <w:rsid w:val="007164EA"/>
    <w:rsid w:val="007166A5"/>
    <w:rsid w:val="0071686A"/>
    <w:rsid w:val="00717719"/>
    <w:rsid w:val="00717F25"/>
    <w:rsid w:val="0072001C"/>
    <w:rsid w:val="00720061"/>
    <w:rsid w:val="00720606"/>
    <w:rsid w:val="0072088F"/>
    <w:rsid w:val="00720B39"/>
    <w:rsid w:val="00720D83"/>
    <w:rsid w:val="00720F0E"/>
    <w:rsid w:val="007210E8"/>
    <w:rsid w:val="00721342"/>
    <w:rsid w:val="007215EB"/>
    <w:rsid w:val="00721A2B"/>
    <w:rsid w:val="00721FA5"/>
    <w:rsid w:val="007222FC"/>
    <w:rsid w:val="007229BF"/>
    <w:rsid w:val="00722A0E"/>
    <w:rsid w:val="00722B52"/>
    <w:rsid w:val="00722C84"/>
    <w:rsid w:val="0072321B"/>
    <w:rsid w:val="007233EF"/>
    <w:rsid w:val="00723787"/>
    <w:rsid w:val="00723976"/>
    <w:rsid w:val="00723B0E"/>
    <w:rsid w:val="00723C84"/>
    <w:rsid w:val="00724417"/>
    <w:rsid w:val="00724A6C"/>
    <w:rsid w:val="00724A71"/>
    <w:rsid w:val="00724DC4"/>
    <w:rsid w:val="0072512D"/>
    <w:rsid w:val="00725159"/>
    <w:rsid w:val="00726435"/>
    <w:rsid w:val="0072691A"/>
    <w:rsid w:val="0072699E"/>
    <w:rsid w:val="00726AD0"/>
    <w:rsid w:val="0072701C"/>
    <w:rsid w:val="00727156"/>
    <w:rsid w:val="00727515"/>
    <w:rsid w:val="00727857"/>
    <w:rsid w:val="00727BB0"/>
    <w:rsid w:val="0073017F"/>
    <w:rsid w:val="0073052A"/>
    <w:rsid w:val="00730861"/>
    <w:rsid w:val="00731670"/>
    <w:rsid w:val="007318CE"/>
    <w:rsid w:val="00731B94"/>
    <w:rsid w:val="00731C10"/>
    <w:rsid w:val="00731CF2"/>
    <w:rsid w:val="00731D80"/>
    <w:rsid w:val="00731F4D"/>
    <w:rsid w:val="00731FC1"/>
    <w:rsid w:val="00731FF4"/>
    <w:rsid w:val="007322BA"/>
    <w:rsid w:val="0073263C"/>
    <w:rsid w:val="00732873"/>
    <w:rsid w:val="00732D08"/>
    <w:rsid w:val="00733061"/>
    <w:rsid w:val="007332BC"/>
    <w:rsid w:val="00733793"/>
    <w:rsid w:val="00733886"/>
    <w:rsid w:val="0073441D"/>
    <w:rsid w:val="00734F6D"/>
    <w:rsid w:val="00735491"/>
    <w:rsid w:val="0073570D"/>
    <w:rsid w:val="00735888"/>
    <w:rsid w:val="00735F97"/>
    <w:rsid w:val="00736200"/>
    <w:rsid w:val="00736595"/>
    <w:rsid w:val="00736645"/>
    <w:rsid w:val="00736667"/>
    <w:rsid w:val="00736919"/>
    <w:rsid w:val="0073693F"/>
    <w:rsid w:val="0073700A"/>
    <w:rsid w:val="0073701A"/>
    <w:rsid w:val="0073725A"/>
    <w:rsid w:val="00737595"/>
    <w:rsid w:val="00737D46"/>
    <w:rsid w:val="00737FD4"/>
    <w:rsid w:val="007405B4"/>
    <w:rsid w:val="007408A9"/>
    <w:rsid w:val="007409BB"/>
    <w:rsid w:val="00740AED"/>
    <w:rsid w:val="00740EB0"/>
    <w:rsid w:val="0074100A"/>
    <w:rsid w:val="007415A6"/>
    <w:rsid w:val="00741B54"/>
    <w:rsid w:val="00741DA0"/>
    <w:rsid w:val="00741E44"/>
    <w:rsid w:val="007429B1"/>
    <w:rsid w:val="00742DA7"/>
    <w:rsid w:val="00743CC3"/>
    <w:rsid w:val="00744767"/>
    <w:rsid w:val="0074498A"/>
    <w:rsid w:val="00744F2F"/>
    <w:rsid w:val="007450ED"/>
    <w:rsid w:val="00745260"/>
    <w:rsid w:val="00745F7A"/>
    <w:rsid w:val="00746110"/>
    <w:rsid w:val="007464CE"/>
    <w:rsid w:val="00746BA3"/>
    <w:rsid w:val="00747081"/>
    <w:rsid w:val="00747411"/>
    <w:rsid w:val="007477A0"/>
    <w:rsid w:val="00747A82"/>
    <w:rsid w:val="00747BD2"/>
    <w:rsid w:val="007500FC"/>
    <w:rsid w:val="00750745"/>
    <w:rsid w:val="007507DE"/>
    <w:rsid w:val="00750AE5"/>
    <w:rsid w:val="00750BD4"/>
    <w:rsid w:val="00750D36"/>
    <w:rsid w:val="0075162D"/>
    <w:rsid w:val="007516D3"/>
    <w:rsid w:val="00751B0F"/>
    <w:rsid w:val="0075206D"/>
    <w:rsid w:val="0075213B"/>
    <w:rsid w:val="007522A4"/>
    <w:rsid w:val="00753372"/>
    <w:rsid w:val="00753607"/>
    <w:rsid w:val="007536B4"/>
    <w:rsid w:val="00753917"/>
    <w:rsid w:val="007539BC"/>
    <w:rsid w:val="00753B0B"/>
    <w:rsid w:val="00753BBE"/>
    <w:rsid w:val="00753E78"/>
    <w:rsid w:val="00753EC0"/>
    <w:rsid w:val="0075448B"/>
    <w:rsid w:val="007547AD"/>
    <w:rsid w:val="00754C72"/>
    <w:rsid w:val="00754CD2"/>
    <w:rsid w:val="00754F47"/>
    <w:rsid w:val="007552BE"/>
    <w:rsid w:val="007559A4"/>
    <w:rsid w:val="00755B30"/>
    <w:rsid w:val="00755CF9"/>
    <w:rsid w:val="00755D51"/>
    <w:rsid w:val="0075646D"/>
    <w:rsid w:val="007564BA"/>
    <w:rsid w:val="007566EA"/>
    <w:rsid w:val="007567EA"/>
    <w:rsid w:val="007575F8"/>
    <w:rsid w:val="00757B51"/>
    <w:rsid w:val="00757E32"/>
    <w:rsid w:val="00757F08"/>
    <w:rsid w:val="00757FE1"/>
    <w:rsid w:val="00760028"/>
    <w:rsid w:val="007602B8"/>
    <w:rsid w:val="00760380"/>
    <w:rsid w:val="00760FE0"/>
    <w:rsid w:val="007612F7"/>
    <w:rsid w:val="00761583"/>
    <w:rsid w:val="00761909"/>
    <w:rsid w:val="00761914"/>
    <w:rsid w:val="007626C8"/>
    <w:rsid w:val="007629F8"/>
    <w:rsid w:val="00762F81"/>
    <w:rsid w:val="0076317C"/>
    <w:rsid w:val="0076377B"/>
    <w:rsid w:val="00763A04"/>
    <w:rsid w:val="00763DE3"/>
    <w:rsid w:val="00763FBC"/>
    <w:rsid w:val="00764282"/>
    <w:rsid w:val="00764689"/>
    <w:rsid w:val="00764750"/>
    <w:rsid w:val="00764791"/>
    <w:rsid w:val="00764A66"/>
    <w:rsid w:val="00765567"/>
    <w:rsid w:val="0076566F"/>
    <w:rsid w:val="00765827"/>
    <w:rsid w:val="00766E27"/>
    <w:rsid w:val="0076707C"/>
    <w:rsid w:val="00767228"/>
    <w:rsid w:val="00767262"/>
    <w:rsid w:val="00767882"/>
    <w:rsid w:val="00770B3F"/>
    <w:rsid w:val="00770CDB"/>
    <w:rsid w:val="00772332"/>
    <w:rsid w:val="0077258F"/>
    <w:rsid w:val="007725EE"/>
    <w:rsid w:val="007725F8"/>
    <w:rsid w:val="007730DE"/>
    <w:rsid w:val="00773429"/>
    <w:rsid w:val="00773C44"/>
    <w:rsid w:val="00773DF0"/>
    <w:rsid w:val="00773F15"/>
    <w:rsid w:val="007742B6"/>
    <w:rsid w:val="007742D5"/>
    <w:rsid w:val="007742E1"/>
    <w:rsid w:val="007744BD"/>
    <w:rsid w:val="0077461E"/>
    <w:rsid w:val="007746A2"/>
    <w:rsid w:val="00774996"/>
    <w:rsid w:val="00774F7C"/>
    <w:rsid w:val="00775002"/>
    <w:rsid w:val="007753E9"/>
    <w:rsid w:val="00775637"/>
    <w:rsid w:val="00775846"/>
    <w:rsid w:val="00775918"/>
    <w:rsid w:val="00775B6A"/>
    <w:rsid w:val="00776434"/>
    <w:rsid w:val="007764EB"/>
    <w:rsid w:val="007768D4"/>
    <w:rsid w:val="00776F7F"/>
    <w:rsid w:val="0077742A"/>
    <w:rsid w:val="007803B0"/>
    <w:rsid w:val="0078048C"/>
    <w:rsid w:val="00780719"/>
    <w:rsid w:val="00780F1E"/>
    <w:rsid w:val="007812E4"/>
    <w:rsid w:val="00781329"/>
    <w:rsid w:val="007814D1"/>
    <w:rsid w:val="007816AE"/>
    <w:rsid w:val="0078178C"/>
    <w:rsid w:val="00781C81"/>
    <w:rsid w:val="00781EEE"/>
    <w:rsid w:val="00782069"/>
    <w:rsid w:val="007821C0"/>
    <w:rsid w:val="00782707"/>
    <w:rsid w:val="00782797"/>
    <w:rsid w:val="0078284D"/>
    <w:rsid w:val="007829FC"/>
    <w:rsid w:val="007831EA"/>
    <w:rsid w:val="00783497"/>
    <w:rsid w:val="0078349A"/>
    <w:rsid w:val="00783575"/>
    <w:rsid w:val="007836CD"/>
    <w:rsid w:val="007838A7"/>
    <w:rsid w:val="00783F23"/>
    <w:rsid w:val="0078431B"/>
    <w:rsid w:val="007845BD"/>
    <w:rsid w:val="00784764"/>
    <w:rsid w:val="007848E8"/>
    <w:rsid w:val="00784927"/>
    <w:rsid w:val="00784D70"/>
    <w:rsid w:val="00784ED0"/>
    <w:rsid w:val="0078509E"/>
    <w:rsid w:val="00785166"/>
    <w:rsid w:val="007854F0"/>
    <w:rsid w:val="00785EDB"/>
    <w:rsid w:val="007860C5"/>
    <w:rsid w:val="0078613E"/>
    <w:rsid w:val="007864C3"/>
    <w:rsid w:val="00786657"/>
    <w:rsid w:val="0078722D"/>
    <w:rsid w:val="00787D82"/>
    <w:rsid w:val="007901B6"/>
    <w:rsid w:val="00790310"/>
    <w:rsid w:val="0079054E"/>
    <w:rsid w:val="00790B3D"/>
    <w:rsid w:val="00790C75"/>
    <w:rsid w:val="007911A5"/>
    <w:rsid w:val="007912DB"/>
    <w:rsid w:val="007912FD"/>
    <w:rsid w:val="00791408"/>
    <w:rsid w:val="007915E0"/>
    <w:rsid w:val="00791CD4"/>
    <w:rsid w:val="00792A15"/>
    <w:rsid w:val="00792D02"/>
    <w:rsid w:val="0079348A"/>
    <w:rsid w:val="00793745"/>
    <w:rsid w:val="00793B11"/>
    <w:rsid w:val="00794546"/>
    <w:rsid w:val="00794E93"/>
    <w:rsid w:val="00795342"/>
    <w:rsid w:val="007957B2"/>
    <w:rsid w:val="007959A5"/>
    <w:rsid w:val="00795A04"/>
    <w:rsid w:val="00795BA1"/>
    <w:rsid w:val="00796223"/>
    <w:rsid w:val="00796505"/>
    <w:rsid w:val="007968F0"/>
    <w:rsid w:val="00796937"/>
    <w:rsid w:val="007969D8"/>
    <w:rsid w:val="00796B31"/>
    <w:rsid w:val="00797D57"/>
    <w:rsid w:val="007A00F7"/>
    <w:rsid w:val="007A03B7"/>
    <w:rsid w:val="007A0923"/>
    <w:rsid w:val="007A11BC"/>
    <w:rsid w:val="007A179E"/>
    <w:rsid w:val="007A18A7"/>
    <w:rsid w:val="007A1973"/>
    <w:rsid w:val="007A1CAE"/>
    <w:rsid w:val="007A1F6D"/>
    <w:rsid w:val="007A2031"/>
    <w:rsid w:val="007A272B"/>
    <w:rsid w:val="007A2DF8"/>
    <w:rsid w:val="007A2EDE"/>
    <w:rsid w:val="007A30F2"/>
    <w:rsid w:val="007A317E"/>
    <w:rsid w:val="007A366E"/>
    <w:rsid w:val="007A39C7"/>
    <w:rsid w:val="007A3DB6"/>
    <w:rsid w:val="007A430A"/>
    <w:rsid w:val="007A4809"/>
    <w:rsid w:val="007A480D"/>
    <w:rsid w:val="007A4B89"/>
    <w:rsid w:val="007A4D5F"/>
    <w:rsid w:val="007A4ED0"/>
    <w:rsid w:val="007A4F06"/>
    <w:rsid w:val="007A5205"/>
    <w:rsid w:val="007A52C4"/>
    <w:rsid w:val="007A55BF"/>
    <w:rsid w:val="007A566E"/>
    <w:rsid w:val="007A5705"/>
    <w:rsid w:val="007A5CFD"/>
    <w:rsid w:val="007A5E20"/>
    <w:rsid w:val="007A71A8"/>
    <w:rsid w:val="007A76FB"/>
    <w:rsid w:val="007A783F"/>
    <w:rsid w:val="007A7E43"/>
    <w:rsid w:val="007A7F89"/>
    <w:rsid w:val="007A7FB2"/>
    <w:rsid w:val="007B0128"/>
    <w:rsid w:val="007B0D61"/>
    <w:rsid w:val="007B12F9"/>
    <w:rsid w:val="007B17E0"/>
    <w:rsid w:val="007B1980"/>
    <w:rsid w:val="007B1A45"/>
    <w:rsid w:val="007B1FD9"/>
    <w:rsid w:val="007B28D0"/>
    <w:rsid w:val="007B2AB5"/>
    <w:rsid w:val="007B2AEC"/>
    <w:rsid w:val="007B2BFD"/>
    <w:rsid w:val="007B2CE7"/>
    <w:rsid w:val="007B2D95"/>
    <w:rsid w:val="007B2E81"/>
    <w:rsid w:val="007B2F96"/>
    <w:rsid w:val="007B2FF5"/>
    <w:rsid w:val="007B3053"/>
    <w:rsid w:val="007B30DC"/>
    <w:rsid w:val="007B372E"/>
    <w:rsid w:val="007B37E3"/>
    <w:rsid w:val="007B3908"/>
    <w:rsid w:val="007B3A37"/>
    <w:rsid w:val="007B3B91"/>
    <w:rsid w:val="007B3D42"/>
    <w:rsid w:val="007B42B0"/>
    <w:rsid w:val="007B4703"/>
    <w:rsid w:val="007B4830"/>
    <w:rsid w:val="007B4DBC"/>
    <w:rsid w:val="007B538D"/>
    <w:rsid w:val="007B55CF"/>
    <w:rsid w:val="007B5927"/>
    <w:rsid w:val="007B5C72"/>
    <w:rsid w:val="007B6697"/>
    <w:rsid w:val="007B6900"/>
    <w:rsid w:val="007B6AD8"/>
    <w:rsid w:val="007B6B10"/>
    <w:rsid w:val="007B6E76"/>
    <w:rsid w:val="007B71C6"/>
    <w:rsid w:val="007B751A"/>
    <w:rsid w:val="007B75B1"/>
    <w:rsid w:val="007B7924"/>
    <w:rsid w:val="007C0079"/>
    <w:rsid w:val="007C00C4"/>
    <w:rsid w:val="007C017D"/>
    <w:rsid w:val="007C0487"/>
    <w:rsid w:val="007C0975"/>
    <w:rsid w:val="007C09C7"/>
    <w:rsid w:val="007C1262"/>
    <w:rsid w:val="007C152B"/>
    <w:rsid w:val="007C15C0"/>
    <w:rsid w:val="007C17E1"/>
    <w:rsid w:val="007C189C"/>
    <w:rsid w:val="007C1B89"/>
    <w:rsid w:val="007C2224"/>
    <w:rsid w:val="007C267E"/>
    <w:rsid w:val="007C2D0D"/>
    <w:rsid w:val="007C3225"/>
    <w:rsid w:val="007C34D3"/>
    <w:rsid w:val="007C369F"/>
    <w:rsid w:val="007C3C9F"/>
    <w:rsid w:val="007C41C5"/>
    <w:rsid w:val="007C43D7"/>
    <w:rsid w:val="007C45FB"/>
    <w:rsid w:val="007C463C"/>
    <w:rsid w:val="007C4E87"/>
    <w:rsid w:val="007C4EAE"/>
    <w:rsid w:val="007C5195"/>
    <w:rsid w:val="007C5822"/>
    <w:rsid w:val="007C5A7C"/>
    <w:rsid w:val="007C5C93"/>
    <w:rsid w:val="007C61D5"/>
    <w:rsid w:val="007C6303"/>
    <w:rsid w:val="007C656B"/>
    <w:rsid w:val="007C729B"/>
    <w:rsid w:val="007C72E3"/>
    <w:rsid w:val="007C755D"/>
    <w:rsid w:val="007C7DF0"/>
    <w:rsid w:val="007D0535"/>
    <w:rsid w:val="007D05C4"/>
    <w:rsid w:val="007D05F0"/>
    <w:rsid w:val="007D1038"/>
    <w:rsid w:val="007D13A0"/>
    <w:rsid w:val="007D1AEC"/>
    <w:rsid w:val="007D2197"/>
    <w:rsid w:val="007D2683"/>
    <w:rsid w:val="007D2AC8"/>
    <w:rsid w:val="007D2AD4"/>
    <w:rsid w:val="007D2BA7"/>
    <w:rsid w:val="007D2C90"/>
    <w:rsid w:val="007D2D14"/>
    <w:rsid w:val="007D3A6C"/>
    <w:rsid w:val="007D41FA"/>
    <w:rsid w:val="007D4294"/>
    <w:rsid w:val="007D47AD"/>
    <w:rsid w:val="007D488D"/>
    <w:rsid w:val="007D4B25"/>
    <w:rsid w:val="007D5023"/>
    <w:rsid w:val="007D5281"/>
    <w:rsid w:val="007D5ABC"/>
    <w:rsid w:val="007D600E"/>
    <w:rsid w:val="007D63C9"/>
    <w:rsid w:val="007D63FF"/>
    <w:rsid w:val="007D68A8"/>
    <w:rsid w:val="007D6E3F"/>
    <w:rsid w:val="007D77D2"/>
    <w:rsid w:val="007D7A7C"/>
    <w:rsid w:val="007D7BDF"/>
    <w:rsid w:val="007E049A"/>
    <w:rsid w:val="007E0718"/>
    <w:rsid w:val="007E085A"/>
    <w:rsid w:val="007E0BA0"/>
    <w:rsid w:val="007E0BB5"/>
    <w:rsid w:val="007E0D1E"/>
    <w:rsid w:val="007E0D23"/>
    <w:rsid w:val="007E112D"/>
    <w:rsid w:val="007E1636"/>
    <w:rsid w:val="007E3258"/>
    <w:rsid w:val="007E3715"/>
    <w:rsid w:val="007E380A"/>
    <w:rsid w:val="007E3BC5"/>
    <w:rsid w:val="007E3D18"/>
    <w:rsid w:val="007E3F0C"/>
    <w:rsid w:val="007E3F85"/>
    <w:rsid w:val="007E42E3"/>
    <w:rsid w:val="007E5A76"/>
    <w:rsid w:val="007E620C"/>
    <w:rsid w:val="007E639C"/>
    <w:rsid w:val="007E67DE"/>
    <w:rsid w:val="007E6814"/>
    <w:rsid w:val="007E6CED"/>
    <w:rsid w:val="007E7138"/>
    <w:rsid w:val="007E72A0"/>
    <w:rsid w:val="007E7461"/>
    <w:rsid w:val="007E74FB"/>
    <w:rsid w:val="007E7552"/>
    <w:rsid w:val="007E7785"/>
    <w:rsid w:val="007E7E08"/>
    <w:rsid w:val="007F04C3"/>
    <w:rsid w:val="007F065D"/>
    <w:rsid w:val="007F0A22"/>
    <w:rsid w:val="007F180C"/>
    <w:rsid w:val="007F2352"/>
    <w:rsid w:val="007F2393"/>
    <w:rsid w:val="007F23A2"/>
    <w:rsid w:val="007F2531"/>
    <w:rsid w:val="007F305A"/>
    <w:rsid w:val="007F3072"/>
    <w:rsid w:val="007F35B4"/>
    <w:rsid w:val="007F3E15"/>
    <w:rsid w:val="007F40EE"/>
    <w:rsid w:val="007F43C2"/>
    <w:rsid w:val="007F4463"/>
    <w:rsid w:val="007F4604"/>
    <w:rsid w:val="007F4F60"/>
    <w:rsid w:val="007F5349"/>
    <w:rsid w:val="007F57CC"/>
    <w:rsid w:val="007F5BDC"/>
    <w:rsid w:val="007F5D2F"/>
    <w:rsid w:val="007F6210"/>
    <w:rsid w:val="007F6518"/>
    <w:rsid w:val="007F6B08"/>
    <w:rsid w:val="007F6B30"/>
    <w:rsid w:val="007F6E6C"/>
    <w:rsid w:val="007F70A7"/>
    <w:rsid w:val="007F70EC"/>
    <w:rsid w:val="007F73C5"/>
    <w:rsid w:val="007F74C8"/>
    <w:rsid w:val="007F7C2F"/>
    <w:rsid w:val="007F7E83"/>
    <w:rsid w:val="0080000A"/>
    <w:rsid w:val="0080002A"/>
    <w:rsid w:val="008000D5"/>
    <w:rsid w:val="008003FA"/>
    <w:rsid w:val="00800F1D"/>
    <w:rsid w:val="00801119"/>
    <w:rsid w:val="0080124F"/>
    <w:rsid w:val="0080157E"/>
    <w:rsid w:val="00801A76"/>
    <w:rsid w:val="00801ACB"/>
    <w:rsid w:val="00801DC8"/>
    <w:rsid w:val="00801E38"/>
    <w:rsid w:val="00801E91"/>
    <w:rsid w:val="00801F60"/>
    <w:rsid w:val="00801FE3"/>
    <w:rsid w:val="008022CE"/>
    <w:rsid w:val="008023A5"/>
    <w:rsid w:val="008025BA"/>
    <w:rsid w:val="008025C2"/>
    <w:rsid w:val="00802843"/>
    <w:rsid w:val="00802898"/>
    <w:rsid w:val="00802981"/>
    <w:rsid w:val="00802BEF"/>
    <w:rsid w:val="00802D6D"/>
    <w:rsid w:val="00803749"/>
    <w:rsid w:val="00803828"/>
    <w:rsid w:val="00803AA6"/>
    <w:rsid w:val="008046AE"/>
    <w:rsid w:val="00805108"/>
    <w:rsid w:val="008057D0"/>
    <w:rsid w:val="00805DEC"/>
    <w:rsid w:val="00805F37"/>
    <w:rsid w:val="00806422"/>
    <w:rsid w:val="00806501"/>
    <w:rsid w:val="00806F31"/>
    <w:rsid w:val="00806FA2"/>
    <w:rsid w:val="00807693"/>
    <w:rsid w:val="008077D2"/>
    <w:rsid w:val="008078E7"/>
    <w:rsid w:val="00807973"/>
    <w:rsid w:val="0081096D"/>
    <w:rsid w:val="008109D5"/>
    <w:rsid w:val="00810E76"/>
    <w:rsid w:val="0081171E"/>
    <w:rsid w:val="0081178D"/>
    <w:rsid w:val="00812036"/>
    <w:rsid w:val="008125EF"/>
    <w:rsid w:val="0081265C"/>
    <w:rsid w:val="008127B7"/>
    <w:rsid w:val="008128F5"/>
    <w:rsid w:val="00812C07"/>
    <w:rsid w:val="00812CC2"/>
    <w:rsid w:val="00812D41"/>
    <w:rsid w:val="00812DCD"/>
    <w:rsid w:val="00813154"/>
    <w:rsid w:val="0081318B"/>
    <w:rsid w:val="00813390"/>
    <w:rsid w:val="0081361B"/>
    <w:rsid w:val="0081378B"/>
    <w:rsid w:val="00813801"/>
    <w:rsid w:val="0081389D"/>
    <w:rsid w:val="00813A85"/>
    <w:rsid w:val="0081430C"/>
    <w:rsid w:val="008145ED"/>
    <w:rsid w:val="00815080"/>
    <w:rsid w:val="008150C9"/>
    <w:rsid w:val="008151B8"/>
    <w:rsid w:val="0081541D"/>
    <w:rsid w:val="008155BB"/>
    <w:rsid w:val="008157D4"/>
    <w:rsid w:val="00815D36"/>
    <w:rsid w:val="00816223"/>
    <w:rsid w:val="00816A05"/>
    <w:rsid w:val="00816D37"/>
    <w:rsid w:val="008170C9"/>
    <w:rsid w:val="00817343"/>
    <w:rsid w:val="00817694"/>
    <w:rsid w:val="00817891"/>
    <w:rsid w:val="00817D9C"/>
    <w:rsid w:val="00817FF0"/>
    <w:rsid w:val="00820A3A"/>
    <w:rsid w:val="00820D1F"/>
    <w:rsid w:val="00820DB9"/>
    <w:rsid w:val="00820F21"/>
    <w:rsid w:val="00821298"/>
    <w:rsid w:val="008213C5"/>
    <w:rsid w:val="008218C9"/>
    <w:rsid w:val="0082198F"/>
    <w:rsid w:val="00821AC5"/>
    <w:rsid w:val="00821C2F"/>
    <w:rsid w:val="00821FC0"/>
    <w:rsid w:val="008220EC"/>
    <w:rsid w:val="0082263D"/>
    <w:rsid w:val="00822937"/>
    <w:rsid w:val="00822A1B"/>
    <w:rsid w:val="00822EF8"/>
    <w:rsid w:val="0082310F"/>
    <w:rsid w:val="008231E5"/>
    <w:rsid w:val="008236B8"/>
    <w:rsid w:val="00823860"/>
    <w:rsid w:val="00823B41"/>
    <w:rsid w:val="00823B5D"/>
    <w:rsid w:val="00823BA6"/>
    <w:rsid w:val="00823C2A"/>
    <w:rsid w:val="00823C73"/>
    <w:rsid w:val="008240FF"/>
    <w:rsid w:val="0082429D"/>
    <w:rsid w:val="008242B3"/>
    <w:rsid w:val="00824632"/>
    <w:rsid w:val="0082557D"/>
    <w:rsid w:val="00825C86"/>
    <w:rsid w:val="00825C95"/>
    <w:rsid w:val="00825FBE"/>
    <w:rsid w:val="00826F12"/>
    <w:rsid w:val="008274D0"/>
    <w:rsid w:val="00827959"/>
    <w:rsid w:val="00827C24"/>
    <w:rsid w:val="0083054C"/>
    <w:rsid w:val="0083071D"/>
    <w:rsid w:val="00830785"/>
    <w:rsid w:val="00830BE8"/>
    <w:rsid w:val="00831102"/>
    <w:rsid w:val="00831ADA"/>
    <w:rsid w:val="00831B0E"/>
    <w:rsid w:val="008321DA"/>
    <w:rsid w:val="008323AC"/>
    <w:rsid w:val="00832772"/>
    <w:rsid w:val="00832850"/>
    <w:rsid w:val="00833037"/>
    <w:rsid w:val="00833216"/>
    <w:rsid w:val="00833C1A"/>
    <w:rsid w:val="00833C61"/>
    <w:rsid w:val="00834244"/>
    <w:rsid w:val="0083466D"/>
    <w:rsid w:val="00834728"/>
    <w:rsid w:val="00834F61"/>
    <w:rsid w:val="008350AA"/>
    <w:rsid w:val="008350E1"/>
    <w:rsid w:val="0083510F"/>
    <w:rsid w:val="008352D1"/>
    <w:rsid w:val="00835A46"/>
    <w:rsid w:val="00835CEC"/>
    <w:rsid w:val="00835DB7"/>
    <w:rsid w:val="00835DD3"/>
    <w:rsid w:val="008360A6"/>
    <w:rsid w:val="0083620C"/>
    <w:rsid w:val="00836219"/>
    <w:rsid w:val="008365AE"/>
    <w:rsid w:val="00837766"/>
    <w:rsid w:val="008377A8"/>
    <w:rsid w:val="00837CDB"/>
    <w:rsid w:val="0084019F"/>
    <w:rsid w:val="008401D8"/>
    <w:rsid w:val="008405D7"/>
    <w:rsid w:val="00840742"/>
    <w:rsid w:val="00840D6F"/>
    <w:rsid w:val="00840F20"/>
    <w:rsid w:val="00840FA6"/>
    <w:rsid w:val="0084122C"/>
    <w:rsid w:val="008412BE"/>
    <w:rsid w:val="00841428"/>
    <w:rsid w:val="00841433"/>
    <w:rsid w:val="00841705"/>
    <w:rsid w:val="0084187D"/>
    <w:rsid w:val="008418C1"/>
    <w:rsid w:val="00841902"/>
    <w:rsid w:val="008422D3"/>
    <w:rsid w:val="00842370"/>
    <w:rsid w:val="00842B02"/>
    <w:rsid w:val="00842C27"/>
    <w:rsid w:val="0084360F"/>
    <w:rsid w:val="00843729"/>
    <w:rsid w:val="00843D05"/>
    <w:rsid w:val="00844402"/>
    <w:rsid w:val="00844513"/>
    <w:rsid w:val="00844895"/>
    <w:rsid w:val="00844C00"/>
    <w:rsid w:val="00845A7B"/>
    <w:rsid w:val="00845D94"/>
    <w:rsid w:val="00846069"/>
    <w:rsid w:val="00846414"/>
    <w:rsid w:val="00846526"/>
    <w:rsid w:val="00846AAD"/>
    <w:rsid w:val="00847342"/>
    <w:rsid w:val="008475AF"/>
    <w:rsid w:val="0084762A"/>
    <w:rsid w:val="00847A0E"/>
    <w:rsid w:val="00847E15"/>
    <w:rsid w:val="008510D0"/>
    <w:rsid w:val="008511D5"/>
    <w:rsid w:val="008513E9"/>
    <w:rsid w:val="00851A06"/>
    <w:rsid w:val="00851F25"/>
    <w:rsid w:val="00851FAD"/>
    <w:rsid w:val="008521A6"/>
    <w:rsid w:val="0085262F"/>
    <w:rsid w:val="00853578"/>
    <w:rsid w:val="00853E45"/>
    <w:rsid w:val="00853EA1"/>
    <w:rsid w:val="00854BB2"/>
    <w:rsid w:val="00854F7F"/>
    <w:rsid w:val="008554D8"/>
    <w:rsid w:val="008560B0"/>
    <w:rsid w:val="008565EC"/>
    <w:rsid w:val="00856FC1"/>
    <w:rsid w:val="00857152"/>
    <w:rsid w:val="00857255"/>
    <w:rsid w:val="0085761C"/>
    <w:rsid w:val="00857B71"/>
    <w:rsid w:val="00857DEE"/>
    <w:rsid w:val="00857EF3"/>
    <w:rsid w:val="00860196"/>
    <w:rsid w:val="00860251"/>
    <w:rsid w:val="0086096B"/>
    <w:rsid w:val="00860A96"/>
    <w:rsid w:val="00861169"/>
    <w:rsid w:val="008615EB"/>
    <w:rsid w:val="00861AF4"/>
    <w:rsid w:val="00861EFD"/>
    <w:rsid w:val="00862094"/>
    <w:rsid w:val="008627E2"/>
    <w:rsid w:val="0086295D"/>
    <w:rsid w:val="00862A0A"/>
    <w:rsid w:val="00862BB2"/>
    <w:rsid w:val="00863247"/>
    <w:rsid w:val="00863353"/>
    <w:rsid w:val="00863426"/>
    <w:rsid w:val="00863B1C"/>
    <w:rsid w:val="00863EAF"/>
    <w:rsid w:val="00863FF1"/>
    <w:rsid w:val="0086403E"/>
    <w:rsid w:val="00864351"/>
    <w:rsid w:val="008645FF"/>
    <w:rsid w:val="0086480B"/>
    <w:rsid w:val="00864855"/>
    <w:rsid w:val="00864882"/>
    <w:rsid w:val="00865111"/>
    <w:rsid w:val="008654C6"/>
    <w:rsid w:val="00865AAD"/>
    <w:rsid w:val="00865C4E"/>
    <w:rsid w:val="00865FB2"/>
    <w:rsid w:val="00866070"/>
    <w:rsid w:val="008662D1"/>
    <w:rsid w:val="00866814"/>
    <w:rsid w:val="00866B00"/>
    <w:rsid w:val="008675F1"/>
    <w:rsid w:val="00867652"/>
    <w:rsid w:val="00867782"/>
    <w:rsid w:val="0086786D"/>
    <w:rsid w:val="008678F8"/>
    <w:rsid w:val="00867AFB"/>
    <w:rsid w:val="00867C63"/>
    <w:rsid w:val="00867D1E"/>
    <w:rsid w:val="008705C2"/>
    <w:rsid w:val="008707DE"/>
    <w:rsid w:val="00870B19"/>
    <w:rsid w:val="00870CC0"/>
    <w:rsid w:val="00870E42"/>
    <w:rsid w:val="00871250"/>
    <w:rsid w:val="008716C0"/>
    <w:rsid w:val="00872500"/>
    <w:rsid w:val="00872A97"/>
    <w:rsid w:val="00872D89"/>
    <w:rsid w:val="00872EA3"/>
    <w:rsid w:val="00873F5D"/>
    <w:rsid w:val="0087433F"/>
    <w:rsid w:val="0087437C"/>
    <w:rsid w:val="00874531"/>
    <w:rsid w:val="0087460F"/>
    <w:rsid w:val="00874818"/>
    <w:rsid w:val="008748BB"/>
    <w:rsid w:val="00874B99"/>
    <w:rsid w:val="0087515D"/>
    <w:rsid w:val="0087525C"/>
    <w:rsid w:val="0087540E"/>
    <w:rsid w:val="008756DE"/>
    <w:rsid w:val="008757CC"/>
    <w:rsid w:val="0087582C"/>
    <w:rsid w:val="0087594C"/>
    <w:rsid w:val="00875B0F"/>
    <w:rsid w:val="00875F1F"/>
    <w:rsid w:val="00876899"/>
    <w:rsid w:val="00876908"/>
    <w:rsid w:val="00876938"/>
    <w:rsid w:val="00876AAE"/>
    <w:rsid w:val="0087733C"/>
    <w:rsid w:val="0087734E"/>
    <w:rsid w:val="00877C6B"/>
    <w:rsid w:val="00877D2F"/>
    <w:rsid w:val="00877F00"/>
    <w:rsid w:val="00880689"/>
    <w:rsid w:val="00880889"/>
    <w:rsid w:val="008808E3"/>
    <w:rsid w:val="00880A6B"/>
    <w:rsid w:val="00880D9C"/>
    <w:rsid w:val="008818D8"/>
    <w:rsid w:val="0088190F"/>
    <w:rsid w:val="00881A79"/>
    <w:rsid w:val="00881CD9"/>
    <w:rsid w:val="008827D1"/>
    <w:rsid w:val="0088347F"/>
    <w:rsid w:val="00883A62"/>
    <w:rsid w:val="008841B6"/>
    <w:rsid w:val="00884217"/>
    <w:rsid w:val="008844C8"/>
    <w:rsid w:val="00884A51"/>
    <w:rsid w:val="00884B7B"/>
    <w:rsid w:val="008850D9"/>
    <w:rsid w:val="00885147"/>
    <w:rsid w:val="0088527F"/>
    <w:rsid w:val="00885B2E"/>
    <w:rsid w:val="00885C21"/>
    <w:rsid w:val="008861CC"/>
    <w:rsid w:val="0088623E"/>
    <w:rsid w:val="00886461"/>
    <w:rsid w:val="00886BD3"/>
    <w:rsid w:val="00886EB3"/>
    <w:rsid w:val="00886F3A"/>
    <w:rsid w:val="00887333"/>
    <w:rsid w:val="008874F3"/>
    <w:rsid w:val="00887627"/>
    <w:rsid w:val="0088778F"/>
    <w:rsid w:val="00887CAA"/>
    <w:rsid w:val="00887CDF"/>
    <w:rsid w:val="008901FC"/>
    <w:rsid w:val="00890BF6"/>
    <w:rsid w:val="00891276"/>
    <w:rsid w:val="00891913"/>
    <w:rsid w:val="008924FA"/>
    <w:rsid w:val="00892E60"/>
    <w:rsid w:val="00892E89"/>
    <w:rsid w:val="0089301D"/>
    <w:rsid w:val="008934AA"/>
    <w:rsid w:val="008938A2"/>
    <w:rsid w:val="00893A06"/>
    <w:rsid w:val="00893A2E"/>
    <w:rsid w:val="008941FB"/>
    <w:rsid w:val="00894BE7"/>
    <w:rsid w:val="00894F77"/>
    <w:rsid w:val="008953D9"/>
    <w:rsid w:val="00896094"/>
    <w:rsid w:val="00896387"/>
    <w:rsid w:val="0089664F"/>
    <w:rsid w:val="0089666D"/>
    <w:rsid w:val="0089672C"/>
    <w:rsid w:val="00896BC4"/>
    <w:rsid w:val="008976DA"/>
    <w:rsid w:val="00897A21"/>
    <w:rsid w:val="00897B54"/>
    <w:rsid w:val="00897B69"/>
    <w:rsid w:val="008A0228"/>
    <w:rsid w:val="008A08B9"/>
    <w:rsid w:val="008A0B6C"/>
    <w:rsid w:val="008A0CAD"/>
    <w:rsid w:val="008A1306"/>
    <w:rsid w:val="008A1865"/>
    <w:rsid w:val="008A2B9E"/>
    <w:rsid w:val="008A2DBF"/>
    <w:rsid w:val="008A30D6"/>
    <w:rsid w:val="008A3610"/>
    <w:rsid w:val="008A39E0"/>
    <w:rsid w:val="008A3BD5"/>
    <w:rsid w:val="008A3BF5"/>
    <w:rsid w:val="008A3FE2"/>
    <w:rsid w:val="008A41FA"/>
    <w:rsid w:val="008A42AA"/>
    <w:rsid w:val="008A441E"/>
    <w:rsid w:val="008A4521"/>
    <w:rsid w:val="008A458A"/>
    <w:rsid w:val="008A4904"/>
    <w:rsid w:val="008A4ADD"/>
    <w:rsid w:val="008A4C27"/>
    <w:rsid w:val="008A5126"/>
    <w:rsid w:val="008A5202"/>
    <w:rsid w:val="008A6191"/>
    <w:rsid w:val="008A66CC"/>
    <w:rsid w:val="008A6757"/>
    <w:rsid w:val="008A67AC"/>
    <w:rsid w:val="008A6CB7"/>
    <w:rsid w:val="008A6DAD"/>
    <w:rsid w:val="008A6E23"/>
    <w:rsid w:val="008A6F26"/>
    <w:rsid w:val="008A75E9"/>
    <w:rsid w:val="008A7CC9"/>
    <w:rsid w:val="008A7DF4"/>
    <w:rsid w:val="008A7E87"/>
    <w:rsid w:val="008B0BB5"/>
    <w:rsid w:val="008B0C76"/>
    <w:rsid w:val="008B14F7"/>
    <w:rsid w:val="008B1531"/>
    <w:rsid w:val="008B1E40"/>
    <w:rsid w:val="008B1FD0"/>
    <w:rsid w:val="008B266E"/>
    <w:rsid w:val="008B27A1"/>
    <w:rsid w:val="008B2D63"/>
    <w:rsid w:val="008B304E"/>
    <w:rsid w:val="008B32E9"/>
    <w:rsid w:val="008B3495"/>
    <w:rsid w:val="008B3924"/>
    <w:rsid w:val="008B3A0F"/>
    <w:rsid w:val="008B4532"/>
    <w:rsid w:val="008B45F0"/>
    <w:rsid w:val="008B4800"/>
    <w:rsid w:val="008B4826"/>
    <w:rsid w:val="008B4879"/>
    <w:rsid w:val="008B487A"/>
    <w:rsid w:val="008B58F1"/>
    <w:rsid w:val="008B5C5E"/>
    <w:rsid w:val="008B5D7B"/>
    <w:rsid w:val="008B5E34"/>
    <w:rsid w:val="008B645E"/>
    <w:rsid w:val="008B6597"/>
    <w:rsid w:val="008B6776"/>
    <w:rsid w:val="008B686D"/>
    <w:rsid w:val="008B694E"/>
    <w:rsid w:val="008B6E68"/>
    <w:rsid w:val="008B70A5"/>
    <w:rsid w:val="008B7139"/>
    <w:rsid w:val="008B78CC"/>
    <w:rsid w:val="008B7ED3"/>
    <w:rsid w:val="008B7FB0"/>
    <w:rsid w:val="008B7FEB"/>
    <w:rsid w:val="008C09A7"/>
    <w:rsid w:val="008C0BD4"/>
    <w:rsid w:val="008C0ED1"/>
    <w:rsid w:val="008C1500"/>
    <w:rsid w:val="008C1B9E"/>
    <w:rsid w:val="008C1BF3"/>
    <w:rsid w:val="008C1D0E"/>
    <w:rsid w:val="008C1FF8"/>
    <w:rsid w:val="008C2C91"/>
    <w:rsid w:val="008C2CFC"/>
    <w:rsid w:val="008C3069"/>
    <w:rsid w:val="008C36A0"/>
    <w:rsid w:val="008C36FF"/>
    <w:rsid w:val="008C3848"/>
    <w:rsid w:val="008C38B0"/>
    <w:rsid w:val="008C3A48"/>
    <w:rsid w:val="008C3FEE"/>
    <w:rsid w:val="008C40A3"/>
    <w:rsid w:val="008C428B"/>
    <w:rsid w:val="008C433E"/>
    <w:rsid w:val="008C54C2"/>
    <w:rsid w:val="008C57F3"/>
    <w:rsid w:val="008C5B28"/>
    <w:rsid w:val="008C5F24"/>
    <w:rsid w:val="008C622E"/>
    <w:rsid w:val="008C64A8"/>
    <w:rsid w:val="008C666F"/>
    <w:rsid w:val="008C6983"/>
    <w:rsid w:val="008C6C51"/>
    <w:rsid w:val="008C7264"/>
    <w:rsid w:val="008C7505"/>
    <w:rsid w:val="008C7686"/>
    <w:rsid w:val="008C7962"/>
    <w:rsid w:val="008C7F82"/>
    <w:rsid w:val="008D0A78"/>
    <w:rsid w:val="008D0CD0"/>
    <w:rsid w:val="008D158F"/>
    <w:rsid w:val="008D180F"/>
    <w:rsid w:val="008D1C97"/>
    <w:rsid w:val="008D2381"/>
    <w:rsid w:val="008D23A3"/>
    <w:rsid w:val="008D2C21"/>
    <w:rsid w:val="008D2D82"/>
    <w:rsid w:val="008D311B"/>
    <w:rsid w:val="008D31AB"/>
    <w:rsid w:val="008D32BF"/>
    <w:rsid w:val="008D33BF"/>
    <w:rsid w:val="008D3910"/>
    <w:rsid w:val="008D3CFB"/>
    <w:rsid w:val="008D4359"/>
    <w:rsid w:val="008D4422"/>
    <w:rsid w:val="008D4450"/>
    <w:rsid w:val="008D4ABE"/>
    <w:rsid w:val="008D5415"/>
    <w:rsid w:val="008D56DC"/>
    <w:rsid w:val="008D5711"/>
    <w:rsid w:val="008D5795"/>
    <w:rsid w:val="008D57C8"/>
    <w:rsid w:val="008D5918"/>
    <w:rsid w:val="008D6062"/>
    <w:rsid w:val="008D6AEE"/>
    <w:rsid w:val="008D6BC3"/>
    <w:rsid w:val="008D720E"/>
    <w:rsid w:val="008D734C"/>
    <w:rsid w:val="008D7357"/>
    <w:rsid w:val="008D7868"/>
    <w:rsid w:val="008D786C"/>
    <w:rsid w:val="008D7E37"/>
    <w:rsid w:val="008D7E83"/>
    <w:rsid w:val="008D7F1E"/>
    <w:rsid w:val="008E02C0"/>
    <w:rsid w:val="008E0341"/>
    <w:rsid w:val="008E0377"/>
    <w:rsid w:val="008E0707"/>
    <w:rsid w:val="008E07DD"/>
    <w:rsid w:val="008E09E4"/>
    <w:rsid w:val="008E0D98"/>
    <w:rsid w:val="008E0F2F"/>
    <w:rsid w:val="008E0FD9"/>
    <w:rsid w:val="008E2485"/>
    <w:rsid w:val="008E25FC"/>
    <w:rsid w:val="008E325C"/>
    <w:rsid w:val="008E3334"/>
    <w:rsid w:val="008E357C"/>
    <w:rsid w:val="008E372B"/>
    <w:rsid w:val="008E379A"/>
    <w:rsid w:val="008E3829"/>
    <w:rsid w:val="008E3DAA"/>
    <w:rsid w:val="008E42EA"/>
    <w:rsid w:val="008E4412"/>
    <w:rsid w:val="008E44BC"/>
    <w:rsid w:val="008E4589"/>
    <w:rsid w:val="008E47CC"/>
    <w:rsid w:val="008E4938"/>
    <w:rsid w:val="008E4E2B"/>
    <w:rsid w:val="008E4F37"/>
    <w:rsid w:val="008E57D1"/>
    <w:rsid w:val="008E59A1"/>
    <w:rsid w:val="008E5A79"/>
    <w:rsid w:val="008E5DAA"/>
    <w:rsid w:val="008E5DF2"/>
    <w:rsid w:val="008E5E11"/>
    <w:rsid w:val="008E62ED"/>
    <w:rsid w:val="008E6674"/>
    <w:rsid w:val="008E6B3F"/>
    <w:rsid w:val="008E6B89"/>
    <w:rsid w:val="008E6C18"/>
    <w:rsid w:val="008E6DD4"/>
    <w:rsid w:val="008E72F5"/>
    <w:rsid w:val="008E759B"/>
    <w:rsid w:val="008E7A0C"/>
    <w:rsid w:val="008E7A30"/>
    <w:rsid w:val="008E7DEE"/>
    <w:rsid w:val="008F0738"/>
    <w:rsid w:val="008F0B27"/>
    <w:rsid w:val="008F0DF6"/>
    <w:rsid w:val="008F10F4"/>
    <w:rsid w:val="008F114E"/>
    <w:rsid w:val="008F1199"/>
    <w:rsid w:val="008F1322"/>
    <w:rsid w:val="008F1846"/>
    <w:rsid w:val="008F18CA"/>
    <w:rsid w:val="008F19F4"/>
    <w:rsid w:val="008F1A9F"/>
    <w:rsid w:val="008F1CB8"/>
    <w:rsid w:val="008F2337"/>
    <w:rsid w:val="008F290F"/>
    <w:rsid w:val="008F2924"/>
    <w:rsid w:val="008F2C58"/>
    <w:rsid w:val="008F39F9"/>
    <w:rsid w:val="008F3E43"/>
    <w:rsid w:val="008F3F7C"/>
    <w:rsid w:val="008F4014"/>
    <w:rsid w:val="008F4877"/>
    <w:rsid w:val="008F51B0"/>
    <w:rsid w:val="008F52BF"/>
    <w:rsid w:val="008F5373"/>
    <w:rsid w:val="008F54E4"/>
    <w:rsid w:val="008F5656"/>
    <w:rsid w:val="008F59A6"/>
    <w:rsid w:val="008F5A6A"/>
    <w:rsid w:val="008F5A8C"/>
    <w:rsid w:val="008F5BE8"/>
    <w:rsid w:val="008F5C4C"/>
    <w:rsid w:val="008F5CA4"/>
    <w:rsid w:val="008F6365"/>
    <w:rsid w:val="008F6CAD"/>
    <w:rsid w:val="008F6CE7"/>
    <w:rsid w:val="008F74DC"/>
    <w:rsid w:val="008F7550"/>
    <w:rsid w:val="008F76C5"/>
    <w:rsid w:val="008F7717"/>
    <w:rsid w:val="008F77F1"/>
    <w:rsid w:val="008F7969"/>
    <w:rsid w:val="008F7C2F"/>
    <w:rsid w:val="008F7DB8"/>
    <w:rsid w:val="008F7ED3"/>
    <w:rsid w:val="0090031F"/>
    <w:rsid w:val="009003A3"/>
    <w:rsid w:val="00900468"/>
    <w:rsid w:val="009005B1"/>
    <w:rsid w:val="00900800"/>
    <w:rsid w:val="00900C67"/>
    <w:rsid w:val="00900D71"/>
    <w:rsid w:val="00900E22"/>
    <w:rsid w:val="00901071"/>
    <w:rsid w:val="009014FE"/>
    <w:rsid w:val="00901B5B"/>
    <w:rsid w:val="00901D28"/>
    <w:rsid w:val="00902B5B"/>
    <w:rsid w:val="00902F78"/>
    <w:rsid w:val="00903524"/>
    <w:rsid w:val="0090355E"/>
    <w:rsid w:val="00903A72"/>
    <w:rsid w:val="00903C5C"/>
    <w:rsid w:val="00903CF8"/>
    <w:rsid w:val="009041DF"/>
    <w:rsid w:val="00904DD0"/>
    <w:rsid w:val="00904EDC"/>
    <w:rsid w:val="00904EE0"/>
    <w:rsid w:val="00905214"/>
    <w:rsid w:val="009054D7"/>
    <w:rsid w:val="00905544"/>
    <w:rsid w:val="009057D2"/>
    <w:rsid w:val="00905DD7"/>
    <w:rsid w:val="00905E10"/>
    <w:rsid w:val="00905F1E"/>
    <w:rsid w:val="00906050"/>
    <w:rsid w:val="00906489"/>
    <w:rsid w:val="009066A6"/>
    <w:rsid w:val="00906CF9"/>
    <w:rsid w:val="009072F8"/>
    <w:rsid w:val="0090735C"/>
    <w:rsid w:val="009074B7"/>
    <w:rsid w:val="00907896"/>
    <w:rsid w:val="009079E2"/>
    <w:rsid w:val="009106AB"/>
    <w:rsid w:val="00910720"/>
    <w:rsid w:val="009109EF"/>
    <w:rsid w:val="00910CDE"/>
    <w:rsid w:val="00910F3D"/>
    <w:rsid w:val="00911E6A"/>
    <w:rsid w:val="00912120"/>
    <w:rsid w:val="009123CA"/>
    <w:rsid w:val="00912C85"/>
    <w:rsid w:val="00913021"/>
    <w:rsid w:val="00913451"/>
    <w:rsid w:val="00913570"/>
    <w:rsid w:val="00913781"/>
    <w:rsid w:val="00913BFD"/>
    <w:rsid w:val="00913E20"/>
    <w:rsid w:val="009142DB"/>
    <w:rsid w:val="00914389"/>
    <w:rsid w:val="009148F0"/>
    <w:rsid w:val="00914D5D"/>
    <w:rsid w:val="00915075"/>
    <w:rsid w:val="009151A0"/>
    <w:rsid w:val="009152C0"/>
    <w:rsid w:val="0091541D"/>
    <w:rsid w:val="00915A78"/>
    <w:rsid w:val="00915E9B"/>
    <w:rsid w:val="00916BC4"/>
    <w:rsid w:val="00916F10"/>
    <w:rsid w:val="00916FBA"/>
    <w:rsid w:val="00917552"/>
    <w:rsid w:val="00917801"/>
    <w:rsid w:val="00917C2C"/>
    <w:rsid w:val="00920255"/>
    <w:rsid w:val="00920D72"/>
    <w:rsid w:val="00920ECD"/>
    <w:rsid w:val="009211DC"/>
    <w:rsid w:val="009213CB"/>
    <w:rsid w:val="00921548"/>
    <w:rsid w:val="00921636"/>
    <w:rsid w:val="00921994"/>
    <w:rsid w:val="00921B0D"/>
    <w:rsid w:val="00921CEE"/>
    <w:rsid w:val="00921F23"/>
    <w:rsid w:val="00921F4A"/>
    <w:rsid w:val="009226BB"/>
    <w:rsid w:val="00922894"/>
    <w:rsid w:val="0092295E"/>
    <w:rsid w:val="00922D72"/>
    <w:rsid w:val="00922F87"/>
    <w:rsid w:val="009233A7"/>
    <w:rsid w:val="009234CC"/>
    <w:rsid w:val="00923594"/>
    <w:rsid w:val="00923960"/>
    <w:rsid w:val="00923C74"/>
    <w:rsid w:val="00923CF8"/>
    <w:rsid w:val="00924271"/>
    <w:rsid w:val="00924B01"/>
    <w:rsid w:val="00925031"/>
    <w:rsid w:val="00925219"/>
    <w:rsid w:val="009252D8"/>
    <w:rsid w:val="009255F5"/>
    <w:rsid w:val="0092562B"/>
    <w:rsid w:val="00925663"/>
    <w:rsid w:val="00925809"/>
    <w:rsid w:val="0092582D"/>
    <w:rsid w:val="00925A9E"/>
    <w:rsid w:val="00925BAC"/>
    <w:rsid w:val="00925C23"/>
    <w:rsid w:val="009264A7"/>
    <w:rsid w:val="009265C3"/>
    <w:rsid w:val="00926885"/>
    <w:rsid w:val="0092691A"/>
    <w:rsid w:val="00926983"/>
    <w:rsid w:val="00926C23"/>
    <w:rsid w:val="00927F53"/>
    <w:rsid w:val="0093009B"/>
    <w:rsid w:val="00930452"/>
    <w:rsid w:val="00930473"/>
    <w:rsid w:val="0093072C"/>
    <w:rsid w:val="00930A6C"/>
    <w:rsid w:val="00930E95"/>
    <w:rsid w:val="00931372"/>
    <w:rsid w:val="00931B10"/>
    <w:rsid w:val="00931D27"/>
    <w:rsid w:val="009321B6"/>
    <w:rsid w:val="00932248"/>
    <w:rsid w:val="0093269D"/>
    <w:rsid w:val="009327B2"/>
    <w:rsid w:val="00932A68"/>
    <w:rsid w:val="00932DB5"/>
    <w:rsid w:val="009339D0"/>
    <w:rsid w:val="00933E6F"/>
    <w:rsid w:val="009342D9"/>
    <w:rsid w:val="00934D41"/>
    <w:rsid w:val="00935426"/>
    <w:rsid w:val="00935B55"/>
    <w:rsid w:val="00935BBF"/>
    <w:rsid w:val="009364E3"/>
    <w:rsid w:val="009365D2"/>
    <w:rsid w:val="009366A1"/>
    <w:rsid w:val="00936AD2"/>
    <w:rsid w:val="00936E25"/>
    <w:rsid w:val="009400A1"/>
    <w:rsid w:val="009404F0"/>
    <w:rsid w:val="0094052A"/>
    <w:rsid w:val="00940ABA"/>
    <w:rsid w:val="00940C37"/>
    <w:rsid w:val="009416C6"/>
    <w:rsid w:val="00941DD4"/>
    <w:rsid w:val="009420AC"/>
    <w:rsid w:val="009422EB"/>
    <w:rsid w:val="0094231D"/>
    <w:rsid w:val="00942560"/>
    <w:rsid w:val="0094280E"/>
    <w:rsid w:val="00942B39"/>
    <w:rsid w:val="00942E2D"/>
    <w:rsid w:val="009434BE"/>
    <w:rsid w:val="009434C7"/>
    <w:rsid w:val="00943848"/>
    <w:rsid w:val="009439DD"/>
    <w:rsid w:val="00943CA0"/>
    <w:rsid w:val="00944143"/>
    <w:rsid w:val="009442FD"/>
    <w:rsid w:val="00944C77"/>
    <w:rsid w:val="00944CCF"/>
    <w:rsid w:val="00944D90"/>
    <w:rsid w:val="00944DEE"/>
    <w:rsid w:val="009453BD"/>
    <w:rsid w:val="0094565D"/>
    <w:rsid w:val="00945B9B"/>
    <w:rsid w:val="00945CFD"/>
    <w:rsid w:val="0094606A"/>
    <w:rsid w:val="009465F4"/>
    <w:rsid w:val="009465F6"/>
    <w:rsid w:val="0094664F"/>
    <w:rsid w:val="009466C2"/>
    <w:rsid w:val="009467EE"/>
    <w:rsid w:val="00946CE1"/>
    <w:rsid w:val="00946D81"/>
    <w:rsid w:val="009472A3"/>
    <w:rsid w:val="00950096"/>
    <w:rsid w:val="00950742"/>
    <w:rsid w:val="00950F2C"/>
    <w:rsid w:val="009511B8"/>
    <w:rsid w:val="00951371"/>
    <w:rsid w:val="00951778"/>
    <w:rsid w:val="00951D32"/>
    <w:rsid w:val="00951F4B"/>
    <w:rsid w:val="00952684"/>
    <w:rsid w:val="009528A1"/>
    <w:rsid w:val="00952935"/>
    <w:rsid w:val="009529CD"/>
    <w:rsid w:val="00952B45"/>
    <w:rsid w:val="00953517"/>
    <w:rsid w:val="00953560"/>
    <w:rsid w:val="009535CA"/>
    <w:rsid w:val="00953842"/>
    <w:rsid w:val="00953A0B"/>
    <w:rsid w:val="00953FF9"/>
    <w:rsid w:val="00954166"/>
    <w:rsid w:val="00954868"/>
    <w:rsid w:val="00954C97"/>
    <w:rsid w:val="0095559D"/>
    <w:rsid w:val="00955975"/>
    <w:rsid w:val="00955E5D"/>
    <w:rsid w:val="00955E88"/>
    <w:rsid w:val="009566C8"/>
    <w:rsid w:val="009568DA"/>
    <w:rsid w:val="00956E10"/>
    <w:rsid w:val="00956E34"/>
    <w:rsid w:val="00956FB3"/>
    <w:rsid w:val="00957027"/>
    <w:rsid w:val="009571AC"/>
    <w:rsid w:val="00957942"/>
    <w:rsid w:val="00957CFA"/>
    <w:rsid w:val="0096056F"/>
    <w:rsid w:val="0096150B"/>
    <w:rsid w:val="00961FBB"/>
    <w:rsid w:val="009620A1"/>
    <w:rsid w:val="0096270F"/>
    <w:rsid w:val="0096271C"/>
    <w:rsid w:val="0096279C"/>
    <w:rsid w:val="0096282B"/>
    <w:rsid w:val="00962A19"/>
    <w:rsid w:val="00962CCA"/>
    <w:rsid w:val="0096309E"/>
    <w:rsid w:val="00963119"/>
    <w:rsid w:val="0096375F"/>
    <w:rsid w:val="0096383A"/>
    <w:rsid w:val="00963AE3"/>
    <w:rsid w:val="00963AEF"/>
    <w:rsid w:val="00963C0F"/>
    <w:rsid w:val="00963FDE"/>
    <w:rsid w:val="009645A4"/>
    <w:rsid w:val="00964625"/>
    <w:rsid w:val="0096580D"/>
    <w:rsid w:val="009659DE"/>
    <w:rsid w:val="00965E4B"/>
    <w:rsid w:val="00965EBB"/>
    <w:rsid w:val="0096636A"/>
    <w:rsid w:val="009666B6"/>
    <w:rsid w:val="00966A50"/>
    <w:rsid w:val="00967015"/>
    <w:rsid w:val="00967118"/>
    <w:rsid w:val="00967141"/>
    <w:rsid w:val="00967190"/>
    <w:rsid w:val="0096759D"/>
    <w:rsid w:val="00967BF3"/>
    <w:rsid w:val="00967CF1"/>
    <w:rsid w:val="00967FFC"/>
    <w:rsid w:val="009703CC"/>
    <w:rsid w:val="009704DC"/>
    <w:rsid w:val="0097079A"/>
    <w:rsid w:val="00970AE8"/>
    <w:rsid w:val="00970BAB"/>
    <w:rsid w:val="00970E47"/>
    <w:rsid w:val="009710B2"/>
    <w:rsid w:val="0097139D"/>
    <w:rsid w:val="009721AC"/>
    <w:rsid w:val="009722FF"/>
    <w:rsid w:val="00972692"/>
    <w:rsid w:val="00972AF7"/>
    <w:rsid w:val="00972B94"/>
    <w:rsid w:val="00972ED0"/>
    <w:rsid w:val="00973446"/>
    <w:rsid w:val="009736EB"/>
    <w:rsid w:val="00973B76"/>
    <w:rsid w:val="00973E31"/>
    <w:rsid w:val="00973EBF"/>
    <w:rsid w:val="009741D1"/>
    <w:rsid w:val="009743E1"/>
    <w:rsid w:val="00974514"/>
    <w:rsid w:val="00974863"/>
    <w:rsid w:val="00974ECF"/>
    <w:rsid w:val="0097506E"/>
    <w:rsid w:val="00975291"/>
    <w:rsid w:val="00975AB9"/>
    <w:rsid w:val="00975D01"/>
    <w:rsid w:val="00975EBE"/>
    <w:rsid w:val="0097647A"/>
    <w:rsid w:val="00976531"/>
    <w:rsid w:val="00976844"/>
    <w:rsid w:val="00976A6A"/>
    <w:rsid w:val="00976AF4"/>
    <w:rsid w:val="00977057"/>
    <w:rsid w:val="0097725E"/>
    <w:rsid w:val="0097740C"/>
    <w:rsid w:val="009775BD"/>
    <w:rsid w:val="009775D7"/>
    <w:rsid w:val="00977ACC"/>
    <w:rsid w:val="00977E77"/>
    <w:rsid w:val="00980284"/>
    <w:rsid w:val="009805AC"/>
    <w:rsid w:val="009808B1"/>
    <w:rsid w:val="00981458"/>
    <w:rsid w:val="00981503"/>
    <w:rsid w:val="0098173C"/>
    <w:rsid w:val="00981A88"/>
    <w:rsid w:val="00981D1B"/>
    <w:rsid w:val="00981DD7"/>
    <w:rsid w:val="009821D7"/>
    <w:rsid w:val="009824F0"/>
    <w:rsid w:val="00982573"/>
    <w:rsid w:val="0098354E"/>
    <w:rsid w:val="00983A22"/>
    <w:rsid w:val="00983B57"/>
    <w:rsid w:val="00983DA4"/>
    <w:rsid w:val="00983E48"/>
    <w:rsid w:val="00983EE1"/>
    <w:rsid w:val="0098404C"/>
    <w:rsid w:val="00984A84"/>
    <w:rsid w:val="00984BBD"/>
    <w:rsid w:val="00984E16"/>
    <w:rsid w:val="009851B0"/>
    <w:rsid w:val="00985996"/>
    <w:rsid w:val="00985A7B"/>
    <w:rsid w:val="00985D6F"/>
    <w:rsid w:val="00985E1E"/>
    <w:rsid w:val="00985FA0"/>
    <w:rsid w:val="009860E2"/>
    <w:rsid w:val="00986108"/>
    <w:rsid w:val="00986929"/>
    <w:rsid w:val="009869EB"/>
    <w:rsid w:val="00986C97"/>
    <w:rsid w:val="00986DDE"/>
    <w:rsid w:val="00987646"/>
    <w:rsid w:val="009876EE"/>
    <w:rsid w:val="0098773B"/>
    <w:rsid w:val="00987A55"/>
    <w:rsid w:val="00987AA0"/>
    <w:rsid w:val="00987AD6"/>
    <w:rsid w:val="00987DE2"/>
    <w:rsid w:val="00987EE5"/>
    <w:rsid w:val="0099011C"/>
    <w:rsid w:val="0099068F"/>
    <w:rsid w:val="00990897"/>
    <w:rsid w:val="0099094A"/>
    <w:rsid w:val="00990B26"/>
    <w:rsid w:val="00990F89"/>
    <w:rsid w:val="00991054"/>
    <w:rsid w:val="0099142B"/>
    <w:rsid w:val="00991554"/>
    <w:rsid w:val="009917BB"/>
    <w:rsid w:val="0099199B"/>
    <w:rsid w:val="009919C1"/>
    <w:rsid w:val="009922FC"/>
    <w:rsid w:val="00992906"/>
    <w:rsid w:val="00992B69"/>
    <w:rsid w:val="00992D3E"/>
    <w:rsid w:val="00992D58"/>
    <w:rsid w:val="00992F53"/>
    <w:rsid w:val="00992FC9"/>
    <w:rsid w:val="009933AE"/>
    <w:rsid w:val="00993A69"/>
    <w:rsid w:val="00993C64"/>
    <w:rsid w:val="0099402F"/>
    <w:rsid w:val="0099414D"/>
    <w:rsid w:val="009942E6"/>
    <w:rsid w:val="00994306"/>
    <w:rsid w:val="00994996"/>
    <w:rsid w:val="00995505"/>
    <w:rsid w:val="00995688"/>
    <w:rsid w:val="00995701"/>
    <w:rsid w:val="00995A15"/>
    <w:rsid w:val="00995CA9"/>
    <w:rsid w:val="0099665D"/>
    <w:rsid w:val="009966BD"/>
    <w:rsid w:val="009966D5"/>
    <w:rsid w:val="009969E0"/>
    <w:rsid w:val="00996A8E"/>
    <w:rsid w:val="00996CF6"/>
    <w:rsid w:val="00997525"/>
    <w:rsid w:val="0099776D"/>
    <w:rsid w:val="00997DE1"/>
    <w:rsid w:val="00997ED9"/>
    <w:rsid w:val="00997FED"/>
    <w:rsid w:val="009A0F7C"/>
    <w:rsid w:val="009A180D"/>
    <w:rsid w:val="009A1A52"/>
    <w:rsid w:val="009A1A6D"/>
    <w:rsid w:val="009A2A4D"/>
    <w:rsid w:val="009A2AEB"/>
    <w:rsid w:val="009A2DC8"/>
    <w:rsid w:val="009A44D5"/>
    <w:rsid w:val="009A4521"/>
    <w:rsid w:val="009A462F"/>
    <w:rsid w:val="009A479B"/>
    <w:rsid w:val="009A49C6"/>
    <w:rsid w:val="009A519F"/>
    <w:rsid w:val="009A5D09"/>
    <w:rsid w:val="009A5F1F"/>
    <w:rsid w:val="009A63AB"/>
    <w:rsid w:val="009A69C6"/>
    <w:rsid w:val="009A754A"/>
    <w:rsid w:val="009A761F"/>
    <w:rsid w:val="009A7695"/>
    <w:rsid w:val="009A79D9"/>
    <w:rsid w:val="009A7A7B"/>
    <w:rsid w:val="009A7AFC"/>
    <w:rsid w:val="009A7B30"/>
    <w:rsid w:val="009B0017"/>
    <w:rsid w:val="009B05D3"/>
    <w:rsid w:val="009B0F25"/>
    <w:rsid w:val="009B13A8"/>
    <w:rsid w:val="009B1454"/>
    <w:rsid w:val="009B18EA"/>
    <w:rsid w:val="009B1A56"/>
    <w:rsid w:val="009B1F19"/>
    <w:rsid w:val="009B203A"/>
    <w:rsid w:val="009B24B6"/>
    <w:rsid w:val="009B2718"/>
    <w:rsid w:val="009B2DC6"/>
    <w:rsid w:val="009B33DF"/>
    <w:rsid w:val="009B3C9C"/>
    <w:rsid w:val="009B3FC0"/>
    <w:rsid w:val="009B4321"/>
    <w:rsid w:val="009B50C6"/>
    <w:rsid w:val="009B50FB"/>
    <w:rsid w:val="009B5804"/>
    <w:rsid w:val="009B5CC4"/>
    <w:rsid w:val="009B62BE"/>
    <w:rsid w:val="009B6A6F"/>
    <w:rsid w:val="009B6F43"/>
    <w:rsid w:val="009B7591"/>
    <w:rsid w:val="009B7CAD"/>
    <w:rsid w:val="009C008E"/>
    <w:rsid w:val="009C097D"/>
    <w:rsid w:val="009C1054"/>
    <w:rsid w:val="009C13BB"/>
    <w:rsid w:val="009C1A03"/>
    <w:rsid w:val="009C1C2B"/>
    <w:rsid w:val="009C1DA1"/>
    <w:rsid w:val="009C2091"/>
    <w:rsid w:val="009C286F"/>
    <w:rsid w:val="009C2890"/>
    <w:rsid w:val="009C33D4"/>
    <w:rsid w:val="009C34B0"/>
    <w:rsid w:val="009C3502"/>
    <w:rsid w:val="009C3688"/>
    <w:rsid w:val="009C3C82"/>
    <w:rsid w:val="009C4695"/>
    <w:rsid w:val="009C4D72"/>
    <w:rsid w:val="009C4E2D"/>
    <w:rsid w:val="009C5218"/>
    <w:rsid w:val="009C5B98"/>
    <w:rsid w:val="009C5D10"/>
    <w:rsid w:val="009C5D15"/>
    <w:rsid w:val="009C5D52"/>
    <w:rsid w:val="009C60D6"/>
    <w:rsid w:val="009C61FA"/>
    <w:rsid w:val="009C61FB"/>
    <w:rsid w:val="009C6278"/>
    <w:rsid w:val="009C627E"/>
    <w:rsid w:val="009C673D"/>
    <w:rsid w:val="009C67C2"/>
    <w:rsid w:val="009C6849"/>
    <w:rsid w:val="009C6A52"/>
    <w:rsid w:val="009C6CEB"/>
    <w:rsid w:val="009C7170"/>
    <w:rsid w:val="009C72B2"/>
    <w:rsid w:val="009D0011"/>
    <w:rsid w:val="009D0085"/>
    <w:rsid w:val="009D0BA2"/>
    <w:rsid w:val="009D1221"/>
    <w:rsid w:val="009D16C5"/>
    <w:rsid w:val="009D17D5"/>
    <w:rsid w:val="009D17DE"/>
    <w:rsid w:val="009D1FFF"/>
    <w:rsid w:val="009D2003"/>
    <w:rsid w:val="009D2026"/>
    <w:rsid w:val="009D248D"/>
    <w:rsid w:val="009D29FD"/>
    <w:rsid w:val="009D3370"/>
    <w:rsid w:val="009D34CD"/>
    <w:rsid w:val="009D3760"/>
    <w:rsid w:val="009D37DB"/>
    <w:rsid w:val="009D3A4F"/>
    <w:rsid w:val="009D3C3E"/>
    <w:rsid w:val="009D3C3F"/>
    <w:rsid w:val="009D3CCF"/>
    <w:rsid w:val="009D453E"/>
    <w:rsid w:val="009D4578"/>
    <w:rsid w:val="009D4EF4"/>
    <w:rsid w:val="009D4FD3"/>
    <w:rsid w:val="009D55D2"/>
    <w:rsid w:val="009D5D7A"/>
    <w:rsid w:val="009D5E57"/>
    <w:rsid w:val="009D5F50"/>
    <w:rsid w:val="009D6A96"/>
    <w:rsid w:val="009D764A"/>
    <w:rsid w:val="009D76C4"/>
    <w:rsid w:val="009D79F1"/>
    <w:rsid w:val="009E01E4"/>
    <w:rsid w:val="009E04AC"/>
    <w:rsid w:val="009E05B8"/>
    <w:rsid w:val="009E0657"/>
    <w:rsid w:val="009E0678"/>
    <w:rsid w:val="009E0926"/>
    <w:rsid w:val="009E0DFB"/>
    <w:rsid w:val="009E11E1"/>
    <w:rsid w:val="009E1274"/>
    <w:rsid w:val="009E1E6B"/>
    <w:rsid w:val="009E211A"/>
    <w:rsid w:val="009E2940"/>
    <w:rsid w:val="009E2C27"/>
    <w:rsid w:val="009E2CC6"/>
    <w:rsid w:val="009E2D17"/>
    <w:rsid w:val="009E3029"/>
    <w:rsid w:val="009E3AE8"/>
    <w:rsid w:val="009E3C04"/>
    <w:rsid w:val="009E434E"/>
    <w:rsid w:val="009E47BB"/>
    <w:rsid w:val="009E4EB8"/>
    <w:rsid w:val="009E531C"/>
    <w:rsid w:val="009E5733"/>
    <w:rsid w:val="009E597A"/>
    <w:rsid w:val="009E60F7"/>
    <w:rsid w:val="009E6B04"/>
    <w:rsid w:val="009E6D18"/>
    <w:rsid w:val="009E7E13"/>
    <w:rsid w:val="009F07EB"/>
    <w:rsid w:val="009F0D15"/>
    <w:rsid w:val="009F10D3"/>
    <w:rsid w:val="009F1396"/>
    <w:rsid w:val="009F1422"/>
    <w:rsid w:val="009F17A3"/>
    <w:rsid w:val="009F180E"/>
    <w:rsid w:val="009F1BDC"/>
    <w:rsid w:val="009F20DF"/>
    <w:rsid w:val="009F2979"/>
    <w:rsid w:val="009F2C02"/>
    <w:rsid w:val="009F316D"/>
    <w:rsid w:val="009F3335"/>
    <w:rsid w:val="009F34B5"/>
    <w:rsid w:val="009F376F"/>
    <w:rsid w:val="009F37CC"/>
    <w:rsid w:val="009F37DC"/>
    <w:rsid w:val="009F3D39"/>
    <w:rsid w:val="009F3E5B"/>
    <w:rsid w:val="009F4D0B"/>
    <w:rsid w:val="009F4DA6"/>
    <w:rsid w:val="009F4DE1"/>
    <w:rsid w:val="009F4E40"/>
    <w:rsid w:val="009F4EE4"/>
    <w:rsid w:val="009F561D"/>
    <w:rsid w:val="009F5F1A"/>
    <w:rsid w:val="009F5F5C"/>
    <w:rsid w:val="009F603C"/>
    <w:rsid w:val="009F629B"/>
    <w:rsid w:val="009F6498"/>
    <w:rsid w:val="009F6CA8"/>
    <w:rsid w:val="00A0007D"/>
    <w:rsid w:val="00A00280"/>
    <w:rsid w:val="00A004A5"/>
    <w:rsid w:val="00A008E0"/>
    <w:rsid w:val="00A00900"/>
    <w:rsid w:val="00A00FB3"/>
    <w:rsid w:val="00A013D8"/>
    <w:rsid w:val="00A0147B"/>
    <w:rsid w:val="00A01668"/>
    <w:rsid w:val="00A02253"/>
    <w:rsid w:val="00A026A1"/>
    <w:rsid w:val="00A02AEC"/>
    <w:rsid w:val="00A02C0C"/>
    <w:rsid w:val="00A02D5D"/>
    <w:rsid w:val="00A02E89"/>
    <w:rsid w:val="00A033C6"/>
    <w:rsid w:val="00A0349E"/>
    <w:rsid w:val="00A03C7E"/>
    <w:rsid w:val="00A03C86"/>
    <w:rsid w:val="00A04683"/>
    <w:rsid w:val="00A0499B"/>
    <w:rsid w:val="00A04C4A"/>
    <w:rsid w:val="00A04C83"/>
    <w:rsid w:val="00A0574E"/>
    <w:rsid w:val="00A05949"/>
    <w:rsid w:val="00A060FA"/>
    <w:rsid w:val="00A066C7"/>
    <w:rsid w:val="00A067AF"/>
    <w:rsid w:val="00A0695A"/>
    <w:rsid w:val="00A069E4"/>
    <w:rsid w:val="00A069F7"/>
    <w:rsid w:val="00A0746F"/>
    <w:rsid w:val="00A07BAC"/>
    <w:rsid w:val="00A10AED"/>
    <w:rsid w:val="00A10D4E"/>
    <w:rsid w:val="00A10EFC"/>
    <w:rsid w:val="00A11F21"/>
    <w:rsid w:val="00A11FF0"/>
    <w:rsid w:val="00A123E2"/>
    <w:rsid w:val="00A1295A"/>
    <w:rsid w:val="00A12B68"/>
    <w:rsid w:val="00A12CA0"/>
    <w:rsid w:val="00A13159"/>
    <w:rsid w:val="00A135CB"/>
    <w:rsid w:val="00A136A4"/>
    <w:rsid w:val="00A136B3"/>
    <w:rsid w:val="00A139DD"/>
    <w:rsid w:val="00A13C8A"/>
    <w:rsid w:val="00A14654"/>
    <w:rsid w:val="00A149C2"/>
    <w:rsid w:val="00A14C10"/>
    <w:rsid w:val="00A14D0D"/>
    <w:rsid w:val="00A1508D"/>
    <w:rsid w:val="00A150EC"/>
    <w:rsid w:val="00A15159"/>
    <w:rsid w:val="00A15237"/>
    <w:rsid w:val="00A154D6"/>
    <w:rsid w:val="00A158CA"/>
    <w:rsid w:val="00A1597A"/>
    <w:rsid w:val="00A15A96"/>
    <w:rsid w:val="00A15F9F"/>
    <w:rsid w:val="00A16122"/>
    <w:rsid w:val="00A16940"/>
    <w:rsid w:val="00A16D5B"/>
    <w:rsid w:val="00A16E59"/>
    <w:rsid w:val="00A16E8F"/>
    <w:rsid w:val="00A17678"/>
    <w:rsid w:val="00A176C8"/>
    <w:rsid w:val="00A17B50"/>
    <w:rsid w:val="00A17B9B"/>
    <w:rsid w:val="00A17D26"/>
    <w:rsid w:val="00A2117D"/>
    <w:rsid w:val="00A211A4"/>
    <w:rsid w:val="00A21534"/>
    <w:rsid w:val="00A21606"/>
    <w:rsid w:val="00A21668"/>
    <w:rsid w:val="00A219CF"/>
    <w:rsid w:val="00A2271C"/>
    <w:rsid w:val="00A227BB"/>
    <w:rsid w:val="00A22F54"/>
    <w:rsid w:val="00A22F84"/>
    <w:rsid w:val="00A23149"/>
    <w:rsid w:val="00A233ED"/>
    <w:rsid w:val="00A2415D"/>
    <w:rsid w:val="00A246E4"/>
    <w:rsid w:val="00A24B37"/>
    <w:rsid w:val="00A24C57"/>
    <w:rsid w:val="00A24FDF"/>
    <w:rsid w:val="00A253E5"/>
    <w:rsid w:val="00A25A8A"/>
    <w:rsid w:val="00A25CFA"/>
    <w:rsid w:val="00A25E2E"/>
    <w:rsid w:val="00A27007"/>
    <w:rsid w:val="00A2711A"/>
    <w:rsid w:val="00A30657"/>
    <w:rsid w:val="00A30813"/>
    <w:rsid w:val="00A30AE4"/>
    <w:rsid w:val="00A31244"/>
    <w:rsid w:val="00A31F43"/>
    <w:rsid w:val="00A322F1"/>
    <w:rsid w:val="00A32617"/>
    <w:rsid w:val="00A32929"/>
    <w:rsid w:val="00A32D6C"/>
    <w:rsid w:val="00A3423E"/>
    <w:rsid w:val="00A34453"/>
    <w:rsid w:val="00A34C46"/>
    <w:rsid w:val="00A34CED"/>
    <w:rsid w:val="00A351E3"/>
    <w:rsid w:val="00A352A7"/>
    <w:rsid w:val="00A35413"/>
    <w:rsid w:val="00A356E5"/>
    <w:rsid w:val="00A356EA"/>
    <w:rsid w:val="00A36011"/>
    <w:rsid w:val="00A36D18"/>
    <w:rsid w:val="00A372F6"/>
    <w:rsid w:val="00A373B9"/>
    <w:rsid w:val="00A3744D"/>
    <w:rsid w:val="00A3764E"/>
    <w:rsid w:val="00A3793E"/>
    <w:rsid w:val="00A37FA9"/>
    <w:rsid w:val="00A406D2"/>
    <w:rsid w:val="00A40740"/>
    <w:rsid w:val="00A4097A"/>
    <w:rsid w:val="00A40AA4"/>
    <w:rsid w:val="00A40C35"/>
    <w:rsid w:val="00A4121C"/>
    <w:rsid w:val="00A416BD"/>
    <w:rsid w:val="00A4177B"/>
    <w:rsid w:val="00A41BC4"/>
    <w:rsid w:val="00A42373"/>
    <w:rsid w:val="00A427B2"/>
    <w:rsid w:val="00A432AA"/>
    <w:rsid w:val="00A4332B"/>
    <w:rsid w:val="00A439BC"/>
    <w:rsid w:val="00A43C71"/>
    <w:rsid w:val="00A43D1F"/>
    <w:rsid w:val="00A43E5E"/>
    <w:rsid w:val="00A44658"/>
    <w:rsid w:val="00A44665"/>
    <w:rsid w:val="00A44AAC"/>
    <w:rsid w:val="00A45970"/>
    <w:rsid w:val="00A464C9"/>
    <w:rsid w:val="00A464CC"/>
    <w:rsid w:val="00A47023"/>
    <w:rsid w:val="00A471B0"/>
    <w:rsid w:val="00A4722E"/>
    <w:rsid w:val="00A4783F"/>
    <w:rsid w:val="00A47A7B"/>
    <w:rsid w:val="00A47BE5"/>
    <w:rsid w:val="00A47C26"/>
    <w:rsid w:val="00A47D86"/>
    <w:rsid w:val="00A47E18"/>
    <w:rsid w:val="00A50408"/>
    <w:rsid w:val="00A504CE"/>
    <w:rsid w:val="00A506BE"/>
    <w:rsid w:val="00A5070C"/>
    <w:rsid w:val="00A5092A"/>
    <w:rsid w:val="00A512E0"/>
    <w:rsid w:val="00A5133B"/>
    <w:rsid w:val="00A513A3"/>
    <w:rsid w:val="00A513CE"/>
    <w:rsid w:val="00A51987"/>
    <w:rsid w:val="00A51A51"/>
    <w:rsid w:val="00A51F2B"/>
    <w:rsid w:val="00A52017"/>
    <w:rsid w:val="00A527E4"/>
    <w:rsid w:val="00A528E0"/>
    <w:rsid w:val="00A52AF7"/>
    <w:rsid w:val="00A52D0D"/>
    <w:rsid w:val="00A52F60"/>
    <w:rsid w:val="00A53321"/>
    <w:rsid w:val="00A53752"/>
    <w:rsid w:val="00A53BE4"/>
    <w:rsid w:val="00A541E4"/>
    <w:rsid w:val="00A54359"/>
    <w:rsid w:val="00A5452D"/>
    <w:rsid w:val="00A546CD"/>
    <w:rsid w:val="00A54C7A"/>
    <w:rsid w:val="00A54D7D"/>
    <w:rsid w:val="00A55269"/>
    <w:rsid w:val="00A55547"/>
    <w:rsid w:val="00A559C5"/>
    <w:rsid w:val="00A55EE0"/>
    <w:rsid w:val="00A561C5"/>
    <w:rsid w:val="00A5646E"/>
    <w:rsid w:val="00A56591"/>
    <w:rsid w:val="00A56619"/>
    <w:rsid w:val="00A56657"/>
    <w:rsid w:val="00A56881"/>
    <w:rsid w:val="00A5697B"/>
    <w:rsid w:val="00A56C47"/>
    <w:rsid w:val="00A57013"/>
    <w:rsid w:val="00A5740A"/>
    <w:rsid w:val="00A57490"/>
    <w:rsid w:val="00A574C8"/>
    <w:rsid w:val="00A5756F"/>
    <w:rsid w:val="00A575FF"/>
    <w:rsid w:val="00A577CC"/>
    <w:rsid w:val="00A5795E"/>
    <w:rsid w:val="00A57A0C"/>
    <w:rsid w:val="00A57EEF"/>
    <w:rsid w:val="00A57F22"/>
    <w:rsid w:val="00A6049F"/>
    <w:rsid w:val="00A60C69"/>
    <w:rsid w:val="00A60E38"/>
    <w:rsid w:val="00A6127B"/>
    <w:rsid w:val="00A61908"/>
    <w:rsid w:val="00A619C0"/>
    <w:rsid w:val="00A61BBE"/>
    <w:rsid w:val="00A61BFB"/>
    <w:rsid w:val="00A61C83"/>
    <w:rsid w:val="00A61F01"/>
    <w:rsid w:val="00A620F1"/>
    <w:rsid w:val="00A6212A"/>
    <w:rsid w:val="00A62239"/>
    <w:rsid w:val="00A6273B"/>
    <w:rsid w:val="00A62A99"/>
    <w:rsid w:val="00A62AC7"/>
    <w:rsid w:val="00A62E1C"/>
    <w:rsid w:val="00A632E2"/>
    <w:rsid w:val="00A6334B"/>
    <w:rsid w:val="00A63612"/>
    <w:rsid w:val="00A63894"/>
    <w:rsid w:val="00A63C54"/>
    <w:rsid w:val="00A643F3"/>
    <w:rsid w:val="00A6491D"/>
    <w:rsid w:val="00A64BDF"/>
    <w:rsid w:val="00A64FBB"/>
    <w:rsid w:val="00A65347"/>
    <w:rsid w:val="00A65588"/>
    <w:rsid w:val="00A656D8"/>
    <w:rsid w:val="00A65F06"/>
    <w:rsid w:val="00A6620E"/>
    <w:rsid w:val="00A663D4"/>
    <w:rsid w:val="00A6646A"/>
    <w:rsid w:val="00A66CED"/>
    <w:rsid w:val="00A676B8"/>
    <w:rsid w:val="00A6787E"/>
    <w:rsid w:val="00A67949"/>
    <w:rsid w:val="00A67FA8"/>
    <w:rsid w:val="00A70987"/>
    <w:rsid w:val="00A71120"/>
    <w:rsid w:val="00A716B3"/>
    <w:rsid w:val="00A716DF"/>
    <w:rsid w:val="00A71CCD"/>
    <w:rsid w:val="00A7219C"/>
    <w:rsid w:val="00A721E4"/>
    <w:rsid w:val="00A72825"/>
    <w:rsid w:val="00A72D9F"/>
    <w:rsid w:val="00A72ED1"/>
    <w:rsid w:val="00A740B1"/>
    <w:rsid w:val="00A749E8"/>
    <w:rsid w:val="00A74EF4"/>
    <w:rsid w:val="00A7523F"/>
    <w:rsid w:val="00A756AA"/>
    <w:rsid w:val="00A75A13"/>
    <w:rsid w:val="00A75D29"/>
    <w:rsid w:val="00A75E4B"/>
    <w:rsid w:val="00A76159"/>
    <w:rsid w:val="00A76177"/>
    <w:rsid w:val="00A761B0"/>
    <w:rsid w:val="00A7646F"/>
    <w:rsid w:val="00A76585"/>
    <w:rsid w:val="00A76CF3"/>
    <w:rsid w:val="00A76D38"/>
    <w:rsid w:val="00A76FE8"/>
    <w:rsid w:val="00A7775E"/>
    <w:rsid w:val="00A77C1C"/>
    <w:rsid w:val="00A77CF7"/>
    <w:rsid w:val="00A77D85"/>
    <w:rsid w:val="00A77EFD"/>
    <w:rsid w:val="00A80121"/>
    <w:rsid w:val="00A802BE"/>
    <w:rsid w:val="00A80783"/>
    <w:rsid w:val="00A808F2"/>
    <w:rsid w:val="00A80BA0"/>
    <w:rsid w:val="00A80D45"/>
    <w:rsid w:val="00A80D6F"/>
    <w:rsid w:val="00A812EE"/>
    <w:rsid w:val="00A812F0"/>
    <w:rsid w:val="00A81419"/>
    <w:rsid w:val="00A81567"/>
    <w:rsid w:val="00A817C6"/>
    <w:rsid w:val="00A817D3"/>
    <w:rsid w:val="00A81E31"/>
    <w:rsid w:val="00A81EA9"/>
    <w:rsid w:val="00A82006"/>
    <w:rsid w:val="00A82431"/>
    <w:rsid w:val="00A8336E"/>
    <w:rsid w:val="00A838D6"/>
    <w:rsid w:val="00A83D77"/>
    <w:rsid w:val="00A84142"/>
    <w:rsid w:val="00A8474F"/>
    <w:rsid w:val="00A8494E"/>
    <w:rsid w:val="00A850E3"/>
    <w:rsid w:val="00A852EC"/>
    <w:rsid w:val="00A853FB"/>
    <w:rsid w:val="00A85B34"/>
    <w:rsid w:val="00A85C57"/>
    <w:rsid w:val="00A85C97"/>
    <w:rsid w:val="00A85D9B"/>
    <w:rsid w:val="00A85E05"/>
    <w:rsid w:val="00A85E9D"/>
    <w:rsid w:val="00A865B4"/>
    <w:rsid w:val="00A8713C"/>
    <w:rsid w:val="00A871ED"/>
    <w:rsid w:val="00A87446"/>
    <w:rsid w:val="00A87DED"/>
    <w:rsid w:val="00A87EBC"/>
    <w:rsid w:val="00A9035F"/>
    <w:rsid w:val="00A903CF"/>
    <w:rsid w:val="00A90D2B"/>
    <w:rsid w:val="00A912FD"/>
    <w:rsid w:val="00A9153C"/>
    <w:rsid w:val="00A91549"/>
    <w:rsid w:val="00A91572"/>
    <w:rsid w:val="00A91594"/>
    <w:rsid w:val="00A9181F"/>
    <w:rsid w:val="00A91FDD"/>
    <w:rsid w:val="00A92138"/>
    <w:rsid w:val="00A922FC"/>
    <w:rsid w:val="00A9230D"/>
    <w:rsid w:val="00A92330"/>
    <w:rsid w:val="00A923E5"/>
    <w:rsid w:val="00A92A0D"/>
    <w:rsid w:val="00A92C8F"/>
    <w:rsid w:val="00A92E7D"/>
    <w:rsid w:val="00A932C5"/>
    <w:rsid w:val="00A9332F"/>
    <w:rsid w:val="00A93822"/>
    <w:rsid w:val="00A93D31"/>
    <w:rsid w:val="00A94121"/>
    <w:rsid w:val="00A94605"/>
    <w:rsid w:val="00A947CE"/>
    <w:rsid w:val="00A94F4B"/>
    <w:rsid w:val="00A94FD8"/>
    <w:rsid w:val="00A9613B"/>
    <w:rsid w:val="00A96324"/>
    <w:rsid w:val="00A96597"/>
    <w:rsid w:val="00A9673A"/>
    <w:rsid w:val="00A968A5"/>
    <w:rsid w:val="00A96950"/>
    <w:rsid w:val="00A969BB"/>
    <w:rsid w:val="00A96DC0"/>
    <w:rsid w:val="00A96FFE"/>
    <w:rsid w:val="00A97233"/>
    <w:rsid w:val="00A973F5"/>
    <w:rsid w:val="00A976E2"/>
    <w:rsid w:val="00A97795"/>
    <w:rsid w:val="00A97A75"/>
    <w:rsid w:val="00AA02CC"/>
    <w:rsid w:val="00AA0305"/>
    <w:rsid w:val="00AA0745"/>
    <w:rsid w:val="00AA0DC3"/>
    <w:rsid w:val="00AA15F6"/>
    <w:rsid w:val="00AA1787"/>
    <w:rsid w:val="00AA1A8A"/>
    <w:rsid w:val="00AA1B1F"/>
    <w:rsid w:val="00AA2264"/>
    <w:rsid w:val="00AA2E32"/>
    <w:rsid w:val="00AA309A"/>
    <w:rsid w:val="00AA3339"/>
    <w:rsid w:val="00AA34FA"/>
    <w:rsid w:val="00AA377C"/>
    <w:rsid w:val="00AA3E94"/>
    <w:rsid w:val="00AA3FF2"/>
    <w:rsid w:val="00AA409E"/>
    <w:rsid w:val="00AA421A"/>
    <w:rsid w:val="00AA429B"/>
    <w:rsid w:val="00AA43CF"/>
    <w:rsid w:val="00AA4B24"/>
    <w:rsid w:val="00AA4BE1"/>
    <w:rsid w:val="00AA4CD3"/>
    <w:rsid w:val="00AA4D54"/>
    <w:rsid w:val="00AA536A"/>
    <w:rsid w:val="00AA58C2"/>
    <w:rsid w:val="00AA5CAF"/>
    <w:rsid w:val="00AA6030"/>
    <w:rsid w:val="00AA682F"/>
    <w:rsid w:val="00AA6C3F"/>
    <w:rsid w:val="00AA72A7"/>
    <w:rsid w:val="00AA754A"/>
    <w:rsid w:val="00AA779C"/>
    <w:rsid w:val="00AA77BF"/>
    <w:rsid w:val="00AA789B"/>
    <w:rsid w:val="00AA78F3"/>
    <w:rsid w:val="00AA7EB5"/>
    <w:rsid w:val="00AB0045"/>
    <w:rsid w:val="00AB0226"/>
    <w:rsid w:val="00AB0408"/>
    <w:rsid w:val="00AB06AF"/>
    <w:rsid w:val="00AB0BE0"/>
    <w:rsid w:val="00AB0BF7"/>
    <w:rsid w:val="00AB0C4C"/>
    <w:rsid w:val="00AB141D"/>
    <w:rsid w:val="00AB173D"/>
    <w:rsid w:val="00AB1FD8"/>
    <w:rsid w:val="00AB25ED"/>
    <w:rsid w:val="00AB3796"/>
    <w:rsid w:val="00AB3E48"/>
    <w:rsid w:val="00AB3F2F"/>
    <w:rsid w:val="00AB45CE"/>
    <w:rsid w:val="00AB4938"/>
    <w:rsid w:val="00AB4E39"/>
    <w:rsid w:val="00AB5F93"/>
    <w:rsid w:val="00AB6C27"/>
    <w:rsid w:val="00AB6D80"/>
    <w:rsid w:val="00AB6DEF"/>
    <w:rsid w:val="00AB7103"/>
    <w:rsid w:val="00AB73F2"/>
    <w:rsid w:val="00AB75A1"/>
    <w:rsid w:val="00AC01ED"/>
    <w:rsid w:val="00AC0446"/>
    <w:rsid w:val="00AC07CC"/>
    <w:rsid w:val="00AC0856"/>
    <w:rsid w:val="00AC0B55"/>
    <w:rsid w:val="00AC0F86"/>
    <w:rsid w:val="00AC133A"/>
    <w:rsid w:val="00AC16E7"/>
    <w:rsid w:val="00AC1E90"/>
    <w:rsid w:val="00AC20BD"/>
    <w:rsid w:val="00AC243B"/>
    <w:rsid w:val="00AC2561"/>
    <w:rsid w:val="00AC26AC"/>
    <w:rsid w:val="00AC2859"/>
    <w:rsid w:val="00AC295C"/>
    <w:rsid w:val="00AC2A8F"/>
    <w:rsid w:val="00AC2E14"/>
    <w:rsid w:val="00AC3011"/>
    <w:rsid w:val="00AC37EA"/>
    <w:rsid w:val="00AC3935"/>
    <w:rsid w:val="00AC3A61"/>
    <w:rsid w:val="00AC3B71"/>
    <w:rsid w:val="00AC413E"/>
    <w:rsid w:val="00AC4430"/>
    <w:rsid w:val="00AC448C"/>
    <w:rsid w:val="00AC48D1"/>
    <w:rsid w:val="00AC4968"/>
    <w:rsid w:val="00AC4B75"/>
    <w:rsid w:val="00AC4CA6"/>
    <w:rsid w:val="00AC54CD"/>
    <w:rsid w:val="00AC561A"/>
    <w:rsid w:val="00AC5833"/>
    <w:rsid w:val="00AC5938"/>
    <w:rsid w:val="00AC5AC2"/>
    <w:rsid w:val="00AC6115"/>
    <w:rsid w:val="00AC614C"/>
    <w:rsid w:val="00AC6B26"/>
    <w:rsid w:val="00AC6BFD"/>
    <w:rsid w:val="00AC756D"/>
    <w:rsid w:val="00AC7C13"/>
    <w:rsid w:val="00AC7DA9"/>
    <w:rsid w:val="00AC7E8B"/>
    <w:rsid w:val="00AD04E1"/>
    <w:rsid w:val="00AD0528"/>
    <w:rsid w:val="00AD0649"/>
    <w:rsid w:val="00AD0DE7"/>
    <w:rsid w:val="00AD116F"/>
    <w:rsid w:val="00AD1451"/>
    <w:rsid w:val="00AD150E"/>
    <w:rsid w:val="00AD173C"/>
    <w:rsid w:val="00AD1960"/>
    <w:rsid w:val="00AD1AAD"/>
    <w:rsid w:val="00AD23BB"/>
    <w:rsid w:val="00AD2FAF"/>
    <w:rsid w:val="00AD32D3"/>
    <w:rsid w:val="00AD3594"/>
    <w:rsid w:val="00AD3677"/>
    <w:rsid w:val="00AD3AC2"/>
    <w:rsid w:val="00AD3AEB"/>
    <w:rsid w:val="00AD3B6D"/>
    <w:rsid w:val="00AD3C98"/>
    <w:rsid w:val="00AD3DA0"/>
    <w:rsid w:val="00AD3EDB"/>
    <w:rsid w:val="00AD3FC5"/>
    <w:rsid w:val="00AD3FCE"/>
    <w:rsid w:val="00AD4102"/>
    <w:rsid w:val="00AD441D"/>
    <w:rsid w:val="00AD4720"/>
    <w:rsid w:val="00AD48E9"/>
    <w:rsid w:val="00AD496F"/>
    <w:rsid w:val="00AD4A97"/>
    <w:rsid w:val="00AD534F"/>
    <w:rsid w:val="00AD55AC"/>
    <w:rsid w:val="00AD55DB"/>
    <w:rsid w:val="00AD58A5"/>
    <w:rsid w:val="00AD5910"/>
    <w:rsid w:val="00AD598F"/>
    <w:rsid w:val="00AD5AD2"/>
    <w:rsid w:val="00AD6348"/>
    <w:rsid w:val="00AD6AA5"/>
    <w:rsid w:val="00AD6B68"/>
    <w:rsid w:val="00AD6F05"/>
    <w:rsid w:val="00AD72E4"/>
    <w:rsid w:val="00AD72FF"/>
    <w:rsid w:val="00AD7848"/>
    <w:rsid w:val="00AD7BE5"/>
    <w:rsid w:val="00AD7D4E"/>
    <w:rsid w:val="00AD7FB1"/>
    <w:rsid w:val="00AE00C5"/>
    <w:rsid w:val="00AE02F6"/>
    <w:rsid w:val="00AE03A7"/>
    <w:rsid w:val="00AE0A1F"/>
    <w:rsid w:val="00AE0DBC"/>
    <w:rsid w:val="00AE0EF8"/>
    <w:rsid w:val="00AE116B"/>
    <w:rsid w:val="00AE1539"/>
    <w:rsid w:val="00AE1DB2"/>
    <w:rsid w:val="00AE1E0B"/>
    <w:rsid w:val="00AE1E4B"/>
    <w:rsid w:val="00AE1F75"/>
    <w:rsid w:val="00AE24BC"/>
    <w:rsid w:val="00AE2648"/>
    <w:rsid w:val="00AE2780"/>
    <w:rsid w:val="00AE29E0"/>
    <w:rsid w:val="00AE2B6E"/>
    <w:rsid w:val="00AE2C01"/>
    <w:rsid w:val="00AE2EAA"/>
    <w:rsid w:val="00AE350D"/>
    <w:rsid w:val="00AE3B86"/>
    <w:rsid w:val="00AE3DE7"/>
    <w:rsid w:val="00AE4922"/>
    <w:rsid w:val="00AE4964"/>
    <w:rsid w:val="00AE5342"/>
    <w:rsid w:val="00AE55C4"/>
    <w:rsid w:val="00AE56F3"/>
    <w:rsid w:val="00AE5B28"/>
    <w:rsid w:val="00AE5F35"/>
    <w:rsid w:val="00AE69D1"/>
    <w:rsid w:val="00AE6BAD"/>
    <w:rsid w:val="00AE6C07"/>
    <w:rsid w:val="00AE7701"/>
    <w:rsid w:val="00AE79E2"/>
    <w:rsid w:val="00AE7AD7"/>
    <w:rsid w:val="00AE7C00"/>
    <w:rsid w:val="00AF0D28"/>
    <w:rsid w:val="00AF0D62"/>
    <w:rsid w:val="00AF0D70"/>
    <w:rsid w:val="00AF0F07"/>
    <w:rsid w:val="00AF13AF"/>
    <w:rsid w:val="00AF1427"/>
    <w:rsid w:val="00AF15D6"/>
    <w:rsid w:val="00AF1A45"/>
    <w:rsid w:val="00AF1DA0"/>
    <w:rsid w:val="00AF1E69"/>
    <w:rsid w:val="00AF1FF9"/>
    <w:rsid w:val="00AF314A"/>
    <w:rsid w:val="00AF3615"/>
    <w:rsid w:val="00AF3643"/>
    <w:rsid w:val="00AF3648"/>
    <w:rsid w:val="00AF36F7"/>
    <w:rsid w:val="00AF388A"/>
    <w:rsid w:val="00AF3963"/>
    <w:rsid w:val="00AF39F5"/>
    <w:rsid w:val="00AF3BB5"/>
    <w:rsid w:val="00AF3C9E"/>
    <w:rsid w:val="00AF3E5D"/>
    <w:rsid w:val="00AF443A"/>
    <w:rsid w:val="00AF45D3"/>
    <w:rsid w:val="00AF45D4"/>
    <w:rsid w:val="00AF4636"/>
    <w:rsid w:val="00AF4845"/>
    <w:rsid w:val="00AF488D"/>
    <w:rsid w:val="00AF4F45"/>
    <w:rsid w:val="00AF50EE"/>
    <w:rsid w:val="00AF5382"/>
    <w:rsid w:val="00AF5569"/>
    <w:rsid w:val="00AF5754"/>
    <w:rsid w:val="00AF5798"/>
    <w:rsid w:val="00AF57D1"/>
    <w:rsid w:val="00AF580F"/>
    <w:rsid w:val="00AF5CF1"/>
    <w:rsid w:val="00AF5DA0"/>
    <w:rsid w:val="00AF6566"/>
    <w:rsid w:val="00AF696B"/>
    <w:rsid w:val="00AF7892"/>
    <w:rsid w:val="00AF7984"/>
    <w:rsid w:val="00AF79C7"/>
    <w:rsid w:val="00AF7AFA"/>
    <w:rsid w:val="00AF7B46"/>
    <w:rsid w:val="00AF7EFF"/>
    <w:rsid w:val="00B000BF"/>
    <w:rsid w:val="00B000E4"/>
    <w:rsid w:val="00B001F1"/>
    <w:rsid w:val="00B00323"/>
    <w:rsid w:val="00B00663"/>
    <w:rsid w:val="00B0074F"/>
    <w:rsid w:val="00B00DF6"/>
    <w:rsid w:val="00B0103A"/>
    <w:rsid w:val="00B015F2"/>
    <w:rsid w:val="00B01641"/>
    <w:rsid w:val="00B01ACA"/>
    <w:rsid w:val="00B02A70"/>
    <w:rsid w:val="00B02B6D"/>
    <w:rsid w:val="00B02D48"/>
    <w:rsid w:val="00B02D82"/>
    <w:rsid w:val="00B02D99"/>
    <w:rsid w:val="00B03301"/>
    <w:rsid w:val="00B03789"/>
    <w:rsid w:val="00B03E45"/>
    <w:rsid w:val="00B03F3F"/>
    <w:rsid w:val="00B03F4E"/>
    <w:rsid w:val="00B04035"/>
    <w:rsid w:val="00B04264"/>
    <w:rsid w:val="00B0477D"/>
    <w:rsid w:val="00B047A7"/>
    <w:rsid w:val="00B04AE6"/>
    <w:rsid w:val="00B04B17"/>
    <w:rsid w:val="00B05142"/>
    <w:rsid w:val="00B0530E"/>
    <w:rsid w:val="00B055D4"/>
    <w:rsid w:val="00B055EE"/>
    <w:rsid w:val="00B0566C"/>
    <w:rsid w:val="00B05687"/>
    <w:rsid w:val="00B056AD"/>
    <w:rsid w:val="00B05D17"/>
    <w:rsid w:val="00B061E5"/>
    <w:rsid w:val="00B06334"/>
    <w:rsid w:val="00B066CA"/>
    <w:rsid w:val="00B0674C"/>
    <w:rsid w:val="00B069DF"/>
    <w:rsid w:val="00B06C65"/>
    <w:rsid w:val="00B06D04"/>
    <w:rsid w:val="00B06FF5"/>
    <w:rsid w:val="00B072DC"/>
    <w:rsid w:val="00B0775D"/>
    <w:rsid w:val="00B0786D"/>
    <w:rsid w:val="00B07D2A"/>
    <w:rsid w:val="00B07E64"/>
    <w:rsid w:val="00B07EB9"/>
    <w:rsid w:val="00B100E2"/>
    <w:rsid w:val="00B10340"/>
    <w:rsid w:val="00B106CF"/>
    <w:rsid w:val="00B10DED"/>
    <w:rsid w:val="00B115E3"/>
    <w:rsid w:val="00B11699"/>
    <w:rsid w:val="00B118EA"/>
    <w:rsid w:val="00B11AC6"/>
    <w:rsid w:val="00B11E64"/>
    <w:rsid w:val="00B125BE"/>
    <w:rsid w:val="00B131CB"/>
    <w:rsid w:val="00B1394B"/>
    <w:rsid w:val="00B13BD5"/>
    <w:rsid w:val="00B13F2A"/>
    <w:rsid w:val="00B14080"/>
    <w:rsid w:val="00B1428B"/>
    <w:rsid w:val="00B14585"/>
    <w:rsid w:val="00B1504A"/>
    <w:rsid w:val="00B1513F"/>
    <w:rsid w:val="00B15700"/>
    <w:rsid w:val="00B1572D"/>
    <w:rsid w:val="00B15773"/>
    <w:rsid w:val="00B15D33"/>
    <w:rsid w:val="00B1661E"/>
    <w:rsid w:val="00B174ED"/>
    <w:rsid w:val="00B17507"/>
    <w:rsid w:val="00B17605"/>
    <w:rsid w:val="00B17FF6"/>
    <w:rsid w:val="00B200C2"/>
    <w:rsid w:val="00B2042F"/>
    <w:rsid w:val="00B20538"/>
    <w:rsid w:val="00B206BD"/>
    <w:rsid w:val="00B20E82"/>
    <w:rsid w:val="00B21073"/>
    <w:rsid w:val="00B21293"/>
    <w:rsid w:val="00B21C77"/>
    <w:rsid w:val="00B21EA2"/>
    <w:rsid w:val="00B22090"/>
    <w:rsid w:val="00B224D6"/>
    <w:rsid w:val="00B227A6"/>
    <w:rsid w:val="00B22948"/>
    <w:rsid w:val="00B22D86"/>
    <w:rsid w:val="00B22DF4"/>
    <w:rsid w:val="00B22F0C"/>
    <w:rsid w:val="00B23189"/>
    <w:rsid w:val="00B23584"/>
    <w:rsid w:val="00B239BD"/>
    <w:rsid w:val="00B23BB5"/>
    <w:rsid w:val="00B23F21"/>
    <w:rsid w:val="00B24251"/>
    <w:rsid w:val="00B246EB"/>
    <w:rsid w:val="00B24CE5"/>
    <w:rsid w:val="00B24D39"/>
    <w:rsid w:val="00B24FAC"/>
    <w:rsid w:val="00B25153"/>
    <w:rsid w:val="00B26469"/>
    <w:rsid w:val="00B26868"/>
    <w:rsid w:val="00B26B64"/>
    <w:rsid w:val="00B26D89"/>
    <w:rsid w:val="00B2750C"/>
    <w:rsid w:val="00B275C6"/>
    <w:rsid w:val="00B2788A"/>
    <w:rsid w:val="00B27AF6"/>
    <w:rsid w:val="00B30885"/>
    <w:rsid w:val="00B308A8"/>
    <w:rsid w:val="00B30917"/>
    <w:rsid w:val="00B30A0D"/>
    <w:rsid w:val="00B30B1C"/>
    <w:rsid w:val="00B30B32"/>
    <w:rsid w:val="00B30DFD"/>
    <w:rsid w:val="00B31146"/>
    <w:rsid w:val="00B3177E"/>
    <w:rsid w:val="00B31F2F"/>
    <w:rsid w:val="00B326F7"/>
    <w:rsid w:val="00B32CA0"/>
    <w:rsid w:val="00B33118"/>
    <w:rsid w:val="00B3335A"/>
    <w:rsid w:val="00B3352E"/>
    <w:rsid w:val="00B3398B"/>
    <w:rsid w:val="00B339E5"/>
    <w:rsid w:val="00B33D1F"/>
    <w:rsid w:val="00B340F8"/>
    <w:rsid w:val="00B34185"/>
    <w:rsid w:val="00B34277"/>
    <w:rsid w:val="00B348E3"/>
    <w:rsid w:val="00B34A72"/>
    <w:rsid w:val="00B34C0B"/>
    <w:rsid w:val="00B350C0"/>
    <w:rsid w:val="00B35138"/>
    <w:rsid w:val="00B352DA"/>
    <w:rsid w:val="00B352FB"/>
    <w:rsid w:val="00B36216"/>
    <w:rsid w:val="00B36258"/>
    <w:rsid w:val="00B36552"/>
    <w:rsid w:val="00B367CF"/>
    <w:rsid w:val="00B369FF"/>
    <w:rsid w:val="00B36ABC"/>
    <w:rsid w:val="00B36BAF"/>
    <w:rsid w:val="00B36E9C"/>
    <w:rsid w:val="00B37381"/>
    <w:rsid w:val="00B379EC"/>
    <w:rsid w:val="00B37A0E"/>
    <w:rsid w:val="00B37BD4"/>
    <w:rsid w:val="00B40375"/>
    <w:rsid w:val="00B405FC"/>
    <w:rsid w:val="00B40DB6"/>
    <w:rsid w:val="00B40E0D"/>
    <w:rsid w:val="00B40F42"/>
    <w:rsid w:val="00B4166B"/>
    <w:rsid w:val="00B41952"/>
    <w:rsid w:val="00B41AB0"/>
    <w:rsid w:val="00B41C23"/>
    <w:rsid w:val="00B41D36"/>
    <w:rsid w:val="00B43541"/>
    <w:rsid w:val="00B439D1"/>
    <w:rsid w:val="00B440C9"/>
    <w:rsid w:val="00B441AC"/>
    <w:rsid w:val="00B449D2"/>
    <w:rsid w:val="00B451A1"/>
    <w:rsid w:val="00B45333"/>
    <w:rsid w:val="00B4573F"/>
    <w:rsid w:val="00B46921"/>
    <w:rsid w:val="00B469E2"/>
    <w:rsid w:val="00B46B0F"/>
    <w:rsid w:val="00B47345"/>
    <w:rsid w:val="00B476CC"/>
    <w:rsid w:val="00B4799B"/>
    <w:rsid w:val="00B504BD"/>
    <w:rsid w:val="00B50844"/>
    <w:rsid w:val="00B50895"/>
    <w:rsid w:val="00B50B0B"/>
    <w:rsid w:val="00B50F81"/>
    <w:rsid w:val="00B51477"/>
    <w:rsid w:val="00B517C0"/>
    <w:rsid w:val="00B5196C"/>
    <w:rsid w:val="00B52053"/>
    <w:rsid w:val="00B52484"/>
    <w:rsid w:val="00B52809"/>
    <w:rsid w:val="00B53917"/>
    <w:rsid w:val="00B53D38"/>
    <w:rsid w:val="00B53E5F"/>
    <w:rsid w:val="00B54B38"/>
    <w:rsid w:val="00B54D65"/>
    <w:rsid w:val="00B5579D"/>
    <w:rsid w:val="00B557CA"/>
    <w:rsid w:val="00B55D3B"/>
    <w:rsid w:val="00B5604E"/>
    <w:rsid w:val="00B561A4"/>
    <w:rsid w:val="00B562E2"/>
    <w:rsid w:val="00B563D7"/>
    <w:rsid w:val="00B56B34"/>
    <w:rsid w:val="00B56C71"/>
    <w:rsid w:val="00B56E75"/>
    <w:rsid w:val="00B57822"/>
    <w:rsid w:val="00B57847"/>
    <w:rsid w:val="00B57E94"/>
    <w:rsid w:val="00B60137"/>
    <w:rsid w:val="00B6047C"/>
    <w:rsid w:val="00B60B00"/>
    <w:rsid w:val="00B60CB2"/>
    <w:rsid w:val="00B60D7B"/>
    <w:rsid w:val="00B60E18"/>
    <w:rsid w:val="00B61043"/>
    <w:rsid w:val="00B616CA"/>
    <w:rsid w:val="00B616F7"/>
    <w:rsid w:val="00B618F4"/>
    <w:rsid w:val="00B61A99"/>
    <w:rsid w:val="00B61ABE"/>
    <w:rsid w:val="00B61BFE"/>
    <w:rsid w:val="00B62663"/>
    <w:rsid w:val="00B627C8"/>
    <w:rsid w:val="00B62D74"/>
    <w:rsid w:val="00B632A9"/>
    <w:rsid w:val="00B6335E"/>
    <w:rsid w:val="00B6344D"/>
    <w:rsid w:val="00B63EE5"/>
    <w:rsid w:val="00B642AD"/>
    <w:rsid w:val="00B64525"/>
    <w:rsid w:val="00B647B9"/>
    <w:rsid w:val="00B647C1"/>
    <w:rsid w:val="00B64805"/>
    <w:rsid w:val="00B64A52"/>
    <w:rsid w:val="00B64D22"/>
    <w:rsid w:val="00B6588D"/>
    <w:rsid w:val="00B65B1E"/>
    <w:rsid w:val="00B6656D"/>
    <w:rsid w:val="00B6678D"/>
    <w:rsid w:val="00B66943"/>
    <w:rsid w:val="00B66C4B"/>
    <w:rsid w:val="00B66C90"/>
    <w:rsid w:val="00B672AC"/>
    <w:rsid w:val="00B67941"/>
    <w:rsid w:val="00B707EB"/>
    <w:rsid w:val="00B70970"/>
    <w:rsid w:val="00B70CE2"/>
    <w:rsid w:val="00B70E79"/>
    <w:rsid w:val="00B70F2D"/>
    <w:rsid w:val="00B7131C"/>
    <w:rsid w:val="00B71C24"/>
    <w:rsid w:val="00B71C37"/>
    <w:rsid w:val="00B71EF4"/>
    <w:rsid w:val="00B72BCE"/>
    <w:rsid w:val="00B72C94"/>
    <w:rsid w:val="00B72FF3"/>
    <w:rsid w:val="00B73AC2"/>
    <w:rsid w:val="00B7403D"/>
    <w:rsid w:val="00B7456C"/>
    <w:rsid w:val="00B74D6A"/>
    <w:rsid w:val="00B74EB4"/>
    <w:rsid w:val="00B756A2"/>
    <w:rsid w:val="00B75B44"/>
    <w:rsid w:val="00B75DB6"/>
    <w:rsid w:val="00B75E51"/>
    <w:rsid w:val="00B75E98"/>
    <w:rsid w:val="00B76208"/>
    <w:rsid w:val="00B76226"/>
    <w:rsid w:val="00B76491"/>
    <w:rsid w:val="00B767B9"/>
    <w:rsid w:val="00B76880"/>
    <w:rsid w:val="00B77182"/>
    <w:rsid w:val="00B773BE"/>
    <w:rsid w:val="00B77540"/>
    <w:rsid w:val="00B7765B"/>
    <w:rsid w:val="00B77791"/>
    <w:rsid w:val="00B8006A"/>
    <w:rsid w:val="00B80527"/>
    <w:rsid w:val="00B805D8"/>
    <w:rsid w:val="00B8067B"/>
    <w:rsid w:val="00B80A23"/>
    <w:rsid w:val="00B80CFB"/>
    <w:rsid w:val="00B80D4B"/>
    <w:rsid w:val="00B80F39"/>
    <w:rsid w:val="00B814A3"/>
    <w:rsid w:val="00B818F4"/>
    <w:rsid w:val="00B81F2B"/>
    <w:rsid w:val="00B81FC5"/>
    <w:rsid w:val="00B82242"/>
    <w:rsid w:val="00B82804"/>
    <w:rsid w:val="00B8293B"/>
    <w:rsid w:val="00B82B8B"/>
    <w:rsid w:val="00B82DDA"/>
    <w:rsid w:val="00B832A6"/>
    <w:rsid w:val="00B833EA"/>
    <w:rsid w:val="00B8342A"/>
    <w:rsid w:val="00B83ADB"/>
    <w:rsid w:val="00B83CAA"/>
    <w:rsid w:val="00B84656"/>
    <w:rsid w:val="00B846CC"/>
    <w:rsid w:val="00B84994"/>
    <w:rsid w:val="00B849C4"/>
    <w:rsid w:val="00B84C30"/>
    <w:rsid w:val="00B85242"/>
    <w:rsid w:val="00B85525"/>
    <w:rsid w:val="00B85535"/>
    <w:rsid w:val="00B85C98"/>
    <w:rsid w:val="00B86146"/>
    <w:rsid w:val="00B86406"/>
    <w:rsid w:val="00B86B6E"/>
    <w:rsid w:val="00B86FB8"/>
    <w:rsid w:val="00B870A3"/>
    <w:rsid w:val="00B872F4"/>
    <w:rsid w:val="00B8730E"/>
    <w:rsid w:val="00B87797"/>
    <w:rsid w:val="00B87965"/>
    <w:rsid w:val="00B9020C"/>
    <w:rsid w:val="00B90621"/>
    <w:rsid w:val="00B90BE2"/>
    <w:rsid w:val="00B92318"/>
    <w:rsid w:val="00B929C9"/>
    <w:rsid w:val="00B92B27"/>
    <w:rsid w:val="00B92B94"/>
    <w:rsid w:val="00B92C23"/>
    <w:rsid w:val="00B92D23"/>
    <w:rsid w:val="00B92ED6"/>
    <w:rsid w:val="00B93055"/>
    <w:rsid w:val="00B93AF7"/>
    <w:rsid w:val="00B93CC1"/>
    <w:rsid w:val="00B93D19"/>
    <w:rsid w:val="00B94536"/>
    <w:rsid w:val="00B94556"/>
    <w:rsid w:val="00B955E2"/>
    <w:rsid w:val="00B95792"/>
    <w:rsid w:val="00B96032"/>
    <w:rsid w:val="00B96126"/>
    <w:rsid w:val="00B96474"/>
    <w:rsid w:val="00B96750"/>
    <w:rsid w:val="00B96A5C"/>
    <w:rsid w:val="00B96AC6"/>
    <w:rsid w:val="00B96CD0"/>
    <w:rsid w:val="00B96EBC"/>
    <w:rsid w:val="00B97393"/>
    <w:rsid w:val="00B973EE"/>
    <w:rsid w:val="00B975A8"/>
    <w:rsid w:val="00B975D1"/>
    <w:rsid w:val="00B975F6"/>
    <w:rsid w:val="00B97AFA"/>
    <w:rsid w:val="00BA0156"/>
    <w:rsid w:val="00BA0348"/>
    <w:rsid w:val="00BA0B3B"/>
    <w:rsid w:val="00BA0F18"/>
    <w:rsid w:val="00BA15D7"/>
    <w:rsid w:val="00BA18E3"/>
    <w:rsid w:val="00BA1CED"/>
    <w:rsid w:val="00BA1E9B"/>
    <w:rsid w:val="00BA20A7"/>
    <w:rsid w:val="00BA2881"/>
    <w:rsid w:val="00BA2AC0"/>
    <w:rsid w:val="00BA2AC9"/>
    <w:rsid w:val="00BA2C7E"/>
    <w:rsid w:val="00BA3F81"/>
    <w:rsid w:val="00BA410A"/>
    <w:rsid w:val="00BA4797"/>
    <w:rsid w:val="00BA4BE7"/>
    <w:rsid w:val="00BA4D99"/>
    <w:rsid w:val="00BA4E40"/>
    <w:rsid w:val="00BA530E"/>
    <w:rsid w:val="00BA5989"/>
    <w:rsid w:val="00BA5DAF"/>
    <w:rsid w:val="00BA6924"/>
    <w:rsid w:val="00BA6A6F"/>
    <w:rsid w:val="00BA6B3F"/>
    <w:rsid w:val="00BA6F79"/>
    <w:rsid w:val="00BA7184"/>
    <w:rsid w:val="00BA7202"/>
    <w:rsid w:val="00BA73F4"/>
    <w:rsid w:val="00BA7709"/>
    <w:rsid w:val="00BA7712"/>
    <w:rsid w:val="00BA7ACB"/>
    <w:rsid w:val="00BA7DB8"/>
    <w:rsid w:val="00BA7DCA"/>
    <w:rsid w:val="00BA7E35"/>
    <w:rsid w:val="00BA7E62"/>
    <w:rsid w:val="00BA7F9A"/>
    <w:rsid w:val="00BB0753"/>
    <w:rsid w:val="00BB083E"/>
    <w:rsid w:val="00BB0D5A"/>
    <w:rsid w:val="00BB0FEA"/>
    <w:rsid w:val="00BB1611"/>
    <w:rsid w:val="00BB1981"/>
    <w:rsid w:val="00BB1A68"/>
    <w:rsid w:val="00BB1D61"/>
    <w:rsid w:val="00BB1EC7"/>
    <w:rsid w:val="00BB20FF"/>
    <w:rsid w:val="00BB29F1"/>
    <w:rsid w:val="00BB2ADC"/>
    <w:rsid w:val="00BB2F03"/>
    <w:rsid w:val="00BB2F1E"/>
    <w:rsid w:val="00BB30F3"/>
    <w:rsid w:val="00BB3206"/>
    <w:rsid w:val="00BB34C0"/>
    <w:rsid w:val="00BB355E"/>
    <w:rsid w:val="00BB355F"/>
    <w:rsid w:val="00BB35AE"/>
    <w:rsid w:val="00BB364D"/>
    <w:rsid w:val="00BB38E4"/>
    <w:rsid w:val="00BB3910"/>
    <w:rsid w:val="00BB3AA1"/>
    <w:rsid w:val="00BB3CA1"/>
    <w:rsid w:val="00BB4407"/>
    <w:rsid w:val="00BB4569"/>
    <w:rsid w:val="00BB5046"/>
    <w:rsid w:val="00BB50A9"/>
    <w:rsid w:val="00BB50F6"/>
    <w:rsid w:val="00BB598F"/>
    <w:rsid w:val="00BB5EDD"/>
    <w:rsid w:val="00BB662F"/>
    <w:rsid w:val="00BB668E"/>
    <w:rsid w:val="00BB72FE"/>
    <w:rsid w:val="00BB7621"/>
    <w:rsid w:val="00BB7A8A"/>
    <w:rsid w:val="00BB7DFE"/>
    <w:rsid w:val="00BC00F0"/>
    <w:rsid w:val="00BC0341"/>
    <w:rsid w:val="00BC03E8"/>
    <w:rsid w:val="00BC08CC"/>
    <w:rsid w:val="00BC0977"/>
    <w:rsid w:val="00BC0D21"/>
    <w:rsid w:val="00BC1316"/>
    <w:rsid w:val="00BC185D"/>
    <w:rsid w:val="00BC1D39"/>
    <w:rsid w:val="00BC1D7B"/>
    <w:rsid w:val="00BC1EB0"/>
    <w:rsid w:val="00BC2146"/>
    <w:rsid w:val="00BC2AFD"/>
    <w:rsid w:val="00BC2E71"/>
    <w:rsid w:val="00BC2EF0"/>
    <w:rsid w:val="00BC32BE"/>
    <w:rsid w:val="00BC3C20"/>
    <w:rsid w:val="00BC3C85"/>
    <w:rsid w:val="00BC4182"/>
    <w:rsid w:val="00BC4392"/>
    <w:rsid w:val="00BC473F"/>
    <w:rsid w:val="00BC5805"/>
    <w:rsid w:val="00BC5833"/>
    <w:rsid w:val="00BC5A18"/>
    <w:rsid w:val="00BC63A0"/>
    <w:rsid w:val="00BC63A1"/>
    <w:rsid w:val="00BC643F"/>
    <w:rsid w:val="00BC6AF3"/>
    <w:rsid w:val="00BC6B4B"/>
    <w:rsid w:val="00BC6BC7"/>
    <w:rsid w:val="00BC6E21"/>
    <w:rsid w:val="00BC6E32"/>
    <w:rsid w:val="00BC6FB4"/>
    <w:rsid w:val="00BC6FBF"/>
    <w:rsid w:val="00BC74B0"/>
    <w:rsid w:val="00BC7629"/>
    <w:rsid w:val="00BC7878"/>
    <w:rsid w:val="00BD02BB"/>
    <w:rsid w:val="00BD0A53"/>
    <w:rsid w:val="00BD0A75"/>
    <w:rsid w:val="00BD0F3A"/>
    <w:rsid w:val="00BD0F5B"/>
    <w:rsid w:val="00BD1B56"/>
    <w:rsid w:val="00BD1CA5"/>
    <w:rsid w:val="00BD1CED"/>
    <w:rsid w:val="00BD1E12"/>
    <w:rsid w:val="00BD23D0"/>
    <w:rsid w:val="00BD2700"/>
    <w:rsid w:val="00BD2AF5"/>
    <w:rsid w:val="00BD30D6"/>
    <w:rsid w:val="00BD404C"/>
    <w:rsid w:val="00BD430D"/>
    <w:rsid w:val="00BD4873"/>
    <w:rsid w:val="00BD4FB8"/>
    <w:rsid w:val="00BD59E7"/>
    <w:rsid w:val="00BD5A55"/>
    <w:rsid w:val="00BD5FDB"/>
    <w:rsid w:val="00BD6524"/>
    <w:rsid w:val="00BD665D"/>
    <w:rsid w:val="00BD6882"/>
    <w:rsid w:val="00BD6D35"/>
    <w:rsid w:val="00BD6D8E"/>
    <w:rsid w:val="00BD7041"/>
    <w:rsid w:val="00BD727B"/>
    <w:rsid w:val="00BD72B9"/>
    <w:rsid w:val="00BE0161"/>
    <w:rsid w:val="00BE0C3F"/>
    <w:rsid w:val="00BE0E81"/>
    <w:rsid w:val="00BE11FA"/>
    <w:rsid w:val="00BE12F4"/>
    <w:rsid w:val="00BE1630"/>
    <w:rsid w:val="00BE1E94"/>
    <w:rsid w:val="00BE1EB3"/>
    <w:rsid w:val="00BE242B"/>
    <w:rsid w:val="00BE246F"/>
    <w:rsid w:val="00BE2681"/>
    <w:rsid w:val="00BE2895"/>
    <w:rsid w:val="00BE28ED"/>
    <w:rsid w:val="00BE297D"/>
    <w:rsid w:val="00BE2CFF"/>
    <w:rsid w:val="00BE3648"/>
    <w:rsid w:val="00BE3C5D"/>
    <w:rsid w:val="00BE4111"/>
    <w:rsid w:val="00BE47BE"/>
    <w:rsid w:val="00BE51F8"/>
    <w:rsid w:val="00BE5B3A"/>
    <w:rsid w:val="00BE6010"/>
    <w:rsid w:val="00BE6439"/>
    <w:rsid w:val="00BE64CC"/>
    <w:rsid w:val="00BE68A3"/>
    <w:rsid w:val="00BE68DD"/>
    <w:rsid w:val="00BE6E98"/>
    <w:rsid w:val="00BE6FE5"/>
    <w:rsid w:val="00BE7163"/>
    <w:rsid w:val="00BE74C9"/>
    <w:rsid w:val="00BE74CF"/>
    <w:rsid w:val="00BE7671"/>
    <w:rsid w:val="00BE7A84"/>
    <w:rsid w:val="00BF01C8"/>
    <w:rsid w:val="00BF01F1"/>
    <w:rsid w:val="00BF0227"/>
    <w:rsid w:val="00BF062C"/>
    <w:rsid w:val="00BF0DC2"/>
    <w:rsid w:val="00BF111E"/>
    <w:rsid w:val="00BF113E"/>
    <w:rsid w:val="00BF14A7"/>
    <w:rsid w:val="00BF164C"/>
    <w:rsid w:val="00BF17E0"/>
    <w:rsid w:val="00BF1920"/>
    <w:rsid w:val="00BF1CED"/>
    <w:rsid w:val="00BF1D93"/>
    <w:rsid w:val="00BF2264"/>
    <w:rsid w:val="00BF2553"/>
    <w:rsid w:val="00BF296D"/>
    <w:rsid w:val="00BF2B5F"/>
    <w:rsid w:val="00BF2D34"/>
    <w:rsid w:val="00BF2FA6"/>
    <w:rsid w:val="00BF30BD"/>
    <w:rsid w:val="00BF3736"/>
    <w:rsid w:val="00BF3A58"/>
    <w:rsid w:val="00BF3C34"/>
    <w:rsid w:val="00BF3D0C"/>
    <w:rsid w:val="00BF3F5C"/>
    <w:rsid w:val="00BF4653"/>
    <w:rsid w:val="00BF4749"/>
    <w:rsid w:val="00BF4A8E"/>
    <w:rsid w:val="00BF5877"/>
    <w:rsid w:val="00BF59AE"/>
    <w:rsid w:val="00BF5CDC"/>
    <w:rsid w:val="00BF6212"/>
    <w:rsid w:val="00BF6255"/>
    <w:rsid w:val="00BF6623"/>
    <w:rsid w:val="00BF6720"/>
    <w:rsid w:val="00BF6D6B"/>
    <w:rsid w:val="00BF75FE"/>
    <w:rsid w:val="00BF79E4"/>
    <w:rsid w:val="00BF7F7E"/>
    <w:rsid w:val="00C001E2"/>
    <w:rsid w:val="00C00448"/>
    <w:rsid w:val="00C006BE"/>
    <w:rsid w:val="00C00BFE"/>
    <w:rsid w:val="00C00CF6"/>
    <w:rsid w:val="00C01008"/>
    <w:rsid w:val="00C018F3"/>
    <w:rsid w:val="00C01C46"/>
    <w:rsid w:val="00C01E39"/>
    <w:rsid w:val="00C02179"/>
    <w:rsid w:val="00C029C7"/>
    <w:rsid w:val="00C02A41"/>
    <w:rsid w:val="00C03097"/>
    <w:rsid w:val="00C030AF"/>
    <w:rsid w:val="00C032B7"/>
    <w:rsid w:val="00C0374E"/>
    <w:rsid w:val="00C0396C"/>
    <w:rsid w:val="00C039DB"/>
    <w:rsid w:val="00C03A95"/>
    <w:rsid w:val="00C03CD7"/>
    <w:rsid w:val="00C03FEA"/>
    <w:rsid w:val="00C041D1"/>
    <w:rsid w:val="00C0451B"/>
    <w:rsid w:val="00C048BE"/>
    <w:rsid w:val="00C04A5E"/>
    <w:rsid w:val="00C04D28"/>
    <w:rsid w:val="00C04D30"/>
    <w:rsid w:val="00C04FC9"/>
    <w:rsid w:val="00C050AB"/>
    <w:rsid w:val="00C05100"/>
    <w:rsid w:val="00C05379"/>
    <w:rsid w:val="00C059C3"/>
    <w:rsid w:val="00C06479"/>
    <w:rsid w:val="00C069A7"/>
    <w:rsid w:val="00C06A41"/>
    <w:rsid w:val="00C06EC6"/>
    <w:rsid w:val="00C06F61"/>
    <w:rsid w:val="00C070BF"/>
    <w:rsid w:val="00C0714C"/>
    <w:rsid w:val="00C0755E"/>
    <w:rsid w:val="00C07F15"/>
    <w:rsid w:val="00C104A4"/>
    <w:rsid w:val="00C1068A"/>
    <w:rsid w:val="00C106EC"/>
    <w:rsid w:val="00C10798"/>
    <w:rsid w:val="00C10854"/>
    <w:rsid w:val="00C10921"/>
    <w:rsid w:val="00C10D91"/>
    <w:rsid w:val="00C10EC8"/>
    <w:rsid w:val="00C11747"/>
    <w:rsid w:val="00C11D7E"/>
    <w:rsid w:val="00C1244A"/>
    <w:rsid w:val="00C127C8"/>
    <w:rsid w:val="00C12DB0"/>
    <w:rsid w:val="00C13460"/>
    <w:rsid w:val="00C134D1"/>
    <w:rsid w:val="00C13761"/>
    <w:rsid w:val="00C138F9"/>
    <w:rsid w:val="00C1410B"/>
    <w:rsid w:val="00C15182"/>
    <w:rsid w:val="00C1556F"/>
    <w:rsid w:val="00C15714"/>
    <w:rsid w:val="00C15724"/>
    <w:rsid w:val="00C158EE"/>
    <w:rsid w:val="00C1594F"/>
    <w:rsid w:val="00C164DD"/>
    <w:rsid w:val="00C165F7"/>
    <w:rsid w:val="00C169D0"/>
    <w:rsid w:val="00C16F48"/>
    <w:rsid w:val="00C17267"/>
    <w:rsid w:val="00C174D4"/>
    <w:rsid w:val="00C17512"/>
    <w:rsid w:val="00C17621"/>
    <w:rsid w:val="00C17B29"/>
    <w:rsid w:val="00C17B7A"/>
    <w:rsid w:val="00C17C83"/>
    <w:rsid w:val="00C207FE"/>
    <w:rsid w:val="00C208A9"/>
    <w:rsid w:val="00C20B16"/>
    <w:rsid w:val="00C20E4A"/>
    <w:rsid w:val="00C20EF3"/>
    <w:rsid w:val="00C2112E"/>
    <w:rsid w:val="00C21155"/>
    <w:rsid w:val="00C21A1B"/>
    <w:rsid w:val="00C21EA0"/>
    <w:rsid w:val="00C22357"/>
    <w:rsid w:val="00C22A6C"/>
    <w:rsid w:val="00C22AE3"/>
    <w:rsid w:val="00C22D90"/>
    <w:rsid w:val="00C22EE5"/>
    <w:rsid w:val="00C232F4"/>
    <w:rsid w:val="00C23384"/>
    <w:rsid w:val="00C233A5"/>
    <w:rsid w:val="00C23593"/>
    <w:rsid w:val="00C23739"/>
    <w:rsid w:val="00C237A3"/>
    <w:rsid w:val="00C23CC2"/>
    <w:rsid w:val="00C241B4"/>
    <w:rsid w:val="00C249B1"/>
    <w:rsid w:val="00C25393"/>
    <w:rsid w:val="00C25DA5"/>
    <w:rsid w:val="00C25ECE"/>
    <w:rsid w:val="00C2602B"/>
    <w:rsid w:val="00C262D4"/>
    <w:rsid w:val="00C26494"/>
    <w:rsid w:val="00C26594"/>
    <w:rsid w:val="00C2672A"/>
    <w:rsid w:val="00C267EE"/>
    <w:rsid w:val="00C26922"/>
    <w:rsid w:val="00C26AE8"/>
    <w:rsid w:val="00C270AC"/>
    <w:rsid w:val="00C274C6"/>
    <w:rsid w:val="00C27614"/>
    <w:rsid w:val="00C27909"/>
    <w:rsid w:val="00C27B27"/>
    <w:rsid w:val="00C27B66"/>
    <w:rsid w:val="00C27D28"/>
    <w:rsid w:val="00C27DAB"/>
    <w:rsid w:val="00C301B3"/>
    <w:rsid w:val="00C304D1"/>
    <w:rsid w:val="00C305DD"/>
    <w:rsid w:val="00C31273"/>
    <w:rsid w:val="00C313A3"/>
    <w:rsid w:val="00C31E8C"/>
    <w:rsid w:val="00C31EBA"/>
    <w:rsid w:val="00C320D7"/>
    <w:rsid w:val="00C32B9A"/>
    <w:rsid w:val="00C32C01"/>
    <w:rsid w:val="00C32D65"/>
    <w:rsid w:val="00C33994"/>
    <w:rsid w:val="00C33A09"/>
    <w:rsid w:val="00C33C65"/>
    <w:rsid w:val="00C33D90"/>
    <w:rsid w:val="00C34197"/>
    <w:rsid w:val="00C3422B"/>
    <w:rsid w:val="00C3431E"/>
    <w:rsid w:val="00C34A10"/>
    <w:rsid w:val="00C34B3E"/>
    <w:rsid w:val="00C34EA3"/>
    <w:rsid w:val="00C356CA"/>
    <w:rsid w:val="00C35B3C"/>
    <w:rsid w:val="00C35F51"/>
    <w:rsid w:val="00C365B3"/>
    <w:rsid w:val="00C367C6"/>
    <w:rsid w:val="00C36897"/>
    <w:rsid w:val="00C36D1A"/>
    <w:rsid w:val="00C37212"/>
    <w:rsid w:val="00C37369"/>
    <w:rsid w:val="00C3767A"/>
    <w:rsid w:val="00C376BB"/>
    <w:rsid w:val="00C37BE2"/>
    <w:rsid w:val="00C37CD0"/>
    <w:rsid w:val="00C400E1"/>
    <w:rsid w:val="00C40212"/>
    <w:rsid w:val="00C40850"/>
    <w:rsid w:val="00C40D85"/>
    <w:rsid w:val="00C4117F"/>
    <w:rsid w:val="00C415D7"/>
    <w:rsid w:val="00C41770"/>
    <w:rsid w:val="00C41853"/>
    <w:rsid w:val="00C427A3"/>
    <w:rsid w:val="00C4295C"/>
    <w:rsid w:val="00C432E8"/>
    <w:rsid w:val="00C434B2"/>
    <w:rsid w:val="00C43598"/>
    <w:rsid w:val="00C435C2"/>
    <w:rsid w:val="00C43830"/>
    <w:rsid w:val="00C43B28"/>
    <w:rsid w:val="00C43EB3"/>
    <w:rsid w:val="00C44B95"/>
    <w:rsid w:val="00C44E79"/>
    <w:rsid w:val="00C450DE"/>
    <w:rsid w:val="00C452D1"/>
    <w:rsid w:val="00C45A61"/>
    <w:rsid w:val="00C45C8A"/>
    <w:rsid w:val="00C45FD1"/>
    <w:rsid w:val="00C46750"/>
    <w:rsid w:val="00C469B4"/>
    <w:rsid w:val="00C469DD"/>
    <w:rsid w:val="00C46A5B"/>
    <w:rsid w:val="00C47216"/>
    <w:rsid w:val="00C472B1"/>
    <w:rsid w:val="00C4755F"/>
    <w:rsid w:val="00C47706"/>
    <w:rsid w:val="00C47954"/>
    <w:rsid w:val="00C47AB0"/>
    <w:rsid w:val="00C47BCF"/>
    <w:rsid w:val="00C501DE"/>
    <w:rsid w:val="00C50385"/>
    <w:rsid w:val="00C507BB"/>
    <w:rsid w:val="00C507CB"/>
    <w:rsid w:val="00C50A3C"/>
    <w:rsid w:val="00C51649"/>
    <w:rsid w:val="00C5169B"/>
    <w:rsid w:val="00C51ACD"/>
    <w:rsid w:val="00C52152"/>
    <w:rsid w:val="00C52304"/>
    <w:rsid w:val="00C53940"/>
    <w:rsid w:val="00C53A91"/>
    <w:rsid w:val="00C544B5"/>
    <w:rsid w:val="00C54B50"/>
    <w:rsid w:val="00C54D98"/>
    <w:rsid w:val="00C54D99"/>
    <w:rsid w:val="00C552D0"/>
    <w:rsid w:val="00C55891"/>
    <w:rsid w:val="00C56300"/>
    <w:rsid w:val="00C56354"/>
    <w:rsid w:val="00C56632"/>
    <w:rsid w:val="00C56858"/>
    <w:rsid w:val="00C56DE5"/>
    <w:rsid w:val="00C574EA"/>
    <w:rsid w:val="00C57522"/>
    <w:rsid w:val="00C575E7"/>
    <w:rsid w:val="00C57721"/>
    <w:rsid w:val="00C57DE7"/>
    <w:rsid w:val="00C6043A"/>
    <w:rsid w:val="00C60597"/>
    <w:rsid w:val="00C60614"/>
    <w:rsid w:val="00C6077B"/>
    <w:rsid w:val="00C608F8"/>
    <w:rsid w:val="00C60F99"/>
    <w:rsid w:val="00C61011"/>
    <w:rsid w:val="00C61186"/>
    <w:rsid w:val="00C6128A"/>
    <w:rsid w:val="00C61A12"/>
    <w:rsid w:val="00C61B2A"/>
    <w:rsid w:val="00C61C42"/>
    <w:rsid w:val="00C61FD2"/>
    <w:rsid w:val="00C62A56"/>
    <w:rsid w:val="00C62EB7"/>
    <w:rsid w:val="00C63003"/>
    <w:rsid w:val="00C635EF"/>
    <w:rsid w:val="00C63965"/>
    <w:rsid w:val="00C63C25"/>
    <w:rsid w:val="00C6434A"/>
    <w:rsid w:val="00C64A8F"/>
    <w:rsid w:val="00C64F6C"/>
    <w:rsid w:val="00C65320"/>
    <w:rsid w:val="00C653A3"/>
    <w:rsid w:val="00C654B5"/>
    <w:rsid w:val="00C65919"/>
    <w:rsid w:val="00C65EEA"/>
    <w:rsid w:val="00C6670C"/>
    <w:rsid w:val="00C66CE9"/>
    <w:rsid w:val="00C67C60"/>
    <w:rsid w:val="00C67DA2"/>
    <w:rsid w:val="00C703D0"/>
    <w:rsid w:val="00C706A9"/>
    <w:rsid w:val="00C706E0"/>
    <w:rsid w:val="00C70837"/>
    <w:rsid w:val="00C70BFF"/>
    <w:rsid w:val="00C7119F"/>
    <w:rsid w:val="00C714A5"/>
    <w:rsid w:val="00C7192E"/>
    <w:rsid w:val="00C726CB"/>
    <w:rsid w:val="00C72763"/>
    <w:rsid w:val="00C7291F"/>
    <w:rsid w:val="00C7294B"/>
    <w:rsid w:val="00C72952"/>
    <w:rsid w:val="00C72E28"/>
    <w:rsid w:val="00C72F13"/>
    <w:rsid w:val="00C731BE"/>
    <w:rsid w:val="00C739C4"/>
    <w:rsid w:val="00C73F37"/>
    <w:rsid w:val="00C74283"/>
    <w:rsid w:val="00C74414"/>
    <w:rsid w:val="00C74A7D"/>
    <w:rsid w:val="00C74E6E"/>
    <w:rsid w:val="00C7528B"/>
    <w:rsid w:val="00C75710"/>
    <w:rsid w:val="00C7579A"/>
    <w:rsid w:val="00C758C8"/>
    <w:rsid w:val="00C75D38"/>
    <w:rsid w:val="00C76322"/>
    <w:rsid w:val="00C76636"/>
    <w:rsid w:val="00C766A9"/>
    <w:rsid w:val="00C76A87"/>
    <w:rsid w:val="00C76BDE"/>
    <w:rsid w:val="00C76D34"/>
    <w:rsid w:val="00C77B99"/>
    <w:rsid w:val="00C80166"/>
    <w:rsid w:val="00C8055A"/>
    <w:rsid w:val="00C806B4"/>
    <w:rsid w:val="00C8085D"/>
    <w:rsid w:val="00C8111D"/>
    <w:rsid w:val="00C81341"/>
    <w:rsid w:val="00C813D5"/>
    <w:rsid w:val="00C81AA0"/>
    <w:rsid w:val="00C8204C"/>
    <w:rsid w:val="00C8266F"/>
    <w:rsid w:val="00C828D8"/>
    <w:rsid w:val="00C82F44"/>
    <w:rsid w:val="00C83187"/>
    <w:rsid w:val="00C839C1"/>
    <w:rsid w:val="00C83D19"/>
    <w:rsid w:val="00C84070"/>
    <w:rsid w:val="00C84099"/>
    <w:rsid w:val="00C84745"/>
    <w:rsid w:val="00C84762"/>
    <w:rsid w:val="00C8476B"/>
    <w:rsid w:val="00C84853"/>
    <w:rsid w:val="00C84A54"/>
    <w:rsid w:val="00C84EAF"/>
    <w:rsid w:val="00C84EFF"/>
    <w:rsid w:val="00C85667"/>
    <w:rsid w:val="00C86371"/>
    <w:rsid w:val="00C86728"/>
    <w:rsid w:val="00C86D2E"/>
    <w:rsid w:val="00C86F78"/>
    <w:rsid w:val="00C871D4"/>
    <w:rsid w:val="00C87925"/>
    <w:rsid w:val="00C87A93"/>
    <w:rsid w:val="00C87FB0"/>
    <w:rsid w:val="00C90544"/>
    <w:rsid w:val="00C908BD"/>
    <w:rsid w:val="00C9098F"/>
    <w:rsid w:val="00C909AE"/>
    <w:rsid w:val="00C90E3F"/>
    <w:rsid w:val="00C90F54"/>
    <w:rsid w:val="00C91040"/>
    <w:rsid w:val="00C913F6"/>
    <w:rsid w:val="00C9170F"/>
    <w:rsid w:val="00C92357"/>
    <w:rsid w:val="00C926A6"/>
    <w:rsid w:val="00C92982"/>
    <w:rsid w:val="00C92E9C"/>
    <w:rsid w:val="00C92ECA"/>
    <w:rsid w:val="00C93015"/>
    <w:rsid w:val="00C93580"/>
    <w:rsid w:val="00C93895"/>
    <w:rsid w:val="00C93F21"/>
    <w:rsid w:val="00C941C7"/>
    <w:rsid w:val="00C943DC"/>
    <w:rsid w:val="00C9476E"/>
    <w:rsid w:val="00C947FD"/>
    <w:rsid w:val="00C94B23"/>
    <w:rsid w:val="00C94D13"/>
    <w:rsid w:val="00C94DB2"/>
    <w:rsid w:val="00C94E82"/>
    <w:rsid w:val="00C95496"/>
    <w:rsid w:val="00C9576F"/>
    <w:rsid w:val="00C95A3E"/>
    <w:rsid w:val="00C95CEB"/>
    <w:rsid w:val="00C95F65"/>
    <w:rsid w:val="00C95FBD"/>
    <w:rsid w:val="00C9611F"/>
    <w:rsid w:val="00C96831"/>
    <w:rsid w:val="00C96970"/>
    <w:rsid w:val="00C96A19"/>
    <w:rsid w:val="00C97366"/>
    <w:rsid w:val="00C97914"/>
    <w:rsid w:val="00C979E1"/>
    <w:rsid w:val="00CA0C40"/>
    <w:rsid w:val="00CA0EB0"/>
    <w:rsid w:val="00CA1214"/>
    <w:rsid w:val="00CA1499"/>
    <w:rsid w:val="00CA16DE"/>
    <w:rsid w:val="00CA180B"/>
    <w:rsid w:val="00CA25DA"/>
    <w:rsid w:val="00CA2ABC"/>
    <w:rsid w:val="00CA3403"/>
    <w:rsid w:val="00CA36DC"/>
    <w:rsid w:val="00CA379F"/>
    <w:rsid w:val="00CA3B6A"/>
    <w:rsid w:val="00CA420E"/>
    <w:rsid w:val="00CA4363"/>
    <w:rsid w:val="00CA47F8"/>
    <w:rsid w:val="00CA4A13"/>
    <w:rsid w:val="00CA4B22"/>
    <w:rsid w:val="00CA533E"/>
    <w:rsid w:val="00CA5A25"/>
    <w:rsid w:val="00CA5B3B"/>
    <w:rsid w:val="00CA6749"/>
    <w:rsid w:val="00CA6B93"/>
    <w:rsid w:val="00CA6F20"/>
    <w:rsid w:val="00CA6F76"/>
    <w:rsid w:val="00CA772D"/>
    <w:rsid w:val="00CA7BB4"/>
    <w:rsid w:val="00CB05DD"/>
    <w:rsid w:val="00CB0750"/>
    <w:rsid w:val="00CB094C"/>
    <w:rsid w:val="00CB0DE6"/>
    <w:rsid w:val="00CB0DE9"/>
    <w:rsid w:val="00CB14BB"/>
    <w:rsid w:val="00CB1506"/>
    <w:rsid w:val="00CB1636"/>
    <w:rsid w:val="00CB27DB"/>
    <w:rsid w:val="00CB2E8F"/>
    <w:rsid w:val="00CB2F9B"/>
    <w:rsid w:val="00CB3082"/>
    <w:rsid w:val="00CB31C1"/>
    <w:rsid w:val="00CB333C"/>
    <w:rsid w:val="00CB3423"/>
    <w:rsid w:val="00CB351D"/>
    <w:rsid w:val="00CB35A8"/>
    <w:rsid w:val="00CB37A6"/>
    <w:rsid w:val="00CB4055"/>
    <w:rsid w:val="00CB46B2"/>
    <w:rsid w:val="00CB491B"/>
    <w:rsid w:val="00CB4C3C"/>
    <w:rsid w:val="00CB4C63"/>
    <w:rsid w:val="00CB5758"/>
    <w:rsid w:val="00CB5E00"/>
    <w:rsid w:val="00CB5F21"/>
    <w:rsid w:val="00CB65E0"/>
    <w:rsid w:val="00CB687B"/>
    <w:rsid w:val="00CB698F"/>
    <w:rsid w:val="00CB6D72"/>
    <w:rsid w:val="00CB6F98"/>
    <w:rsid w:val="00CB717B"/>
    <w:rsid w:val="00CC013D"/>
    <w:rsid w:val="00CC07F3"/>
    <w:rsid w:val="00CC09F7"/>
    <w:rsid w:val="00CC132C"/>
    <w:rsid w:val="00CC162E"/>
    <w:rsid w:val="00CC1820"/>
    <w:rsid w:val="00CC2408"/>
    <w:rsid w:val="00CC2665"/>
    <w:rsid w:val="00CC28D8"/>
    <w:rsid w:val="00CC2D3E"/>
    <w:rsid w:val="00CC31F4"/>
    <w:rsid w:val="00CC3361"/>
    <w:rsid w:val="00CC33DE"/>
    <w:rsid w:val="00CC3659"/>
    <w:rsid w:val="00CC3B8C"/>
    <w:rsid w:val="00CC3EA8"/>
    <w:rsid w:val="00CC410D"/>
    <w:rsid w:val="00CC45FC"/>
    <w:rsid w:val="00CC4616"/>
    <w:rsid w:val="00CC46BA"/>
    <w:rsid w:val="00CC4BF1"/>
    <w:rsid w:val="00CC5289"/>
    <w:rsid w:val="00CC54B0"/>
    <w:rsid w:val="00CC5720"/>
    <w:rsid w:val="00CC6376"/>
    <w:rsid w:val="00CC6DD4"/>
    <w:rsid w:val="00CC70A6"/>
    <w:rsid w:val="00CC76A8"/>
    <w:rsid w:val="00CD024B"/>
    <w:rsid w:val="00CD02F2"/>
    <w:rsid w:val="00CD063E"/>
    <w:rsid w:val="00CD0B5E"/>
    <w:rsid w:val="00CD0CBD"/>
    <w:rsid w:val="00CD0D2E"/>
    <w:rsid w:val="00CD0DAB"/>
    <w:rsid w:val="00CD1061"/>
    <w:rsid w:val="00CD14B5"/>
    <w:rsid w:val="00CD1547"/>
    <w:rsid w:val="00CD157B"/>
    <w:rsid w:val="00CD1612"/>
    <w:rsid w:val="00CD1A34"/>
    <w:rsid w:val="00CD1BE0"/>
    <w:rsid w:val="00CD1E5C"/>
    <w:rsid w:val="00CD1EE8"/>
    <w:rsid w:val="00CD2002"/>
    <w:rsid w:val="00CD2134"/>
    <w:rsid w:val="00CD25B5"/>
    <w:rsid w:val="00CD268C"/>
    <w:rsid w:val="00CD2989"/>
    <w:rsid w:val="00CD3344"/>
    <w:rsid w:val="00CD3672"/>
    <w:rsid w:val="00CD3719"/>
    <w:rsid w:val="00CD3D49"/>
    <w:rsid w:val="00CD3D65"/>
    <w:rsid w:val="00CD427E"/>
    <w:rsid w:val="00CD454E"/>
    <w:rsid w:val="00CD476F"/>
    <w:rsid w:val="00CD4BA7"/>
    <w:rsid w:val="00CD4CDD"/>
    <w:rsid w:val="00CD4D29"/>
    <w:rsid w:val="00CD524D"/>
    <w:rsid w:val="00CD53BE"/>
    <w:rsid w:val="00CD5C3D"/>
    <w:rsid w:val="00CD5DBA"/>
    <w:rsid w:val="00CD5E3F"/>
    <w:rsid w:val="00CD6A6D"/>
    <w:rsid w:val="00CD6E3C"/>
    <w:rsid w:val="00CD7713"/>
    <w:rsid w:val="00CD7865"/>
    <w:rsid w:val="00CD7DBE"/>
    <w:rsid w:val="00CE0579"/>
    <w:rsid w:val="00CE0A95"/>
    <w:rsid w:val="00CE0EE5"/>
    <w:rsid w:val="00CE1A06"/>
    <w:rsid w:val="00CE1F60"/>
    <w:rsid w:val="00CE2683"/>
    <w:rsid w:val="00CE2A08"/>
    <w:rsid w:val="00CE2D5E"/>
    <w:rsid w:val="00CE34EA"/>
    <w:rsid w:val="00CE3671"/>
    <w:rsid w:val="00CE3BCC"/>
    <w:rsid w:val="00CE4053"/>
    <w:rsid w:val="00CE4188"/>
    <w:rsid w:val="00CE42D9"/>
    <w:rsid w:val="00CE441D"/>
    <w:rsid w:val="00CE4986"/>
    <w:rsid w:val="00CE49B0"/>
    <w:rsid w:val="00CE4E52"/>
    <w:rsid w:val="00CE4E92"/>
    <w:rsid w:val="00CE4ECF"/>
    <w:rsid w:val="00CE57FD"/>
    <w:rsid w:val="00CE5C93"/>
    <w:rsid w:val="00CE5DE5"/>
    <w:rsid w:val="00CE6039"/>
    <w:rsid w:val="00CE6264"/>
    <w:rsid w:val="00CE635F"/>
    <w:rsid w:val="00CE6474"/>
    <w:rsid w:val="00CE6628"/>
    <w:rsid w:val="00CE66B3"/>
    <w:rsid w:val="00CE670A"/>
    <w:rsid w:val="00CE6E38"/>
    <w:rsid w:val="00CE7010"/>
    <w:rsid w:val="00CE72C7"/>
    <w:rsid w:val="00CE73CA"/>
    <w:rsid w:val="00CE747B"/>
    <w:rsid w:val="00CE7DF5"/>
    <w:rsid w:val="00CF039B"/>
    <w:rsid w:val="00CF0860"/>
    <w:rsid w:val="00CF0F48"/>
    <w:rsid w:val="00CF1128"/>
    <w:rsid w:val="00CF14F4"/>
    <w:rsid w:val="00CF16F8"/>
    <w:rsid w:val="00CF1724"/>
    <w:rsid w:val="00CF1F61"/>
    <w:rsid w:val="00CF1F69"/>
    <w:rsid w:val="00CF2008"/>
    <w:rsid w:val="00CF27A1"/>
    <w:rsid w:val="00CF2828"/>
    <w:rsid w:val="00CF2C78"/>
    <w:rsid w:val="00CF2E75"/>
    <w:rsid w:val="00CF304A"/>
    <w:rsid w:val="00CF30B7"/>
    <w:rsid w:val="00CF3144"/>
    <w:rsid w:val="00CF397F"/>
    <w:rsid w:val="00CF3989"/>
    <w:rsid w:val="00CF3F7A"/>
    <w:rsid w:val="00CF4038"/>
    <w:rsid w:val="00CF419C"/>
    <w:rsid w:val="00CF432D"/>
    <w:rsid w:val="00CF49F7"/>
    <w:rsid w:val="00CF4EF7"/>
    <w:rsid w:val="00CF4F01"/>
    <w:rsid w:val="00CF4F7B"/>
    <w:rsid w:val="00CF4FD4"/>
    <w:rsid w:val="00CF5968"/>
    <w:rsid w:val="00CF5E1C"/>
    <w:rsid w:val="00CF5EB4"/>
    <w:rsid w:val="00CF6268"/>
    <w:rsid w:val="00CF6369"/>
    <w:rsid w:val="00CF6E85"/>
    <w:rsid w:val="00CF70C3"/>
    <w:rsid w:val="00CF770B"/>
    <w:rsid w:val="00CF789F"/>
    <w:rsid w:val="00D003D9"/>
    <w:rsid w:val="00D00B40"/>
    <w:rsid w:val="00D01BC0"/>
    <w:rsid w:val="00D0259E"/>
    <w:rsid w:val="00D0292A"/>
    <w:rsid w:val="00D029FA"/>
    <w:rsid w:val="00D02CAC"/>
    <w:rsid w:val="00D02DCE"/>
    <w:rsid w:val="00D032CB"/>
    <w:rsid w:val="00D036F4"/>
    <w:rsid w:val="00D03A9D"/>
    <w:rsid w:val="00D03C6F"/>
    <w:rsid w:val="00D03DDF"/>
    <w:rsid w:val="00D03ED8"/>
    <w:rsid w:val="00D045A5"/>
    <w:rsid w:val="00D04892"/>
    <w:rsid w:val="00D04C0C"/>
    <w:rsid w:val="00D04E7B"/>
    <w:rsid w:val="00D0548E"/>
    <w:rsid w:val="00D056A0"/>
    <w:rsid w:val="00D056BA"/>
    <w:rsid w:val="00D05CDF"/>
    <w:rsid w:val="00D05FE6"/>
    <w:rsid w:val="00D06682"/>
    <w:rsid w:val="00D06A38"/>
    <w:rsid w:val="00D07221"/>
    <w:rsid w:val="00D0735D"/>
    <w:rsid w:val="00D074B5"/>
    <w:rsid w:val="00D075AB"/>
    <w:rsid w:val="00D07A59"/>
    <w:rsid w:val="00D07A6E"/>
    <w:rsid w:val="00D10217"/>
    <w:rsid w:val="00D1077F"/>
    <w:rsid w:val="00D1087B"/>
    <w:rsid w:val="00D110A8"/>
    <w:rsid w:val="00D118E4"/>
    <w:rsid w:val="00D11D1B"/>
    <w:rsid w:val="00D11D94"/>
    <w:rsid w:val="00D11DB0"/>
    <w:rsid w:val="00D1205E"/>
    <w:rsid w:val="00D1211B"/>
    <w:rsid w:val="00D12399"/>
    <w:rsid w:val="00D1258D"/>
    <w:rsid w:val="00D127FA"/>
    <w:rsid w:val="00D12ABD"/>
    <w:rsid w:val="00D12E5F"/>
    <w:rsid w:val="00D1333A"/>
    <w:rsid w:val="00D14181"/>
    <w:rsid w:val="00D14815"/>
    <w:rsid w:val="00D149ED"/>
    <w:rsid w:val="00D14B5D"/>
    <w:rsid w:val="00D14D99"/>
    <w:rsid w:val="00D14DC1"/>
    <w:rsid w:val="00D15230"/>
    <w:rsid w:val="00D152AC"/>
    <w:rsid w:val="00D15765"/>
    <w:rsid w:val="00D15859"/>
    <w:rsid w:val="00D159A4"/>
    <w:rsid w:val="00D15B80"/>
    <w:rsid w:val="00D16386"/>
    <w:rsid w:val="00D16CFD"/>
    <w:rsid w:val="00D16F4E"/>
    <w:rsid w:val="00D1751C"/>
    <w:rsid w:val="00D17600"/>
    <w:rsid w:val="00D179A5"/>
    <w:rsid w:val="00D17A00"/>
    <w:rsid w:val="00D17A0D"/>
    <w:rsid w:val="00D17E60"/>
    <w:rsid w:val="00D2002F"/>
    <w:rsid w:val="00D202E0"/>
    <w:rsid w:val="00D205D3"/>
    <w:rsid w:val="00D20F15"/>
    <w:rsid w:val="00D21209"/>
    <w:rsid w:val="00D21503"/>
    <w:rsid w:val="00D219FA"/>
    <w:rsid w:val="00D223BF"/>
    <w:rsid w:val="00D223F7"/>
    <w:rsid w:val="00D224BB"/>
    <w:rsid w:val="00D2280E"/>
    <w:rsid w:val="00D22A1E"/>
    <w:rsid w:val="00D22E63"/>
    <w:rsid w:val="00D230E3"/>
    <w:rsid w:val="00D2321C"/>
    <w:rsid w:val="00D23424"/>
    <w:rsid w:val="00D23969"/>
    <w:rsid w:val="00D23B83"/>
    <w:rsid w:val="00D23DDB"/>
    <w:rsid w:val="00D250D9"/>
    <w:rsid w:val="00D25115"/>
    <w:rsid w:val="00D2534F"/>
    <w:rsid w:val="00D254F1"/>
    <w:rsid w:val="00D25891"/>
    <w:rsid w:val="00D25B26"/>
    <w:rsid w:val="00D25B92"/>
    <w:rsid w:val="00D25C04"/>
    <w:rsid w:val="00D25C75"/>
    <w:rsid w:val="00D25E82"/>
    <w:rsid w:val="00D2657D"/>
    <w:rsid w:val="00D267BA"/>
    <w:rsid w:val="00D268B4"/>
    <w:rsid w:val="00D26F03"/>
    <w:rsid w:val="00D273DC"/>
    <w:rsid w:val="00D27B1F"/>
    <w:rsid w:val="00D30FDB"/>
    <w:rsid w:val="00D3112D"/>
    <w:rsid w:val="00D3148E"/>
    <w:rsid w:val="00D31616"/>
    <w:rsid w:val="00D31755"/>
    <w:rsid w:val="00D3190A"/>
    <w:rsid w:val="00D31CC5"/>
    <w:rsid w:val="00D32034"/>
    <w:rsid w:val="00D322A8"/>
    <w:rsid w:val="00D32B66"/>
    <w:rsid w:val="00D33313"/>
    <w:rsid w:val="00D333CA"/>
    <w:rsid w:val="00D3348C"/>
    <w:rsid w:val="00D33550"/>
    <w:rsid w:val="00D3355C"/>
    <w:rsid w:val="00D33793"/>
    <w:rsid w:val="00D337AA"/>
    <w:rsid w:val="00D33EDA"/>
    <w:rsid w:val="00D348E9"/>
    <w:rsid w:val="00D34D19"/>
    <w:rsid w:val="00D34DA9"/>
    <w:rsid w:val="00D35B01"/>
    <w:rsid w:val="00D36033"/>
    <w:rsid w:val="00D360F2"/>
    <w:rsid w:val="00D3687F"/>
    <w:rsid w:val="00D36A2E"/>
    <w:rsid w:val="00D36E54"/>
    <w:rsid w:val="00D36E7F"/>
    <w:rsid w:val="00D372D0"/>
    <w:rsid w:val="00D37361"/>
    <w:rsid w:val="00D374A6"/>
    <w:rsid w:val="00D37757"/>
    <w:rsid w:val="00D37AE3"/>
    <w:rsid w:val="00D37BA5"/>
    <w:rsid w:val="00D37BD4"/>
    <w:rsid w:val="00D37D24"/>
    <w:rsid w:val="00D405D1"/>
    <w:rsid w:val="00D41040"/>
    <w:rsid w:val="00D41613"/>
    <w:rsid w:val="00D417A0"/>
    <w:rsid w:val="00D41956"/>
    <w:rsid w:val="00D41D67"/>
    <w:rsid w:val="00D41F4D"/>
    <w:rsid w:val="00D41FB0"/>
    <w:rsid w:val="00D4203B"/>
    <w:rsid w:val="00D421BF"/>
    <w:rsid w:val="00D42512"/>
    <w:rsid w:val="00D42785"/>
    <w:rsid w:val="00D428A1"/>
    <w:rsid w:val="00D42CCA"/>
    <w:rsid w:val="00D42F0E"/>
    <w:rsid w:val="00D43251"/>
    <w:rsid w:val="00D434C7"/>
    <w:rsid w:val="00D43852"/>
    <w:rsid w:val="00D438FD"/>
    <w:rsid w:val="00D43BAE"/>
    <w:rsid w:val="00D43BDA"/>
    <w:rsid w:val="00D4431C"/>
    <w:rsid w:val="00D44C15"/>
    <w:rsid w:val="00D44E83"/>
    <w:rsid w:val="00D46045"/>
    <w:rsid w:val="00D468AC"/>
    <w:rsid w:val="00D46F86"/>
    <w:rsid w:val="00D47687"/>
    <w:rsid w:val="00D477B3"/>
    <w:rsid w:val="00D47B9A"/>
    <w:rsid w:val="00D47C5F"/>
    <w:rsid w:val="00D47C74"/>
    <w:rsid w:val="00D47E4F"/>
    <w:rsid w:val="00D50301"/>
    <w:rsid w:val="00D5032F"/>
    <w:rsid w:val="00D50A13"/>
    <w:rsid w:val="00D50B93"/>
    <w:rsid w:val="00D51369"/>
    <w:rsid w:val="00D51763"/>
    <w:rsid w:val="00D517BA"/>
    <w:rsid w:val="00D518D6"/>
    <w:rsid w:val="00D51A82"/>
    <w:rsid w:val="00D51B9E"/>
    <w:rsid w:val="00D51C67"/>
    <w:rsid w:val="00D52228"/>
    <w:rsid w:val="00D5242E"/>
    <w:rsid w:val="00D52899"/>
    <w:rsid w:val="00D531AE"/>
    <w:rsid w:val="00D5329E"/>
    <w:rsid w:val="00D534C8"/>
    <w:rsid w:val="00D53939"/>
    <w:rsid w:val="00D53991"/>
    <w:rsid w:val="00D53B2C"/>
    <w:rsid w:val="00D53F94"/>
    <w:rsid w:val="00D54219"/>
    <w:rsid w:val="00D54260"/>
    <w:rsid w:val="00D54387"/>
    <w:rsid w:val="00D546C7"/>
    <w:rsid w:val="00D54D8B"/>
    <w:rsid w:val="00D554AC"/>
    <w:rsid w:val="00D562C7"/>
    <w:rsid w:val="00D56A88"/>
    <w:rsid w:val="00D56EAA"/>
    <w:rsid w:val="00D57053"/>
    <w:rsid w:val="00D572CB"/>
    <w:rsid w:val="00D57329"/>
    <w:rsid w:val="00D5746A"/>
    <w:rsid w:val="00D579A3"/>
    <w:rsid w:val="00D57A3A"/>
    <w:rsid w:val="00D57ADA"/>
    <w:rsid w:val="00D57E6D"/>
    <w:rsid w:val="00D57E8F"/>
    <w:rsid w:val="00D6008A"/>
    <w:rsid w:val="00D60134"/>
    <w:rsid w:val="00D608A6"/>
    <w:rsid w:val="00D60A08"/>
    <w:rsid w:val="00D6139F"/>
    <w:rsid w:val="00D61AB2"/>
    <w:rsid w:val="00D62308"/>
    <w:rsid w:val="00D626A3"/>
    <w:rsid w:val="00D628D6"/>
    <w:rsid w:val="00D62FCF"/>
    <w:rsid w:val="00D63480"/>
    <w:rsid w:val="00D6348E"/>
    <w:rsid w:val="00D634BB"/>
    <w:rsid w:val="00D63D1A"/>
    <w:rsid w:val="00D63EF8"/>
    <w:rsid w:val="00D63FAE"/>
    <w:rsid w:val="00D6435B"/>
    <w:rsid w:val="00D64D30"/>
    <w:rsid w:val="00D64F00"/>
    <w:rsid w:val="00D65B18"/>
    <w:rsid w:val="00D65F08"/>
    <w:rsid w:val="00D65F0F"/>
    <w:rsid w:val="00D66731"/>
    <w:rsid w:val="00D66A62"/>
    <w:rsid w:val="00D66AE7"/>
    <w:rsid w:val="00D66D6B"/>
    <w:rsid w:val="00D672DA"/>
    <w:rsid w:val="00D67326"/>
    <w:rsid w:val="00D676FB"/>
    <w:rsid w:val="00D67A12"/>
    <w:rsid w:val="00D67BCB"/>
    <w:rsid w:val="00D70035"/>
    <w:rsid w:val="00D703A5"/>
    <w:rsid w:val="00D70474"/>
    <w:rsid w:val="00D70D57"/>
    <w:rsid w:val="00D70E33"/>
    <w:rsid w:val="00D70E7F"/>
    <w:rsid w:val="00D712E6"/>
    <w:rsid w:val="00D719D3"/>
    <w:rsid w:val="00D71F0E"/>
    <w:rsid w:val="00D72A8A"/>
    <w:rsid w:val="00D72C1B"/>
    <w:rsid w:val="00D72D32"/>
    <w:rsid w:val="00D72E2E"/>
    <w:rsid w:val="00D732F1"/>
    <w:rsid w:val="00D741B8"/>
    <w:rsid w:val="00D742FC"/>
    <w:rsid w:val="00D7492A"/>
    <w:rsid w:val="00D74F38"/>
    <w:rsid w:val="00D7548C"/>
    <w:rsid w:val="00D758E1"/>
    <w:rsid w:val="00D75A1E"/>
    <w:rsid w:val="00D75BBD"/>
    <w:rsid w:val="00D76033"/>
    <w:rsid w:val="00D76724"/>
    <w:rsid w:val="00D76D2C"/>
    <w:rsid w:val="00D77210"/>
    <w:rsid w:val="00D77852"/>
    <w:rsid w:val="00D80097"/>
    <w:rsid w:val="00D80221"/>
    <w:rsid w:val="00D8089C"/>
    <w:rsid w:val="00D80F5B"/>
    <w:rsid w:val="00D810D8"/>
    <w:rsid w:val="00D811E7"/>
    <w:rsid w:val="00D813AF"/>
    <w:rsid w:val="00D81403"/>
    <w:rsid w:val="00D81505"/>
    <w:rsid w:val="00D81AF9"/>
    <w:rsid w:val="00D81E8D"/>
    <w:rsid w:val="00D82272"/>
    <w:rsid w:val="00D8259B"/>
    <w:rsid w:val="00D82CB1"/>
    <w:rsid w:val="00D8313A"/>
    <w:rsid w:val="00D833F7"/>
    <w:rsid w:val="00D83B18"/>
    <w:rsid w:val="00D83BD5"/>
    <w:rsid w:val="00D83FE5"/>
    <w:rsid w:val="00D84159"/>
    <w:rsid w:val="00D84350"/>
    <w:rsid w:val="00D845DD"/>
    <w:rsid w:val="00D84722"/>
    <w:rsid w:val="00D84900"/>
    <w:rsid w:val="00D84D58"/>
    <w:rsid w:val="00D851DD"/>
    <w:rsid w:val="00D8534E"/>
    <w:rsid w:val="00D8559E"/>
    <w:rsid w:val="00D858BC"/>
    <w:rsid w:val="00D860C4"/>
    <w:rsid w:val="00D86472"/>
    <w:rsid w:val="00D865D5"/>
    <w:rsid w:val="00D865FF"/>
    <w:rsid w:val="00D86618"/>
    <w:rsid w:val="00D86CED"/>
    <w:rsid w:val="00D87119"/>
    <w:rsid w:val="00D8754F"/>
    <w:rsid w:val="00D90129"/>
    <w:rsid w:val="00D90149"/>
    <w:rsid w:val="00D901E0"/>
    <w:rsid w:val="00D90622"/>
    <w:rsid w:val="00D907CC"/>
    <w:rsid w:val="00D908C0"/>
    <w:rsid w:val="00D90F9D"/>
    <w:rsid w:val="00D91119"/>
    <w:rsid w:val="00D91284"/>
    <w:rsid w:val="00D912C6"/>
    <w:rsid w:val="00D91D6C"/>
    <w:rsid w:val="00D9243A"/>
    <w:rsid w:val="00D92A4C"/>
    <w:rsid w:val="00D92E0B"/>
    <w:rsid w:val="00D9362C"/>
    <w:rsid w:val="00D937B4"/>
    <w:rsid w:val="00D93A24"/>
    <w:rsid w:val="00D93DE7"/>
    <w:rsid w:val="00D93E6D"/>
    <w:rsid w:val="00D94021"/>
    <w:rsid w:val="00D9420C"/>
    <w:rsid w:val="00D946DC"/>
    <w:rsid w:val="00D94AC4"/>
    <w:rsid w:val="00D952E6"/>
    <w:rsid w:val="00D958B1"/>
    <w:rsid w:val="00D95908"/>
    <w:rsid w:val="00D95C40"/>
    <w:rsid w:val="00D96228"/>
    <w:rsid w:val="00D964DE"/>
    <w:rsid w:val="00D96650"/>
    <w:rsid w:val="00D967A9"/>
    <w:rsid w:val="00D96888"/>
    <w:rsid w:val="00D977E5"/>
    <w:rsid w:val="00D97B72"/>
    <w:rsid w:val="00D97C7C"/>
    <w:rsid w:val="00D97F8E"/>
    <w:rsid w:val="00DA0070"/>
    <w:rsid w:val="00DA0579"/>
    <w:rsid w:val="00DA0911"/>
    <w:rsid w:val="00DA0ACC"/>
    <w:rsid w:val="00DA0B82"/>
    <w:rsid w:val="00DA15E1"/>
    <w:rsid w:val="00DA1F47"/>
    <w:rsid w:val="00DA227E"/>
    <w:rsid w:val="00DA2443"/>
    <w:rsid w:val="00DA25D2"/>
    <w:rsid w:val="00DA27F6"/>
    <w:rsid w:val="00DA28F6"/>
    <w:rsid w:val="00DA2A9D"/>
    <w:rsid w:val="00DA2B74"/>
    <w:rsid w:val="00DA2CA4"/>
    <w:rsid w:val="00DA3120"/>
    <w:rsid w:val="00DA3181"/>
    <w:rsid w:val="00DA31FE"/>
    <w:rsid w:val="00DA33E7"/>
    <w:rsid w:val="00DA359B"/>
    <w:rsid w:val="00DA37AD"/>
    <w:rsid w:val="00DA4658"/>
    <w:rsid w:val="00DA4957"/>
    <w:rsid w:val="00DA4A2E"/>
    <w:rsid w:val="00DA4B0A"/>
    <w:rsid w:val="00DA5CAC"/>
    <w:rsid w:val="00DA5E6D"/>
    <w:rsid w:val="00DA6044"/>
    <w:rsid w:val="00DA6129"/>
    <w:rsid w:val="00DA6D5D"/>
    <w:rsid w:val="00DA7106"/>
    <w:rsid w:val="00DA7C6A"/>
    <w:rsid w:val="00DA7E31"/>
    <w:rsid w:val="00DA7E4B"/>
    <w:rsid w:val="00DB00CF"/>
    <w:rsid w:val="00DB0532"/>
    <w:rsid w:val="00DB0683"/>
    <w:rsid w:val="00DB0EF5"/>
    <w:rsid w:val="00DB124A"/>
    <w:rsid w:val="00DB1811"/>
    <w:rsid w:val="00DB1983"/>
    <w:rsid w:val="00DB1C2D"/>
    <w:rsid w:val="00DB1DD2"/>
    <w:rsid w:val="00DB1E27"/>
    <w:rsid w:val="00DB1FC2"/>
    <w:rsid w:val="00DB20C5"/>
    <w:rsid w:val="00DB2137"/>
    <w:rsid w:val="00DB2659"/>
    <w:rsid w:val="00DB314B"/>
    <w:rsid w:val="00DB33EB"/>
    <w:rsid w:val="00DB3A42"/>
    <w:rsid w:val="00DB3DB9"/>
    <w:rsid w:val="00DB410C"/>
    <w:rsid w:val="00DB4495"/>
    <w:rsid w:val="00DB46DA"/>
    <w:rsid w:val="00DB4A04"/>
    <w:rsid w:val="00DB528A"/>
    <w:rsid w:val="00DB540D"/>
    <w:rsid w:val="00DB5593"/>
    <w:rsid w:val="00DB5835"/>
    <w:rsid w:val="00DB587E"/>
    <w:rsid w:val="00DB5A02"/>
    <w:rsid w:val="00DB5B11"/>
    <w:rsid w:val="00DB5B59"/>
    <w:rsid w:val="00DB5C1D"/>
    <w:rsid w:val="00DB62AD"/>
    <w:rsid w:val="00DB6989"/>
    <w:rsid w:val="00DB6B55"/>
    <w:rsid w:val="00DB6BFA"/>
    <w:rsid w:val="00DB6C3C"/>
    <w:rsid w:val="00DB6FBE"/>
    <w:rsid w:val="00DB7552"/>
    <w:rsid w:val="00DB7936"/>
    <w:rsid w:val="00DB7C4A"/>
    <w:rsid w:val="00DC00A4"/>
    <w:rsid w:val="00DC03C7"/>
    <w:rsid w:val="00DC06F3"/>
    <w:rsid w:val="00DC074F"/>
    <w:rsid w:val="00DC0873"/>
    <w:rsid w:val="00DC0B0E"/>
    <w:rsid w:val="00DC0C10"/>
    <w:rsid w:val="00DC0FAD"/>
    <w:rsid w:val="00DC1089"/>
    <w:rsid w:val="00DC15F9"/>
    <w:rsid w:val="00DC1B3E"/>
    <w:rsid w:val="00DC276C"/>
    <w:rsid w:val="00DC313E"/>
    <w:rsid w:val="00DC358C"/>
    <w:rsid w:val="00DC3AFB"/>
    <w:rsid w:val="00DC3C48"/>
    <w:rsid w:val="00DC42A1"/>
    <w:rsid w:val="00DC4A20"/>
    <w:rsid w:val="00DC4D62"/>
    <w:rsid w:val="00DC5182"/>
    <w:rsid w:val="00DC52AC"/>
    <w:rsid w:val="00DC546F"/>
    <w:rsid w:val="00DC57E5"/>
    <w:rsid w:val="00DC58F9"/>
    <w:rsid w:val="00DC590F"/>
    <w:rsid w:val="00DC5AD4"/>
    <w:rsid w:val="00DC6684"/>
    <w:rsid w:val="00DC7966"/>
    <w:rsid w:val="00DC7C66"/>
    <w:rsid w:val="00DD0AC0"/>
    <w:rsid w:val="00DD0AD2"/>
    <w:rsid w:val="00DD0B21"/>
    <w:rsid w:val="00DD0D2A"/>
    <w:rsid w:val="00DD14C8"/>
    <w:rsid w:val="00DD194D"/>
    <w:rsid w:val="00DD1B08"/>
    <w:rsid w:val="00DD29D0"/>
    <w:rsid w:val="00DD2DF3"/>
    <w:rsid w:val="00DD36EC"/>
    <w:rsid w:val="00DD3CD9"/>
    <w:rsid w:val="00DD3E65"/>
    <w:rsid w:val="00DD4F4B"/>
    <w:rsid w:val="00DD5192"/>
    <w:rsid w:val="00DD5264"/>
    <w:rsid w:val="00DD5A4C"/>
    <w:rsid w:val="00DD6E15"/>
    <w:rsid w:val="00DD6F1A"/>
    <w:rsid w:val="00DD7091"/>
    <w:rsid w:val="00DD7211"/>
    <w:rsid w:val="00DD7321"/>
    <w:rsid w:val="00DD7373"/>
    <w:rsid w:val="00DD7511"/>
    <w:rsid w:val="00DE04D1"/>
    <w:rsid w:val="00DE0981"/>
    <w:rsid w:val="00DE0F36"/>
    <w:rsid w:val="00DE12E8"/>
    <w:rsid w:val="00DE1311"/>
    <w:rsid w:val="00DE1412"/>
    <w:rsid w:val="00DE1AEE"/>
    <w:rsid w:val="00DE1F97"/>
    <w:rsid w:val="00DE2238"/>
    <w:rsid w:val="00DE29D3"/>
    <w:rsid w:val="00DE2A2C"/>
    <w:rsid w:val="00DE2CC5"/>
    <w:rsid w:val="00DE2ED4"/>
    <w:rsid w:val="00DE30B9"/>
    <w:rsid w:val="00DE33AB"/>
    <w:rsid w:val="00DE33BD"/>
    <w:rsid w:val="00DE3B56"/>
    <w:rsid w:val="00DE3B99"/>
    <w:rsid w:val="00DE3CA9"/>
    <w:rsid w:val="00DE3F7B"/>
    <w:rsid w:val="00DE40AC"/>
    <w:rsid w:val="00DE4743"/>
    <w:rsid w:val="00DE4CD0"/>
    <w:rsid w:val="00DE4F30"/>
    <w:rsid w:val="00DE54B9"/>
    <w:rsid w:val="00DE554B"/>
    <w:rsid w:val="00DE5855"/>
    <w:rsid w:val="00DE5BD1"/>
    <w:rsid w:val="00DE5D9A"/>
    <w:rsid w:val="00DE61BE"/>
    <w:rsid w:val="00DE6F3F"/>
    <w:rsid w:val="00DE7441"/>
    <w:rsid w:val="00DE7512"/>
    <w:rsid w:val="00DE765A"/>
    <w:rsid w:val="00DE768F"/>
    <w:rsid w:val="00DE7BAC"/>
    <w:rsid w:val="00DF05AF"/>
    <w:rsid w:val="00DF06E3"/>
    <w:rsid w:val="00DF0E65"/>
    <w:rsid w:val="00DF110B"/>
    <w:rsid w:val="00DF17AC"/>
    <w:rsid w:val="00DF185F"/>
    <w:rsid w:val="00DF193F"/>
    <w:rsid w:val="00DF1A43"/>
    <w:rsid w:val="00DF1A50"/>
    <w:rsid w:val="00DF1F58"/>
    <w:rsid w:val="00DF22BF"/>
    <w:rsid w:val="00DF23F9"/>
    <w:rsid w:val="00DF242A"/>
    <w:rsid w:val="00DF2A73"/>
    <w:rsid w:val="00DF2B25"/>
    <w:rsid w:val="00DF2B71"/>
    <w:rsid w:val="00DF2C98"/>
    <w:rsid w:val="00DF3171"/>
    <w:rsid w:val="00DF3B3D"/>
    <w:rsid w:val="00DF4045"/>
    <w:rsid w:val="00DF42CD"/>
    <w:rsid w:val="00DF4470"/>
    <w:rsid w:val="00DF4A25"/>
    <w:rsid w:val="00DF4C15"/>
    <w:rsid w:val="00DF4C61"/>
    <w:rsid w:val="00DF4E74"/>
    <w:rsid w:val="00DF4FDE"/>
    <w:rsid w:val="00DF52F1"/>
    <w:rsid w:val="00DF55D2"/>
    <w:rsid w:val="00DF591E"/>
    <w:rsid w:val="00DF5B63"/>
    <w:rsid w:val="00DF5D71"/>
    <w:rsid w:val="00DF5E58"/>
    <w:rsid w:val="00DF5E9E"/>
    <w:rsid w:val="00DF6245"/>
    <w:rsid w:val="00DF651D"/>
    <w:rsid w:val="00DF6EEC"/>
    <w:rsid w:val="00DF72EF"/>
    <w:rsid w:val="00DF7470"/>
    <w:rsid w:val="00DF75D0"/>
    <w:rsid w:val="00E0131F"/>
    <w:rsid w:val="00E01FB4"/>
    <w:rsid w:val="00E01FEC"/>
    <w:rsid w:val="00E0207C"/>
    <w:rsid w:val="00E02217"/>
    <w:rsid w:val="00E022B5"/>
    <w:rsid w:val="00E0255E"/>
    <w:rsid w:val="00E025D7"/>
    <w:rsid w:val="00E0263F"/>
    <w:rsid w:val="00E02713"/>
    <w:rsid w:val="00E0293C"/>
    <w:rsid w:val="00E02B79"/>
    <w:rsid w:val="00E02C19"/>
    <w:rsid w:val="00E02C2C"/>
    <w:rsid w:val="00E02FA0"/>
    <w:rsid w:val="00E03981"/>
    <w:rsid w:val="00E03CD4"/>
    <w:rsid w:val="00E042CF"/>
    <w:rsid w:val="00E04A54"/>
    <w:rsid w:val="00E04A61"/>
    <w:rsid w:val="00E0565D"/>
    <w:rsid w:val="00E05828"/>
    <w:rsid w:val="00E05BD1"/>
    <w:rsid w:val="00E05C79"/>
    <w:rsid w:val="00E06431"/>
    <w:rsid w:val="00E06472"/>
    <w:rsid w:val="00E064F3"/>
    <w:rsid w:val="00E06614"/>
    <w:rsid w:val="00E06758"/>
    <w:rsid w:val="00E067D8"/>
    <w:rsid w:val="00E067E6"/>
    <w:rsid w:val="00E06B82"/>
    <w:rsid w:val="00E06C82"/>
    <w:rsid w:val="00E0720C"/>
    <w:rsid w:val="00E07BF8"/>
    <w:rsid w:val="00E07CAB"/>
    <w:rsid w:val="00E07CB1"/>
    <w:rsid w:val="00E07DC7"/>
    <w:rsid w:val="00E10062"/>
    <w:rsid w:val="00E1095B"/>
    <w:rsid w:val="00E10D01"/>
    <w:rsid w:val="00E10DC7"/>
    <w:rsid w:val="00E10F32"/>
    <w:rsid w:val="00E11192"/>
    <w:rsid w:val="00E11781"/>
    <w:rsid w:val="00E11C54"/>
    <w:rsid w:val="00E11E2C"/>
    <w:rsid w:val="00E126CC"/>
    <w:rsid w:val="00E12852"/>
    <w:rsid w:val="00E12B49"/>
    <w:rsid w:val="00E12D1E"/>
    <w:rsid w:val="00E13868"/>
    <w:rsid w:val="00E13F76"/>
    <w:rsid w:val="00E13FCF"/>
    <w:rsid w:val="00E140E6"/>
    <w:rsid w:val="00E14241"/>
    <w:rsid w:val="00E14531"/>
    <w:rsid w:val="00E1454B"/>
    <w:rsid w:val="00E1465A"/>
    <w:rsid w:val="00E14E15"/>
    <w:rsid w:val="00E14F06"/>
    <w:rsid w:val="00E15050"/>
    <w:rsid w:val="00E15229"/>
    <w:rsid w:val="00E15541"/>
    <w:rsid w:val="00E15683"/>
    <w:rsid w:val="00E16A43"/>
    <w:rsid w:val="00E16AF1"/>
    <w:rsid w:val="00E16BDC"/>
    <w:rsid w:val="00E16DA4"/>
    <w:rsid w:val="00E16DFE"/>
    <w:rsid w:val="00E16F2F"/>
    <w:rsid w:val="00E171D1"/>
    <w:rsid w:val="00E17773"/>
    <w:rsid w:val="00E17A95"/>
    <w:rsid w:val="00E201B4"/>
    <w:rsid w:val="00E2025A"/>
    <w:rsid w:val="00E204FB"/>
    <w:rsid w:val="00E206D9"/>
    <w:rsid w:val="00E20C68"/>
    <w:rsid w:val="00E20D92"/>
    <w:rsid w:val="00E218B9"/>
    <w:rsid w:val="00E21FD6"/>
    <w:rsid w:val="00E224A8"/>
    <w:rsid w:val="00E226F4"/>
    <w:rsid w:val="00E22811"/>
    <w:rsid w:val="00E22821"/>
    <w:rsid w:val="00E22D5C"/>
    <w:rsid w:val="00E2355C"/>
    <w:rsid w:val="00E241C0"/>
    <w:rsid w:val="00E2479B"/>
    <w:rsid w:val="00E2486C"/>
    <w:rsid w:val="00E24AC7"/>
    <w:rsid w:val="00E24AEF"/>
    <w:rsid w:val="00E24B2D"/>
    <w:rsid w:val="00E24F44"/>
    <w:rsid w:val="00E2571E"/>
    <w:rsid w:val="00E25CD9"/>
    <w:rsid w:val="00E25EDD"/>
    <w:rsid w:val="00E26020"/>
    <w:rsid w:val="00E263D7"/>
    <w:rsid w:val="00E26789"/>
    <w:rsid w:val="00E267A5"/>
    <w:rsid w:val="00E271E7"/>
    <w:rsid w:val="00E271F1"/>
    <w:rsid w:val="00E2750E"/>
    <w:rsid w:val="00E27696"/>
    <w:rsid w:val="00E277F6"/>
    <w:rsid w:val="00E27A20"/>
    <w:rsid w:val="00E27B89"/>
    <w:rsid w:val="00E30CEA"/>
    <w:rsid w:val="00E30DC3"/>
    <w:rsid w:val="00E30E77"/>
    <w:rsid w:val="00E30F62"/>
    <w:rsid w:val="00E3148D"/>
    <w:rsid w:val="00E318D2"/>
    <w:rsid w:val="00E319F2"/>
    <w:rsid w:val="00E321BA"/>
    <w:rsid w:val="00E32449"/>
    <w:rsid w:val="00E32831"/>
    <w:rsid w:val="00E33080"/>
    <w:rsid w:val="00E3327B"/>
    <w:rsid w:val="00E333E9"/>
    <w:rsid w:val="00E33578"/>
    <w:rsid w:val="00E33636"/>
    <w:rsid w:val="00E33BF3"/>
    <w:rsid w:val="00E34396"/>
    <w:rsid w:val="00E34647"/>
    <w:rsid w:val="00E346D1"/>
    <w:rsid w:val="00E35358"/>
    <w:rsid w:val="00E354A0"/>
    <w:rsid w:val="00E355D0"/>
    <w:rsid w:val="00E35D1F"/>
    <w:rsid w:val="00E3627B"/>
    <w:rsid w:val="00E364E8"/>
    <w:rsid w:val="00E36520"/>
    <w:rsid w:val="00E36553"/>
    <w:rsid w:val="00E367D1"/>
    <w:rsid w:val="00E370E4"/>
    <w:rsid w:val="00E37180"/>
    <w:rsid w:val="00E409AD"/>
    <w:rsid w:val="00E40E0F"/>
    <w:rsid w:val="00E412BF"/>
    <w:rsid w:val="00E417BA"/>
    <w:rsid w:val="00E422AA"/>
    <w:rsid w:val="00E42675"/>
    <w:rsid w:val="00E426FB"/>
    <w:rsid w:val="00E4282E"/>
    <w:rsid w:val="00E4328E"/>
    <w:rsid w:val="00E437F5"/>
    <w:rsid w:val="00E444B4"/>
    <w:rsid w:val="00E44821"/>
    <w:rsid w:val="00E449C2"/>
    <w:rsid w:val="00E44BAF"/>
    <w:rsid w:val="00E4567A"/>
    <w:rsid w:val="00E45976"/>
    <w:rsid w:val="00E45E0B"/>
    <w:rsid w:val="00E45E8B"/>
    <w:rsid w:val="00E45F3D"/>
    <w:rsid w:val="00E463D3"/>
    <w:rsid w:val="00E466A7"/>
    <w:rsid w:val="00E467CC"/>
    <w:rsid w:val="00E46803"/>
    <w:rsid w:val="00E472F7"/>
    <w:rsid w:val="00E5001D"/>
    <w:rsid w:val="00E50129"/>
    <w:rsid w:val="00E50348"/>
    <w:rsid w:val="00E50C45"/>
    <w:rsid w:val="00E51118"/>
    <w:rsid w:val="00E51A00"/>
    <w:rsid w:val="00E51B1B"/>
    <w:rsid w:val="00E51BD8"/>
    <w:rsid w:val="00E51EB7"/>
    <w:rsid w:val="00E51FB8"/>
    <w:rsid w:val="00E51FE4"/>
    <w:rsid w:val="00E52381"/>
    <w:rsid w:val="00E52A2F"/>
    <w:rsid w:val="00E52B55"/>
    <w:rsid w:val="00E53ECD"/>
    <w:rsid w:val="00E53FA6"/>
    <w:rsid w:val="00E54459"/>
    <w:rsid w:val="00E54700"/>
    <w:rsid w:val="00E55021"/>
    <w:rsid w:val="00E5517F"/>
    <w:rsid w:val="00E5559B"/>
    <w:rsid w:val="00E55F3D"/>
    <w:rsid w:val="00E56292"/>
    <w:rsid w:val="00E56396"/>
    <w:rsid w:val="00E5683F"/>
    <w:rsid w:val="00E56FB3"/>
    <w:rsid w:val="00E57DE2"/>
    <w:rsid w:val="00E604B5"/>
    <w:rsid w:val="00E6098A"/>
    <w:rsid w:val="00E60A72"/>
    <w:rsid w:val="00E610BD"/>
    <w:rsid w:val="00E613B2"/>
    <w:rsid w:val="00E61A7E"/>
    <w:rsid w:val="00E62027"/>
    <w:rsid w:val="00E63302"/>
    <w:rsid w:val="00E6359E"/>
    <w:rsid w:val="00E6366E"/>
    <w:rsid w:val="00E6370D"/>
    <w:rsid w:val="00E640C9"/>
    <w:rsid w:val="00E645EB"/>
    <w:rsid w:val="00E64691"/>
    <w:rsid w:val="00E6499C"/>
    <w:rsid w:val="00E64CAF"/>
    <w:rsid w:val="00E64E9F"/>
    <w:rsid w:val="00E64EE4"/>
    <w:rsid w:val="00E655AB"/>
    <w:rsid w:val="00E65CED"/>
    <w:rsid w:val="00E65D9F"/>
    <w:rsid w:val="00E65DA8"/>
    <w:rsid w:val="00E65DE5"/>
    <w:rsid w:val="00E65F85"/>
    <w:rsid w:val="00E6650B"/>
    <w:rsid w:val="00E667DF"/>
    <w:rsid w:val="00E66968"/>
    <w:rsid w:val="00E670AA"/>
    <w:rsid w:val="00E670AF"/>
    <w:rsid w:val="00E674B8"/>
    <w:rsid w:val="00E67534"/>
    <w:rsid w:val="00E67908"/>
    <w:rsid w:val="00E67921"/>
    <w:rsid w:val="00E70169"/>
    <w:rsid w:val="00E70368"/>
    <w:rsid w:val="00E703E1"/>
    <w:rsid w:val="00E705E8"/>
    <w:rsid w:val="00E70D68"/>
    <w:rsid w:val="00E71562"/>
    <w:rsid w:val="00E71B94"/>
    <w:rsid w:val="00E71E39"/>
    <w:rsid w:val="00E71EA6"/>
    <w:rsid w:val="00E71F06"/>
    <w:rsid w:val="00E721B6"/>
    <w:rsid w:val="00E72A25"/>
    <w:rsid w:val="00E72D69"/>
    <w:rsid w:val="00E72E85"/>
    <w:rsid w:val="00E73250"/>
    <w:rsid w:val="00E7330E"/>
    <w:rsid w:val="00E73D80"/>
    <w:rsid w:val="00E743F5"/>
    <w:rsid w:val="00E74423"/>
    <w:rsid w:val="00E74861"/>
    <w:rsid w:val="00E74ADF"/>
    <w:rsid w:val="00E754BE"/>
    <w:rsid w:val="00E758D1"/>
    <w:rsid w:val="00E75A17"/>
    <w:rsid w:val="00E765BE"/>
    <w:rsid w:val="00E76722"/>
    <w:rsid w:val="00E7696C"/>
    <w:rsid w:val="00E76CBA"/>
    <w:rsid w:val="00E77006"/>
    <w:rsid w:val="00E8000A"/>
    <w:rsid w:val="00E806A2"/>
    <w:rsid w:val="00E8081C"/>
    <w:rsid w:val="00E80AE5"/>
    <w:rsid w:val="00E80C79"/>
    <w:rsid w:val="00E81450"/>
    <w:rsid w:val="00E81DAF"/>
    <w:rsid w:val="00E81E7B"/>
    <w:rsid w:val="00E82183"/>
    <w:rsid w:val="00E82324"/>
    <w:rsid w:val="00E82407"/>
    <w:rsid w:val="00E8243F"/>
    <w:rsid w:val="00E826D7"/>
    <w:rsid w:val="00E82CAF"/>
    <w:rsid w:val="00E82DFB"/>
    <w:rsid w:val="00E831BC"/>
    <w:rsid w:val="00E832C8"/>
    <w:rsid w:val="00E83440"/>
    <w:rsid w:val="00E83661"/>
    <w:rsid w:val="00E83738"/>
    <w:rsid w:val="00E8398E"/>
    <w:rsid w:val="00E843C4"/>
    <w:rsid w:val="00E843F2"/>
    <w:rsid w:val="00E846A9"/>
    <w:rsid w:val="00E84F20"/>
    <w:rsid w:val="00E853A4"/>
    <w:rsid w:val="00E859CC"/>
    <w:rsid w:val="00E85F3F"/>
    <w:rsid w:val="00E8633B"/>
    <w:rsid w:val="00E86C22"/>
    <w:rsid w:val="00E86FAF"/>
    <w:rsid w:val="00E871D0"/>
    <w:rsid w:val="00E87A68"/>
    <w:rsid w:val="00E908B1"/>
    <w:rsid w:val="00E90E33"/>
    <w:rsid w:val="00E91116"/>
    <w:rsid w:val="00E9135B"/>
    <w:rsid w:val="00E913F7"/>
    <w:rsid w:val="00E9147E"/>
    <w:rsid w:val="00E916E0"/>
    <w:rsid w:val="00E9173C"/>
    <w:rsid w:val="00E917EB"/>
    <w:rsid w:val="00E91EA1"/>
    <w:rsid w:val="00E9223C"/>
    <w:rsid w:val="00E922AA"/>
    <w:rsid w:val="00E9247B"/>
    <w:rsid w:val="00E9265E"/>
    <w:rsid w:val="00E9269D"/>
    <w:rsid w:val="00E92D2D"/>
    <w:rsid w:val="00E93337"/>
    <w:rsid w:val="00E93922"/>
    <w:rsid w:val="00E93C8A"/>
    <w:rsid w:val="00E93E38"/>
    <w:rsid w:val="00E942D9"/>
    <w:rsid w:val="00E943DD"/>
    <w:rsid w:val="00E944BC"/>
    <w:rsid w:val="00E948F4"/>
    <w:rsid w:val="00E955A2"/>
    <w:rsid w:val="00E9580C"/>
    <w:rsid w:val="00E95CDC"/>
    <w:rsid w:val="00E95D02"/>
    <w:rsid w:val="00E96AAD"/>
    <w:rsid w:val="00E96C4F"/>
    <w:rsid w:val="00E975FE"/>
    <w:rsid w:val="00E97783"/>
    <w:rsid w:val="00E97858"/>
    <w:rsid w:val="00E9785A"/>
    <w:rsid w:val="00E97C78"/>
    <w:rsid w:val="00E97D2F"/>
    <w:rsid w:val="00EA0288"/>
    <w:rsid w:val="00EA037B"/>
    <w:rsid w:val="00EA0444"/>
    <w:rsid w:val="00EA0562"/>
    <w:rsid w:val="00EA096A"/>
    <w:rsid w:val="00EA0B40"/>
    <w:rsid w:val="00EA0D15"/>
    <w:rsid w:val="00EA1B7C"/>
    <w:rsid w:val="00EA1FD9"/>
    <w:rsid w:val="00EA243E"/>
    <w:rsid w:val="00EA2461"/>
    <w:rsid w:val="00EA292F"/>
    <w:rsid w:val="00EA2A1E"/>
    <w:rsid w:val="00EA2AC5"/>
    <w:rsid w:val="00EA2CDA"/>
    <w:rsid w:val="00EA2E3E"/>
    <w:rsid w:val="00EA3668"/>
    <w:rsid w:val="00EA38CA"/>
    <w:rsid w:val="00EA3B5E"/>
    <w:rsid w:val="00EA3D08"/>
    <w:rsid w:val="00EA4015"/>
    <w:rsid w:val="00EA4110"/>
    <w:rsid w:val="00EA41A4"/>
    <w:rsid w:val="00EA4288"/>
    <w:rsid w:val="00EA48C3"/>
    <w:rsid w:val="00EA4B61"/>
    <w:rsid w:val="00EA4F66"/>
    <w:rsid w:val="00EA5434"/>
    <w:rsid w:val="00EA562B"/>
    <w:rsid w:val="00EA582C"/>
    <w:rsid w:val="00EA5DD8"/>
    <w:rsid w:val="00EA6601"/>
    <w:rsid w:val="00EA6BD4"/>
    <w:rsid w:val="00EA6F9E"/>
    <w:rsid w:val="00EA7219"/>
    <w:rsid w:val="00EA76DB"/>
    <w:rsid w:val="00EA79EE"/>
    <w:rsid w:val="00EA7DFA"/>
    <w:rsid w:val="00EB02A1"/>
    <w:rsid w:val="00EB0A8A"/>
    <w:rsid w:val="00EB0C79"/>
    <w:rsid w:val="00EB0E83"/>
    <w:rsid w:val="00EB0FAC"/>
    <w:rsid w:val="00EB1DAB"/>
    <w:rsid w:val="00EB246F"/>
    <w:rsid w:val="00EB267C"/>
    <w:rsid w:val="00EB2D4A"/>
    <w:rsid w:val="00EB30CE"/>
    <w:rsid w:val="00EB3441"/>
    <w:rsid w:val="00EB353E"/>
    <w:rsid w:val="00EB38F3"/>
    <w:rsid w:val="00EB3C02"/>
    <w:rsid w:val="00EB3D94"/>
    <w:rsid w:val="00EB43FA"/>
    <w:rsid w:val="00EB498A"/>
    <w:rsid w:val="00EB49C5"/>
    <w:rsid w:val="00EB4DBA"/>
    <w:rsid w:val="00EB5634"/>
    <w:rsid w:val="00EB583D"/>
    <w:rsid w:val="00EB5D47"/>
    <w:rsid w:val="00EB617D"/>
    <w:rsid w:val="00EB62EE"/>
    <w:rsid w:val="00EB6305"/>
    <w:rsid w:val="00EB6367"/>
    <w:rsid w:val="00EB6599"/>
    <w:rsid w:val="00EB6AA9"/>
    <w:rsid w:val="00EB6B7B"/>
    <w:rsid w:val="00EB6D89"/>
    <w:rsid w:val="00EB71CD"/>
    <w:rsid w:val="00EB7547"/>
    <w:rsid w:val="00EB79A9"/>
    <w:rsid w:val="00EB7A1C"/>
    <w:rsid w:val="00EC0119"/>
    <w:rsid w:val="00EC0ABB"/>
    <w:rsid w:val="00EC0DCA"/>
    <w:rsid w:val="00EC1F62"/>
    <w:rsid w:val="00EC200E"/>
    <w:rsid w:val="00EC282B"/>
    <w:rsid w:val="00EC2D04"/>
    <w:rsid w:val="00EC3101"/>
    <w:rsid w:val="00EC3733"/>
    <w:rsid w:val="00EC399B"/>
    <w:rsid w:val="00EC39CA"/>
    <w:rsid w:val="00EC421D"/>
    <w:rsid w:val="00EC4361"/>
    <w:rsid w:val="00EC4690"/>
    <w:rsid w:val="00EC4FAC"/>
    <w:rsid w:val="00EC5583"/>
    <w:rsid w:val="00EC55BC"/>
    <w:rsid w:val="00EC573A"/>
    <w:rsid w:val="00EC58BC"/>
    <w:rsid w:val="00EC5D5F"/>
    <w:rsid w:val="00EC5FE3"/>
    <w:rsid w:val="00EC655D"/>
    <w:rsid w:val="00EC6FA2"/>
    <w:rsid w:val="00EC73A7"/>
    <w:rsid w:val="00EC7854"/>
    <w:rsid w:val="00EC7B21"/>
    <w:rsid w:val="00EC7DA6"/>
    <w:rsid w:val="00ED0332"/>
    <w:rsid w:val="00ED060B"/>
    <w:rsid w:val="00ED066D"/>
    <w:rsid w:val="00ED0715"/>
    <w:rsid w:val="00ED07C9"/>
    <w:rsid w:val="00ED07CD"/>
    <w:rsid w:val="00ED087D"/>
    <w:rsid w:val="00ED0D4D"/>
    <w:rsid w:val="00ED0DB8"/>
    <w:rsid w:val="00ED1499"/>
    <w:rsid w:val="00ED149C"/>
    <w:rsid w:val="00ED164C"/>
    <w:rsid w:val="00ED1A9A"/>
    <w:rsid w:val="00ED1C6F"/>
    <w:rsid w:val="00ED1DC7"/>
    <w:rsid w:val="00ED1E9A"/>
    <w:rsid w:val="00ED1F56"/>
    <w:rsid w:val="00ED255A"/>
    <w:rsid w:val="00ED29FB"/>
    <w:rsid w:val="00ED2FC6"/>
    <w:rsid w:val="00ED3137"/>
    <w:rsid w:val="00ED3527"/>
    <w:rsid w:val="00ED3A74"/>
    <w:rsid w:val="00ED3B15"/>
    <w:rsid w:val="00ED3BD9"/>
    <w:rsid w:val="00ED3C6A"/>
    <w:rsid w:val="00ED3D47"/>
    <w:rsid w:val="00ED4C0C"/>
    <w:rsid w:val="00ED4DD4"/>
    <w:rsid w:val="00ED4E8E"/>
    <w:rsid w:val="00ED506E"/>
    <w:rsid w:val="00ED515F"/>
    <w:rsid w:val="00ED5222"/>
    <w:rsid w:val="00ED54AD"/>
    <w:rsid w:val="00ED5A2A"/>
    <w:rsid w:val="00ED604E"/>
    <w:rsid w:val="00ED6315"/>
    <w:rsid w:val="00ED6427"/>
    <w:rsid w:val="00ED6962"/>
    <w:rsid w:val="00ED6D7B"/>
    <w:rsid w:val="00ED6EB7"/>
    <w:rsid w:val="00ED6ED4"/>
    <w:rsid w:val="00ED71A4"/>
    <w:rsid w:val="00ED71AA"/>
    <w:rsid w:val="00ED7570"/>
    <w:rsid w:val="00EE0088"/>
    <w:rsid w:val="00EE0389"/>
    <w:rsid w:val="00EE092E"/>
    <w:rsid w:val="00EE0D41"/>
    <w:rsid w:val="00EE0D47"/>
    <w:rsid w:val="00EE13D0"/>
    <w:rsid w:val="00EE17AF"/>
    <w:rsid w:val="00EE1A4F"/>
    <w:rsid w:val="00EE1F17"/>
    <w:rsid w:val="00EE1F48"/>
    <w:rsid w:val="00EE2336"/>
    <w:rsid w:val="00EE2D37"/>
    <w:rsid w:val="00EE334F"/>
    <w:rsid w:val="00EE33CF"/>
    <w:rsid w:val="00EE39EA"/>
    <w:rsid w:val="00EE3A1F"/>
    <w:rsid w:val="00EE3D6F"/>
    <w:rsid w:val="00EE3DFF"/>
    <w:rsid w:val="00EE3FBC"/>
    <w:rsid w:val="00EE448A"/>
    <w:rsid w:val="00EE45E2"/>
    <w:rsid w:val="00EE4822"/>
    <w:rsid w:val="00EE49EA"/>
    <w:rsid w:val="00EE5203"/>
    <w:rsid w:val="00EE5397"/>
    <w:rsid w:val="00EE580D"/>
    <w:rsid w:val="00EE5AEC"/>
    <w:rsid w:val="00EE61A2"/>
    <w:rsid w:val="00EE62E6"/>
    <w:rsid w:val="00EE6B46"/>
    <w:rsid w:val="00EE6FF5"/>
    <w:rsid w:val="00EF00DF"/>
    <w:rsid w:val="00EF041D"/>
    <w:rsid w:val="00EF1044"/>
    <w:rsid w:val="00EF12F5"/>
    <w:rsid w:val="00EF140D"/>
    <w:rsid w:val="00EF188C"/>
    <w:rsid w:val="00EF1B0A"/>
    <w:rsid w:val="00EF2381"/>
    <w:rsid w:val="00EF262E"/>
    <w:rsid w:val="00EF2814"/>
    <w:rsid w:val="00EF288C"/>
    <w:rsid w:val="00EF2A7B"/>
    <w:rsid w:val="00EF2FF1"/>
    <w:rsid w:val="00EF3640"/>
    <w:rsid w:val="00EF3718"/>
    <w:rsid w:val="00EF37F1"/>
    <w:rsid w:val="00EF3ED8"/>
    <w:rsid w:val="00EF3EF3"/>
    <w:rsid w:val="00EF414B"/>
    <w:rsid w:val="00EF4181"/>
    <w:rsid w:val="00EF45D9"/>
    <w:rsid w:val="00EF48BB"/>
    <w:rsid w:val="00EF49AA"/>
    <w:rsid w:val="00EF4DD8"/>
    <w:rsid w:val="00EF5073"/>
    <w:rsid w:val="00EF540A"/>
    <w:rsid w:val="00EF5E78"/>
    <w:rsid w:val="00EF60CE"/>
    <w:rsid w:val="00EF612E"/>
    <w:rsid w:val="00EF6199"/>
    <w:rsid w:val="00EF622D"/>
    <w:rsid w:val="00EF63FF"/>
    <w:rsid w:val="00EF6738"/>
    <w:rsid w:val="00EF7BC8"/>
    <w:rsid w:val="00EF7EAA"/>
    <w:rsid w:val="00F00033"/>
    <w:rsid w:val="00F004AE"/>
    <w:rsid w:val="00F00DF3"/>
    <w:rsid w:val="00F010D1"/>
    <w:rsid w:val="00F01472"/>
    <w:rsid w:val="00F01878"/>
    <w:rsid w:val="00F01C02"/>
    <w:rsid w:val="00F01C1B"/>
    <w:rsid w:val="00F01C3E"/>
    <w:rsid w:val="00F01F21"/>
    <w:rsid w:val="00F021C3"/>
    <w:rsid w:val="00F0225B"/>
    <w:rsid w:val="00F028B6"/>
    <w:rsid w:val="00F02E89"/>
    <w:rsid w:val="00F03448"/>
    <w:rsid w:val="00F035AD"/>
    <w:rsid w:val="00F0376C"/>
    <w:rsid w:val="00F03835"/>
    <w:rsid w:val="00F03ED6"/>
    <w:rsid w:val="00F04521"/>
    <w:rsid w:val="00F0485A"/>
    <w:rsid w:val="00F05092"/>
    <w:rsid w:val="00F051C7"/>
    <w:rsid w:val="00F05212"/>
    <w:rsid w:val="00F05314"/>
    <w:rsid w:val="00F054D3"/>
    <w:rsid w:val="00F05EFC"/>
    <w:rsid w:val="00F0602C"/>
    <w:rsid w:val="00F063B7"/>
    <w:rsid w:val="00F06756"/>
    <w:rsid w:val="00F06843"/>
    <w:rsid w:val="00F0771D"/>
    <w:rsid w:val="00F07B83"/>
    <w:rsid w:val="00F10171"/>
    <w:rsid w:val="00F104B1"/>
    <w:rsid w:val="00F10824"/>
    <w:rsid w:val="00F10AA2"/>
    <w:rsid w:val="00F10B57"/>
    <w:rsid w:val="00F10CFE"/>
    <w:rsid w:val="00F10FDF"/>
    <w:rsid w:val="00F11015"/>
    <w:rsid w:val="00F114E8"/>
    <w:rsid w:val="00F11FDD"/>
    <w:rsid w:val="00F12295"/>
    <w:rsid w:val="00F12296"/>
    <w:rsid w:val="00F12647"/>
    <w:rsid w:val="00F12977"/>
    <w:rsid w:val="00F12E5E"/>
    <w:rsid w:val="00F131AA"/>
    <w:rsid w:val="00F133A1"/>
    <w:rsid w:val="00F135E3"/>
    <w:rsid w:val="00F13728"/>
    <w:rsid w:val="00F1483A"/>
    <w:rsid w:val="00F1484C"/>
    <w:rsid w:val="00F14B4E"/>
    <w:rsid w:val="00F158AF"/>
    <w:rsid w:val="00F15E26"/>
    <w:rsid w:val="00F15F48"/>
    <w:rsid w:val="00F16170"/>
    <w:rsid w:val="00F1678E"/>
    <w:rsid w:val="00F16994"/>
    <w:rsid w:val="00F16CD7"/>
    <w:rsid w:val="00F16E81"/>
    <w:rsid w:val="00F1710D"/>
    <w:rsid w:val="00F171FB"/>
    <w:rsid w:val="00F17650"/>
    <w:rsid w:val="00F1775E"/>
    <w:rsid w:val="00F17967"/>
    <w:rsid w:val="00F17C8F"/>
    <w:rsid w:val="00F17DAA"/>
    <w:rsid w:val="00F17E44"/>
    <w:rsid w:val="00F17EFB"/>
    <w:rsid w:val="00F2066D"/>
    <w:rsid w:val="00F2078C"/>
    <w:rsid w:val="00F20A2F"/>
    <w:rsid w:val="00F20BC1"/>
    <w:rsid w:val="00F213D4"/>
    <w:rsid w:val="00F2147B"/>
    <w:rsid w:val="00F21ECC"/>
    <w:rsid w:val="00F22838"/>
    <w:rsid w:val="00F22A24"/>
    <w:rsid w:val="00F22E34"/>
    <w:rsid w:val="00F23590"/>
    <w:rsid w:val="00F239DA"/>
    <w:rsid w:val="00F24119"/>
    <w:rsid w:val="00F24A52"/>
    <w:rsid w:val="00F25653"/>
    <w:rsid w:val="00F2565E"/>
    <w:rsid w:val="00F2580F"/>
    <w:rsid w:val="00F258FF"/>
    <w:rsid w:val="00F25A0E"/>
    <w:rsid w:val="00F26411"/>
    <w:rsid w:val="00F267D9"/>
    <w:rsid w:val="00F26996"/>
    <w:rsid w:val="00F269B1"/>
    <w:rsid w:val="00F26A7A"/>
    <w:rsid w:val="00F26DF9"/>
    <w:rsid w:val="00F270F3"/>
    <w:rsid w:val="00F27C6E"/>
    <w:rsid w:val="00F300E3"/>
    <w:rsid w:val="00F30A1F"/>
    <w:rsid w:val="00F30FF5"/>
    <w:rsid w:val="00F310D1"/>
    <w:rsid w:val="00F31398"/>
    <w:rsid w:val="00F3145A"/>
    <w:rsid w:val="00F317F7"/>
    <w:rsid w:val="00F31E04"/>
    <w:rsid w:val="00F3302E"/>
    <w:rsid w:val="00F33555"/>
    <w:rsid w:val="00F33B69"/>
    <w:rsid w:val="00F33F6B"/>
    <w:rsid w:val="00F34048"/>
    <w:rsid w:val="00F348E4"/>
    <w:rsid w:val="00F349AF"/>
    <w:rsid w:val="00F34B22"/>
    <w:rsid w:val="00F34E98"/>
    <w:rsid w:val="00F35434"/>
    <w:rsid w:val="00F359B3"/>
    <w:rsid w:val="00F36086"/>
    <w:rsid w:val="00F36090"/>
    <w:rsid w:val="00F36653"/>
    <w:rsid w:val="00F36AEA"/>
    <w:rsid w:val="00F371C3"/>
    <w:rsid w:val="00F373EC"/>
    <w:rsid w:val="00F376A3"/>
    <w:rsid w:val="00F37A3E"/>
    <w:rsid w:val="00F400DB"/>
    <w:rsid w:val="00F40683"/>
    <w:rsid w:val="00F4072B"/>
    <w:rsid w:val="00F40972"/>
    <w:rsid w:val="00F40AB7"/>
    <w:rsid w:val="00F40F7C"/>
    <w:rsid w:val="00F410E4"/>
    <w:rsid w:val="00F412EC"/>
    <w:rsid w:val="00F41478"/>
    <w:rsid w:val="00F41480"/>
    <w:rsid w:val="00F41B71"/>
    <w:rsid w:val="00F41C3F"/>
    <w:rsid w:val="00F4207B"/>
    <w:rsid w:val="00F42090"/>
    <w:rsid w:val="00F4234C"/>
    <w:rsid w:val="00F4272B"/>
    <w:rsid w:val="00F4330F"/>
    <w:rsid w:val="00F43364"/>
    <w:rsid w:val="00F434B1"/>
    <w:rsid w:val="00F4389F"/>
    <w:rsid w:val="00F43A0A"/>
    <w:rsid w:val="00F43D8C"/>
    <w:rsid w:val="00F444F9"/>
    <w:rsid w:val="00F447B2"/>
    <w:rsid w:val="00F4485D"/>
    <w:rsid w:val="00F44CB0"/>
    <w:rsid w:val="00F44F44"/>
    <w:rsid w:val="00F44F7F"/>
    <w:rsid w:val="00F4521A"/>
    <w:rsid w:val="00F45482"/>
    <w:rsid w:val="00F4582B"/>
    <w:rsid w:val="00F45C65"/>
    <w:rsid w:val="00F46874"/>
    <w:rsid w:val="00F46DBD"/>
    <w:rsid w:val="00F4788B"/>
    <w:rsid w:val="00F47A50"/>
    <w:rsid w:val="00F50032"/>
    <w:rsid w:val="00F5006F"/>
    <w:rsid w:val="00F508F7"/>
    <w:rsid w:val="00F51D83"/>
    <w:rsid w:val="00F52354"/>
    <w:rsid w:val="00F52375"/>
    <w:rsid w:val="00F5249C"/>
    <w:rsid w:val="00F526BC"/>
    <w:rsid w:val="00F5271D"/>
    <w:rsid w:val="00F52A5E"/>
    <w:rsid w:val="00F531D2"/>
    <w:rsid w:val="00F5361B"/>
    <w:rsid w:val="00F53A16"/>
    <w:rsid w:val="00F53A82"/>
    <w:rsid w:val="00F53CB7"/>
    <w:rsid w:val="00F541AC"/>
    <w:rsid w:val="00F550EA"/>
    <w:rsid w:val="00F5548C"/>
    <w:rsid w:val="00F5554C"/>
    <w:rsid w:val="00F555B5"/>
    <w:rsid w:val="00F558C0"/>
    <w:rsid w:val="00F55922"/>
    <w:rsid w:val="00F56369"/>
    <w:rsid w:val="00F566A8"/>
    <w:rsid w:val="00F56F02"/>
    <w:rsid w:val="00F56FCB"/>
    <w:rsid w:val="00F5764A"/>
    <w:rsid w:val="00F57B99"/>
    <w:rsid w:val="00F57CDC"/>
    <w:rsid w:val="00F61073"/>
    <w:rsid w:val="00F6127F"/>
    <w:rsid w:val="00F615F0"/>
    <w:rsid w:val="00F617AE"/>
    <w:rsid w:val="00F61CB4"/>
    <w:rsid w:val="00F61D6A"/>
    <w:rsid w:val="00F621A4"/>
    <w:rsid w:val="00F6277D"/>
    <w:rsid w:val="00F629AD"/>
    <w:rsid w:val="00F63014"/>
    <w:rsid w:val="00F630EB"/>
    <w:rsid w:val="00F6373C"/>
    <w:rsid w:val="00F63F6C"/>
    <w:rsid w:val="00F646DE"/>
    <w:rsid w:val="00F64706"/>
    <w:rsid w:val="00F64A03"/>
    <w:rsid w:val="00F64BF0"/>
    <w:rsid w:val="00F64C44"/>
    <w:rsid w:val="00F64D28"/>
    <w:rsid w:val="00F65014"/>
    <w:rsid w:val="00F65995"/>
    <w:rsid w:val="00F65C43"/>
    <w:rsid w:val="00F65C4D"/>
    <w:rsid w:val="00F65EF9"/>
    <w:rsid w:val="00F65F2D"/>
    <w:rsid w:val="00F66079"/>
    <w:rsid w:val="00F661C9"/>
    <w:rsid w:val="00F66416"/>
    <w:rsid w:val="00F665D5"/>
    <w:rsid w:val="00F667BA"/>
    <w:rsid w:val="00F673C6"/>
    <w:rsid w:val="00F67672"/>
    <w:rsid w:val="00F67CA8"/>
    <w:rsid w:val="00F67CBF"/>
    <w:rsid w:val="00F67F9C"/>
    <w:rsid w:val="00F7071E"/>
    <w:rsid w:val="00F707CD"/>
    <w:rsid w:val="00F707D8"/>
    <w:rsid w:val="00F709FE"/>
    <w:rsid w:val="00F70A32"/>
    <w:rsid w:val="00F70B8B"/>
    <w:rsid w:val="00F70C88"/>
    <w:rsid w:val="00F7141A"/>
    <w:rsid w:val="00F71477"/>
    <w:rsid w:val="00F71671"/>
    <w:rsid w:val="00F71755"/>
    <w:rsid w:val="00F71931"/>
    <w:rsid w:val="00F71BD7"/>
    <w:rsid w:val="00F722B2"/>
    <w:rsid w:val="00F7278B"/>
    <w:rsid w:val="00F7314D"/>
    <w:rsid w:val="00F73685"/>
    <w:rsid w:val="00F743BF"/>
    <w:rsid w:val="00F744F8"/>
    <w:rsid w:val="00F75181"/>
    <w:rsid w:val="00F75344"/>
    <w:rsid w:val="00F7538C"/>
    <w:rsid w:val="00F7553E"/>
    <w:rsid w:val="00F7584A"/>
    <w:rsid w:val="00F7590F"/>
    <w:rsid w:val="00F75B61"/>
    <w:rsid w:val="00F75B8E"/>
    <w:rsid w:val="00F75EDA"/>
    <w:rsid w:val="00F76301"/>
    <w:rsid w:val="00F7632D"/>
    <w:rsid w:val="00F76745"/>
    <w:rsid w:val="00F771CF"/>
    <w:rsid w:val="00F7738F"/>
    <w:rsid w:val="00F77F01"/>
    <w:rsid w:val="00F80181"/>
    <w:rsid w:val="00F808A6"/>
    <w:rsid w:val="00F80AF0"/>
    <w:rsid w:val="00F8109D"/>
    <w:rsid w:val="00F811F1"/>
    <w:rsid w:val="00F82EC9"/>
    <w:rsid w:val="00F82F77"/>
    <w:rsid w:val="00F83176"/>
    <w:rsid w:val="00F8328C"/>
    <w:rsid w:val="00F836ED"/>
    <w:rsid w:val="00F83A88"/>
    <w:rsid w:val="00F83FB4"/>
    <w:rsid w:val="00F847C7"/>
    <w:rsid w:val="00F848F6"/>
    <w:rsid w:val="00F84FA0"/>
    <w:rsid w:val="00F8507D"/>
    <w:rsid w:val="00F8510E"/>
    <w:rsid w:val="00F85114"/>
    <w:rsid w:val="00F856C6"/>
    <w:rsid w:val="00F85CDC"/>
    <w:rsid w:val="00F85DF2"/>
    <w:rsid w:val="00F85EA2"/>
    <w:rsid w:val="00F8601F"/>
    <w:rsid w:val="00F8603A"/>
    <w:rsid w:val="00F861C9"/>
    <w:rsid w:val="00F862D3"/>
    <w:rsid w:val="00F8658C"/>
    <w:rsid w:val="00F86A50"/>
    <w:rsid w:val="00F86B0E"/>
    <w:rsid w:val="00F86F48"/>
    <w:rsid w:val="00F875BF"/>
    <w:rsid w:val="00F8783B"/>
    <w:rsid w:val="00F878A5"/>
    <w:rsid w:val="00F87CB5"/>
    <w:rsid w:val="00F90134"/>
    <w:rsid w:val="00F90554"/>
    <w:rsid w:val="00F9066F"/>
    <w:rsid w:val="00F91B16"/>
    <w:rsid w:val="00F91D4A"/>
    <w:rsid w:val="00F923AC"/>
    <w:rsid w:val="00F923E2"/>
    <w:rsid w:val="00F9251C"/>
    <w:rsid w:val="00F928D1"/>
    <w:rsid w:val="00F92905"/>
    <w:rsid w:val="00F92E62"/>
    <w:rsid w:val="00F936F1"/>
    <w:rsid w:val="00F93D33"/>
    <w:rsid w:val="00F94663"/>
    <w:rsid w:val="00F9466B"/>
    <w:rsid w:val="00F94CF1"/>
    <w:rsid w:val="00F94E70"/>
    <w:rsid w:val="00F94EA7"/>
    <w:rsid w:val="00F94FA7"/>
    <w:rsid w:val="00F95116"/>
    <w:rsid w:val="00F951BA"/>
    <w:rsid w:val="00F9531A"/>
    <w:rsid w:val="00F95571"/>
    <w:rsid w:val="00F9577F"/>
    <w:rsid w:val="00F9637D"/>
    <w:rsid w:val="00F96E66"/>
    <w:rsid w:val="00F97168"/>
    <w:rsid w:val="00F97C14"/>
    <w:rsid w:val="00FA0361"/>
    <w:rsid w:val="00FA0402"/>
    <w:rsid w:val="00FA0405"/>
    <w:rsid w:val="00FA0559"/>
    <w:rsid w:val="00FA0707"/>
    <w:rsid w:val="00FA0B61"/>
    <w:rsid w:val="00FA14F6"/>
    <w:rsid w:val="00FA1AAE"/>
    <w:rsid w:val="00FA1BA8"/>
    <w:rsid w:val="00FA1E05"/>
    <w:rsid w:val="00FA27E9"/>
    <w:rsid w:val="00FA29AB"/>
    <w:rsid w:val="00FA2BBA"/>
    <w:rsid w:val="00FA2CC5"/>
    <w:rsid w:val="00FA3065"/>
    <w:rsid w:val="00FA30B5"/>
    <w:rsid w:val="00FA30C3"/>
    <w:rsid w:val="00FA328A"/>
    <w:rsid w:val="00FA3551"/>
    <w:rsid w:val="00FA371A"/>
    <w:rsid w:val="00FA3A8B"/>
    <w:rsid w:val="00FA4367"/>
    <w:rsid w:val="00FA45D2"/>
    <w:rsid w:val="00FA4CC7"/>
    <w:rsid w:val="00FA4F25"/>
    <w:rsid w:val="00FA51FC"/>
    <w:rsid w:val="00FA52FD"/>
    <w:rsid w:val="00FA54A0"/>
    <w:rsid w:val="00FA57D3"/>
    <w:rsid w:val="00FA5B47"/>
    <w:rsid w:val="00FA5F6C"/>
    <w:rsid w:val="00FA5FFA"/>
    <w:rsid w:val="00FA631D"/>
    <w:rsid w:val="00FA642E"/>
    <w:rsid w:val="00FA6617"/>
    <w:rsid w:val="00FA672A"/>
    <w:rsid w:val="00FA683C"/>
    <w:rsid w:val="00FA6D73"/>
    <w:rsid w:val="00FA7157"/>
    <w:rsid w:val="00FA71AC"/>
    <w:rsid w:val="00FA7470"/>
    <w:rsid w:val="00FA7A1A"/>
    <w:rsid w:val="00FA7D40"/>
    <w:rsid w:val="00FA7FA9"/>
    <w:rsid w:val="00FB015D"/>
    <w:rsid w:val="00FB02C7"/>
    <w:rsid w:val="00FB0A1A"/>
    <w:rsid w:val="00FB0BB5"/>
    <w:rsid w:val="00FB0BE0"/>
    <w:rsid w:val="00FB0D93"/>
    <w:rsid w:val="00FB1161"/>
    <w:rsid w:val="00FB1167"/>
    <w:rsid w:val="00FB1500"/>
    <w:rsid w:val="00FB1B77"/>
    <w:rsid w:val="00FB1FDE"/>
    <w:rsid w:val="00FB2151"/>
    <w:rsid w:val="00FB21B8"/>
    <w:rsid w:val="00FB24F0"/>
    <w:rsid w:val="00FB2830"/>
    <w:rsid w:val="00FB2BF2"/>
    <w:rsid w:val="00FB2C15"/>
    <w:rsid w:val="00FB2C2B"/>
    <w:rsid w:val="00FB394E"/>
    <w:rsid w:val="00FB4007"/>
    <w:rsid w:val="00FB4EBC"/>
    <w:rsid w:val="00FB4F93"/>
    <w:rsid w:val="00FB5022"/>
    <w:rsid w:val="00FB5042"/>
    <w:rsid w:val="00FB504F"/>
    <w:rsid w:val="00FB550F"/>
    <w:rsid w:val="00FB561C"/>
    <w:rsid w:val="00FB5FC4"/>
    <w:rsid w:val="00FB613D"/>
    <w:rsid w:val="00FB6497"/>
    <w:rsid w:val="00FB64BB"/>
    <w:rsid w:val="00FB64BC"/>
    <w:rsid w:val="00FB64D8"/>
    <w:rsid w:val="00FB6552"/>
    <w:rsid w:val="00FB665B"/>
    <w:rsid w:val="00FB6888"/>
    <w:rsid w:val="00FB6CE1"/>
    <w:rsid w:val="00FB6D6C"/>
    <w:rsid w:val="00FB7017"/>
    <w:rsid w:val="00FB7311"/>
    <w:rsid w:val="00FB7447"/>
    <w:rsid w:val="00FB7967"/>
    <w:rsid w:val="00FB7A27"/>
    <w:rsid w:val="00FB7B08"/>
    <w:rsid w:val="00FB7E28"/>
    <w:rsid w:val="00FC0031"/>
    <w:rsid w:val="00FC058D"/>
    <w:rsid w:val="00FC06BC"/>
    <w:rsid w:val="00FC0ADA"/>
    <w:rsid w:val="00FC13F5"/>
    <w:rsid w:val="00FC15C7"/>
    <w:rsid w:val="00FC16E3"/>
    <w:rsid w:val="00FC2060"/>
    <w:rsid w:val="00FC24EB"/>
    <w:rsid w:val="00FC273D"/>
    <w:rsid w:val="00FC2D9E"/>
    <w:rsid w:val="00FC2F3B"/>
    <w:rsid w:val="00FC3167"/>
    <w:rsid w:val="00FC3199"/>
    <w:rsid w:val="00FC328E"/>
    <w:rsid w:val="00FC332C"/>
    <w:rsid w:val="00FC3947"/>
    <w:rsid w:val="00FC3950"/>
    <w:rsid w:val="00FC3C0D"/>
    <w:rsid w:val="00FC3E35"/>
    <w:rsid w:val="00FC499E"/>
    <w:rsid w:val="00FC4FC5"/>
    <w:rsid w:val="00FC5062"/>
    <w:rsid w:val="00FC516F"/>
    <w:rsid w:val="00FC5298"/>
    <w:rsid w:val="00FC552F"/>
    <w:rsid w:val="00FC55BF"/>
    <w:rsid w:val="00FC5DC1"/>
    <w:rsid w:val="00FC6423"/>
    <w:rsid w:val="00FC6932"/>
    <w:rsid w:val="00FC6F8D"/>
    <w:rsid w:val="00FC76A5"/>
    <w:rsid w:val="00FC78C5"/>
    <w:rsid w:val="00FD00A1"/>
    <w:rsid w:val="00FD0198"/>
    <w:rsid w:val="00FD0249"/>
    <w:rsid w:val="00FD0342"/>
    <w:rsid w:val="00FD0349"/>
    <w:rsid w:val="00FD041E"/>
    <w:rsid w:val="00FD04A0"/>
    <w:rsid w:val="00FD0AB5"/>
    <w:rsid w:val="00FD18DE"/>
    <w:rsid w:val="00FD1961"/>
    <w:rsid w:val="00FD1F03"/>
    <w:rsid w:val="00FD2372"/>
    <w:rsid w:val="00FD2491"/>
    <w:rsid w:val="00FD2622"/>
    <w:rsid w:val="00FD2674"/>
    <w:rsid w:val="00FD2681"/>
    <w:rsid w:val="00FD2BDB"/>
    <w:rsid w:val="00FD36EF"/>
    <w:rsid w:val="00FD38C0"/>
    <w:rsid w:val="00FD43A6"/>
    <w:rsid w:val="00FD47A5"/>
    <w:rsid w:val="00FD47C4"/>
    <w:rsid w:val="00FD494D"/>
    <w:rsid w:val="00FD4BFE"/>
    <w:rsid w:val="00FD4D83"/>
    <w:rsid w:val="00FD4EF3"/>
    <w:rsid w:val="00FD53A6"/>
    <w:rsid w:val="00FD5566"/>
    <w:rsid w:val="00FD5A51"/>
    <w:rsid w:val="00FD67B6"/>
    <w:rsid w:val="00FD693C"/>
    <w:rsid w:val="00FD7B6A"/>
    <w:rsid w:val="00FD7D5E"/>
    <w:rsid w:val="00FE0286"/>
    <w:rsid w:val="00FE0433"/>
    <w:rsid w:val="00FE05D5"/>
    <w:rsid w:val="00FE095C"/>
    <w:rsid w:val="00FE0A71"/>
    <w:rsid w:val="00FE0AB5"/>
    <w:rsid w:val="00FE115A"/>
    <w:rsid w:val="00FE164F"/>
    <w:rsid w:val="00FE1698"/>
    <w:rsid w:val="00FE1C27"/>
    <w:rsid w:val="00FE1C68"/>
    <w:rsid w:val="00FE1E85"/>
    <w:rsid w:val="00FE2649"/>
    <w:rsid w:val="00FE2C63"/>
    <w:rsid w:val="00FE3068"/>
    <w:rsid w:val="00FE3853"/>
    <w:rsid w:val="00FE3A9C"/>
    <w:rsid w:val="00FE3ABA"/>
    <w:rsid w:val="00FE3C1A"/>
    <w:rsid w:val="00FE400B"/>
    <w:rsid w:val="00FE4402"/>
    <w:rsid w:val="00FE4740"/>
    <w:rsid w:val="00FE4A28"/>
    <w:rsid w:val="00FE4AFB"/>
    <w:rsid w:val="00FE4D6B"/>
    <w:rsid w:val="00FE4E23"/>
    <w:rsid w:val="00FE5166"/>
    <w:rsid w:val="00FE5555"/>
    <w:rsid w:val="00FE55B4"/>
    <w:rsid w:val="00FE5C56"/>
    <w:rsid w:val="00FE5D67"/>
    <w:rsid w:val="00FE606B"/>
    <w:rsid w:val="00FE615B"/>
    <w:rsid w:val="00FE6235"/>
    <w:rsid w:val="00FE65E3"/>
    <w:rsid w:val="00FE6DD8"/>
    <w:rsid w:val="00FE7093"/>
    <w:rsid w:val="00FE788C"/>
    <w:rsid w:val="00FE78FB"/>
    <w:rsid w:val="00FE7AAF"/>
    <w:rsid w:val="00FF0197"/>
    <w:rsid w:val="00FF03A1"/>
    <w:rsid w:val="00FF0E43"/>
    <w:rsid w:val="00FF10B4"/>
    <w:rsid w:val="00FF1272"/>
    <w:rsid w:val="00FF140A"/>
    <w:rsid w:val="00FF1A1D"/>
    <w:rsid w:val="00FF1FD7"/>
    <w:rsid w:val="00FF2156"/>
    <w:rsid w:val="00FF2BF9"/>
    <w:rsid w:val="00FF34C7"/>
    <w:rsid w:val="00FF38D7"/>
    <w:rsid w:val="00FF4188"/>
    <w:rsid w:val="00FF4286"/>
    <w:rsid w:val="00FF4325"/>
    <w:rsid w:val="00FF43EF"/>
    <w:rsid w:val="00FF46B8"/>
    <w:rsid w:val="00FF47EF"/>
    <w:rsid w:val="00FF4A83"/>
    <w:rsid w:val="00FF4AB6"/>
    <w:rsid w:val="00FF4D9C"/>
    <w:rsid w:val="00FF5185"/>
    <w:rsid w:val="00FF5E2A"/>
    <w:rsid w:val="00FF6115"/>
    <w:rsid w:val="00FF616D"/>
    <w:rsid w:val="00FF6329"/>
    <w:rsid w:val="00FF66A8"/>
    <w:rsid w:val="00FF6D86"/>
    <w:rsid w:val="00FF7149"/>
    <w:rsid w:val="00FF725E"/>
    <w:rsid w:val="00FF7323"/>
    <w:rsid w:val="00FF7729"/>
    <w:rsid w:val="00FF7D4B"/>
    <w:rsid w:val="09A00C47"/>
    <w:rsid w:val="192103D5"/>
    <w:rsid w:val="1B0B4A7D"/>
    <w:rsid w:val="1FB067CE"/>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5E9D2A"/>
  <w15:chartTrackingRefBased/>
  <w15:docId w15:val="{01030521-453D-4BB4-8ECF-369F42F55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EC4"/>
    <w:pPr>
      <w:spacing w:after="120" w:line="480" w:lineRule="auto"/>
    </w:pPr>
    <w:rPr>
      <w:rFonts w:ascii="Times New Roman" w:hAnsi="Times New Roman"/>
      <w:sz w:val="24"/>
    </w:rPr>
  </w:style>
  <w:style w:type="paragraph" w:styleId="Heading1">
    <w:name w:val="heading 1"/>
    <w:basedOn w:val="Normal"/>
    <w:next w:val="Normal"/>
    <w:link w:val="Heading1Char"/>
    <w:uiPriority w:val="9"/>
    <w:qFormat/>
    <w:rsid w:val="00C43EB3"/>
    <w:pPr>
      <w:keepNext/>
      <w:keepLines/>
      <w:spacing w:before="240" w:after="0"/>
      <w:outlineLvl w:val="0"/>
    </w:pPr>
    <w:rPr>
      <w:rFonts w:eastAsiaTheme="majorEastAsia" w:cstheme="majorBidi"/>
      <w:caps/>
      <w:szCs w:val="32"/>
    </w:rPr>
  </w:style>
  <w:style w:type="paragraph" w:styleId="Heading2">
    <w:name w:val="heading 2"/>
    <w:basedOn w:val="Normal"/>
    <w:next w:val="Normal"/>
    <w:link w:val="Heading2Char"/>
    <w:uiPriority w:val="9"/>
    <w:unhideWhenUsed/>
    <w:qFormat/>
    <w:rsid w:val="009E1274"/>
    <w:pPr>
      <w:keepNext/>
      <w:keepLines/>
      <w:outlineLvl w:val="1"/>
    </w:pPr>
    <w:rPr>
      <w:rFonts w:eastAsiaTheme="majorEastAsia" w:cstheme="majorBidi"/>
      <w:bCs/>
      <w:i/>
      <w:iCs/>
      <w:szCs w:val="26"/>
      <w:lang w:val="en-US"/>
    </w:rPr>
  </w:style>
  <w:style w:type="paragraph" w:styleId="Heading3">
    <w:name w:val="heading 3"/>
    <w:basedOn w:val="Heading2"/>
    <w:next w:val="Normal"/>
    <w:link w:val="Heading3Char"/>
    <w:uiPriority w:val="9"/>
    <w:unhideWhenUsed/>
    <w:qFormat/>
    <w:rsid w:val="00F348E4"/>
    <w:pPr>
      <w:ind w:left="567"/>
      <w:outlineLvl w:val="2"/>
    </w:pPr>
    <w:rPr>
      <w:i w:val="0"/>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F2F3B"/>
    <w:pPr>
      <w:spacing w:after="40" w:line="240" w:lineRule="auto"/>
    </w:pPr>
    <w:rPr>
      <w:sz w:val="20"/>
    </w:rPr>
  </w:style>
  <w:style w:type="character" w:styleId="Hyperlink">
    <w:name w:val="Hyperlink"/>
    <w:basedOn w:val="DefaultParagraphFont"/>
    <w:uiPriority w:val="99"/>
    <w:unhideWhenUsed/>
    <w:rsid w:val="008F3F7C"/>
    <w:rPr>
      <w:color w:val="0563C1" w:themeColor="hyperlink"/>
      <w:u w:val="single"/>
    </w:rPr>
  </w:style>
  <w:style w:type="character" w:customStyle="1" w:styleId="Heading1Char">
    <w:name w:val="Heading 1 Char"/>
    <w:basedOn w:val="DefaultParagraphFont"/>
    <w:link w:val="Heading1"/>
    <w:uiPriority w:val="9"/>
    <w:rsid w:val="00C43EB3"/>
    <w:rPr>
      <w:rFonts w:ascii="Times New Roman" w:eastAsiaTheme="majorEastAsia" w:hAnsi="Times New Roman" w:cstheme="majorBidi"/>
      <w:caps/>
      <w:sz w:val="24"/>
      <w:szCs w:val="32"/>
    </w:rPr>
  </w:style>
  <w:style w:type="paragraph" w:styleId="Subtitle">
    <w:name w:val="Subtitle"/>
    <w:basedOn w:val="Normal"/>
    <w:next w:val="Normal"/>
    <w:link w:val="SubtitleChar"/>
    <w:uiPriority w:val="11"/>
    <w:qFormat/>
    <w:rsid w:val="005766B5"/>
    <w:pPr>
      <w:numPr>
        <w:ilvl w:val="1"/>
      </w:numPr>
      <w:spacing w:after="0" w:line="240" w:lineRule="auto"/>
    </w:pPr>
    <w:rPr>
      <w:rFonts w:eastAsiaTheme="minorEastAsia"/>
    </w:rPr>
  </w:style>
  <w:style w:type="character" w:customStyle="1" w:styleId="SubtitleChar">
    <w:name w:val="Subtitle Char"/>
    <w:basedOn w:val="DefaultParagraphFont"/>
    <w:link w:val="Subtitle"/>
    <w:uiPriority w:val="11"/>
    <w:rsid w:val="005766B5"/>
    <w:rPr>
      <w:rFonts w:ascii="Times New Roman" w:eastAsiaTheme="minorEastAsia" w:hAnsi="Times New Roman"/>
      <w:sz w:val="24"/>
    </w:rPr>
  </w:style>
  <w:style w:type="table" w:styleId="TableGrid">
    <w:name w:val="Table Grid"/>
    <w:basedOn w:val="TableNormal"/>
    <w:uiPriority w:val="39"/>
    <w:rsid w:val="006650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65058"/>
    <w:rPr>
      <w:color w:val="605E5C"/>
      <w:shd w:val="clear" w:color="auto" w:fill="E1DFDD"/>
    </w:rPr>
  </w:style>
  <w:style w:type="paragraph" w:styleId="Revision">
    <w:name w:val="Revision"/>
    <w:hidden/>
    <w:uiPriority w:val="99"/>
    <w:semiHidden/>
    <w:rsid w:val="00665058"/>
    <w:pPr>
      <w:spacing w:after="0" w:line="240" w:lineRule="auto"/>
    </w:pPr>
  </w:style>
  <w:style w:type="paragraph" w:styleId="ListParagraph">
    <w:name w:val="List Paragraph"/>
    <w:basedOn w:val="Normal"/>
    <w:uiPriority w:val="34"/>
    <w:qFormat/>
    <w:rsid w:val="00665058"/>
    <w:pPr>
      <w:ind w:left="720"/>
      <w:contextualSpacing/>
    </w:pPr>
  </w:style>
  <w:style w:type="character" w:styleId="CommentReference">
    <w:name w:val="annotation reference"/>
    <w:basedOn w:val="DefaultParagraphFont"/>
    <w:uiPriority w:val="99"/>
    <w:semiHidden/>
    <w:unhideWhenUsed/>
    <w:rsid w:val="00310DA5"/>
    <w:rPr>
      <w:sz w:val="16"/>
      <w:szCs w:val="16"/>
    </w:rPr>
  </w:style>
  <w:style w:type="paragraph" w:styleId="CommentText">
    <w:name w:val="annotation text"/>
    <w:basedOn w:val="Normal"/>
    <w:link w:val="CommentTextChar"/>
    <w:uiPriority w:val="99"/>
    <w:unhideWhenUsed/>
    <w:rsid w:val="00310DA5"/>
    <w:pPr>
      <w:spacing w:line="240" w:lineRule="auto"/>
    </w:pPr>
    <w:rPr>
      <w:sz w:val="20"/>
      <w:szCs w:val="20"/>
    </w:rPr>
  </w:style>
  <w:style w:type="character" w:customStyle="1" w:styleId="CommentTextChar">
    <w:name w:val="Comment Text Char"/>
    <w:basedOn w:val="DefaultParagraphFont"/>
    <w:link w:val="CommentText"/>
    <w:uiPriority w:val="99"/>
    <w:rsid w:val="00310DA5"/>
    <w:rPr>
      <w:sz w:val="20"/>
      <w:szCs w:val="20"/>
    </w:rPr>
  </w:style>
  <w:style w:type="paragraph" w:styleId="CommentSubject">
    <w:name w:val="annotation subject"/>
    <w:basedOn w:val="CommentText"/>
    <w:next w:val="CommentText"/>
    <w:link w:val="CommentSubjectChar"/>
    <w:uiPriority w:val="99"/>
    <w:semiHidden/>
    <w:unhideWhenUsed/>
    <w:rsid w:val="00310DA5"/>
    <w:rPr>
      <w:b/>
      <w:bCs/>
    </w:rPr>
  </w:style>
  <w:style w:type="character" w:customStyle="1" w:styleId="CommentSubjectChar">
    <w:name w:val="Comment Subject Char"/>
    <w:basedOn w:val="CommentTextChar"/>
    <w:link w:val="CommentSubject"/>
    <w:uiPriority w:val="99"/>
    <w:semiHidden/>
    <w:rsid w:val="00310DA5"/>
    <w:rPr>
      <w:b/>
      <w:bCs/>
      <w:sz w:val="20"/>
      <w:szCs w:val="20"/>
    </w:rPr>
  </w:style>
  <w:style w:type="character" w:styleId="FollowedHyperlink">
    <w:name w:val="FollowedHyperlink"/>
    <w:basedOn w:val="DefaultParagraphFont"/>
    <w:uiPriority w:val="99"/>
    <w:semiHidden/>
    <w:unhideWhenUsed/>
    <w:rsid w:val="00402878"/>
    <w:rPr>
      <w:color w:val="954F72" w:themeColor="followedHyperlink"/>
      <w:u w:val="single"/>
    </w:rPr>
  </w:style>
  <w:style w:type="paragraph" w:customStyle="1" w:styleId="EndNoteBibliographyTitle">
    <w:name w:val="EndNote Bibliography Title"/>
    <w:basedOn w:val="Normal"/>
    <w:link w:val="EndNoteBibliographyTitleChar"/>
    <w:rsid w:val="008B70A5"/>
    <w:pPr>
      <w:spacing w:after="0"/>
      <w:jc w:val="center"/>
    </w:pPr>
    <w:rPr>
      <w:rFonts w:cs="Times New Roman"/>
      <w:noProof/>
      <w:lang w:val="en-US"/>
    </w:rPr>
  </w:style>
  <w:style w:type="character" w:customStyle="1" w:styleId="EndNoteBibliographyTitleChar">
    <w:name w:val="EndNote Bibliography Title Char"/>
    <w:basedOn w:val="DefaultParagraphFont"/>
    <w:link w:val="EndNoteBibliographyTitle"/>
    <w:rsid w:val="008B70A5"/>
    <w:rPr>
      <w:rFonts w:ascii="Times New Roman" w:hAnsi="Times New Roman" w:cs="Times New Roman"/>
      <w:noProof/>
      <w:sz w:val="24"/>
      <w:lang w:val="en-US"/>
    </w:rPr>
  </w:style>
  <w:style w:type="paragraph" w:customStyle="1" w:styleId="EndNoteBibliography">
    <w:name w:val="EndNote Bibliography"/>
    <w:basedOn w:val="Normal"/>
    <w:link w:val="EndNoteBibliographyChar"/>
    <w:rsid w:val="008B70A5"/>
    <w:pPr>
      <w:spacing w:line="360" w:lineRule="auto"/>
    </w:pPr>
    <w:rPr>
      <w:rFonts w:cs="Times New Roman"/>
      <w:noProof/>
      <w:lang w:val="en-US"/>
    </w:rPr>
  </w:style>
  <w:style w:type="character" w:customStyle="1" w:styleId="EndNoteBibliographyChar">
    <w:name w:val="EndNote Bibliography Char"/>
    <w:basedOn w:val="DefaultParagraphFont"/>
    <w:link w:val="EndNoteBibliography"/>
    <w:rsid w:val="008B70A5"/>
    <w:rPr>
      <w:rFonts w:ascii="Times New Roman" w:hAnsi="Times New Roman" w:cs="Times New Roman"/>
      <w:noProof/>
      <w:sz w:val="24"/>
      <w:lang w:val="en-US"/>
    </w:rPr>
  </w:style>
  <w:style w:type="character" w:customStyle="1" w:styleId="Heading2Char">
    <w:name w:val="Heading 2 Char"/>
    <w:basedOn w:val="DefaultParagraphFont"/>
    <w:link w:val="Heading2"/>
    <w:uiPriority w:val="9"/>
    <w:rsid w:val="009E1274"/>
    <w:rPr>
      <w:rFonts w:ascii="Times New Roman" w:eastAsiaTheme="majorEastAsia" w:hAnsi="Times New Roman" w:cstheme="majorBidi"/>
      <w:bCs/>
      <w:i/>
      <w:iCs/>
      <w:sz w:val="24"/>
      <w:szCs w:val="26"/>
      <w:lang w:val="en-US"/>
    </w:rPr>
  </w:style>
  <w:style w:type="character" w:styleId="PlaceholderText">
    <w:name w:val="Placeholder Text"/>
    <w:basedOn w:val="DefaultParagraphFont"/>
    <w:uiPriority w:val="99"/>
    <w:semiHidden/>
    <w:rsid w:val="00E93922"/>
    <w:rPr>
      <w:color w:val="808080"/>
    </w:rPr>
  </w:style>
  <w:style w:type="paragraph" w:styleId="Header">
    <w:name w:val="header"/>
    <w:basedOn w:val="Normal"/>
    <w:link w:val="HeaderChar"/>
    <w:uiPriority w:val="99"/>
    <w:unhideWhenUsed/>
    <w:rsid w:val="00E65D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DE5"/>
    <w:rPr>
      <w:rFonts w:ascii="Times New Roman" w:hAnsi="Times New Roman"/>
      <w:sz w:val="24"/>
    </w:rPr>
  </w:style>
  <w:style w:type="paragraph" w:styleId="Footer">
    <w:name w:val="footer"/>
    <w:basedOn w:val="Normal"/>
    <w:link w:val="FooterChar"/>
    <w:uiPriority w:val="99"/>
    <w:unhideWhenUsed/>
    <w:rsid w:val="00E65D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DE5"/>
    <w:rPr>
      <w:rFonts w:ascii="Times New Roman" w:hAnsi="Times New Roman"/>
      <w:sz w:val="24"/>
    </w:rPr>
  </w:style>
  <w:style w:type="character" w:customStyle="1" w:styleId="search-highlight">
    <w:name w:val="search-highlight"/>
    <w:basedOn w:val="DefaultParagraphFont"/>
    <w:rsid w:val="007E3F0C"/>
  </w:style>
  <w:style w:type="character" w:customStyle="1" w:styleId="mjx-char">
    <w:name w:val="mjx-char"/>
    <w:basedOn w:val="DefaultParagraphFont"/>
    <w:rsid w:val="007E3F0C"/>
  </w:style>
  <w:style w:type="character" w:customStyle="1" w:styleId="mjxassistivemathml">
    <w:name w:val="mjx_assistive_mathml"/>
    <w:basedOn w:val="DefaultParagraphFont"/>
    <w:rsid w:val="007E3F0C"/>
  </w:style>
  <w:style w:type="character" w:styleId="HTMLCode">
    <w:name w:val="HTML Code"/>
    <w:basedOn w:val="DefaultParagraphFont"/>
    <w:uiPriority w:val="99"/>
    <w:semiHidden/>
    <w:unhideWhenUsed/>
    <w:rsid w:val="007E3F0C"/>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997ED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97ED9"/>
    <w:rPr>
      <w:rFonts w:ascii="Times New Roman" w:hAnsi="Times New Roman"/>
      <w:sz w:val="20"/>
      <w:szCs w:val="20"/>
    </w:rPr>
  </w:style>
  <w:style w:type="character" w:styleId="EndnoteReference">
    <w:name w:val="endnote reference"/>
    <w:basedOn w:val="DefaultParagraphFont"/>
    <w:uiPriority w:val="99"/>
    <w:semiHidden/>
    <w:unhideWhenUsed/>
    <w:rsid w:val="00997ED9"/>
    <w:rPr>
      <w:vertAlign w:val="superscript"/>
    </w:rPr>
  </w:style>
  <w:style w:type="character" w:customStyle="1" w:styleId="Heading3Char">
    <w:name w:val="Heading 3 Char"/>
    <w:basedOn w:val="DefaultParagraphFont"/>
    <w:link w:val="Heading3"/>
    <w:uiPriority w:val="9"/>
    <w:rsid w:val="00F348E4"/>
    <w:rPr>
      <w:rFonts w:ascii="Times New Roman" w:eastAsiaTheme="majorEastAsia" w:hAnsi="Times New Roman" w:cstheme="majorBidi"/>
      <w:bCs/>
      <w:sz w:val="24"/>
      <w:szCs w:val="26"/>
      <w:lang w:val="en-US"/>
    </w:rPr>
  </w:style>
  <w:style w:type="character" w:styleId="LineNumber">
    <w:name w:val="line number"/>
    <w:basedOn w:val="DefaultParagraphFont"/>
    <w:uiPriority w:val="99"/>
    <w:semiHidden/>
    <w:unhideWhenUsed/>
    <w:rsid w:val="000D30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1828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a.europa.eu/en/documents/scientific-guideline/guideline-missing-data-confirmatory-clinical-trials_en.pdf" TargetMode="External"/><Relationship Id="rId13" Type="http://schemas.openxmlformats.org/officeDocument/2006/relationships/hyperlink" Target="https://uupharmacometrics.github.io/PsN/docs.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da.gov/media/128793/download"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ewenharrison/finalfit"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bookdown.org/mwheymans/bookmi/" TargetMode="External"/><Relationship Id="rId4" Type="http://schemas.openxmlformats.org/officeDocument/2006/relationships/settings" Target="settings.xml"/><Relationship Id="rId9" Type="http://schemas.openxmlformats.org/officeDocument/2006/relationships/hyperlink" Target="https://www.paganz.org/abstracts/investigations-of-the-representation-of-covariate-changes-in-nonmem/" TargetMode="External"/><Relationship Id="rId14" Type="http://schemas.openxmlformats.org/officeDocument/2006/relationships/hyperlink" Target="https://methods.sagepub.com/book/the-sage-handbook-of-multilevel-mode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CA28BC-FCFA-4589-879C-7799DA072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34738</Words>
  <Characters>200788</Characters>
  <Application>Microsoft Office Word</Application>
  <DocSecurity>0</DocSecurity>
  <Lines>3089</Lines>
  <Paragraphs>920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234606</CharactersWithSpaces>
  <SharedDoc>false</SharedDoc>
  <HLinks>
    <vt:vector size="12" baseType="variant">
      <vt:variant>
        <vt:i4>2949158</vt:i4>
      </vt:variant>
      <vt:variant>
        <vt:i4>3</vt:i4>
      </vt:variant>
      <vt:variant>
        <vt:i4>0</vt:i4>
      </vt:variant>
      <vt:variant>
        <vt:i4>5</vt:i4>
      </vt:variant>
      <vt:variant>
        <vt:lpwstr>https://ascpt.onlinelibrary.wiley.com/page/journal/21638306/guidetoauthors</vt:lpwstr>
      </vt:variant>
      <vt:variant>
        <vt:lpwstr/>
      </vt:variant>
      <vt:variant>
        <vt:i4>7602184</vt:i4>
      </vt:variant>
      <vt:variant>
        <vt:i4>0</vt:i4>
      </vt:variant>
      <vt:variant>
        <vt:i4>0</vt:i4>
      </vt:variant>
      <vt:variant>
        <vt:i4>5</vt:i4>
      </vt:variant>
      <vt:variant>
        <vt:lpwstr>https://psp.msubmit.net/cgi-bin/main.plex?form_type=display_auth_instructions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Luong Vuong</dc:creator>
  <cp:keywords/>
  <dc:description/>
  <cp:lastModifiedBy>My Luong Vuong</cp:lastModifiedBy>
  <cp:revision>2379</cp:revision>
  <dcterms:created xsi:type="dcterms:W3CDTF">2024-10-17T17:20:00Z</dcterms:created>
  <dcterms:modified xsi:type="dcterms:W3CDTF">2025-02-24T13:04:00Z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3d3ff5c126b1a780061c0518d4eaccd3fa96d1e03f5bf614a36a4c5d62b6fea5</vt:lpwstr>
  </property>
</Properties>
</file>