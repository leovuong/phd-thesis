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98024" w14:textId="7EF53FDF" w:rsidR="00D16CCA" w:rsidRDefault="00642D6E" w:rsidP="00C4344A">
      <w:pPr>
        <w:pStyle w:val="question"/>
      </w:pPr>
      <w:r>
        <w:t xml:space="preserve">Simulation scenarios with half or more of the data missing appear very unrealistic to me but might still be interesting for completeness of the assessment. It would be useful if the missing records with 50% of the data missing would include the same missing records as the data sets with 6.25%, 12.5%, and 25% missing data, but I appreciate that this might be more difficult to implement. It could be done if the 75% missing data would be created first and some of the data be put back in to achieve other percentages of missingness. </w:t>
      </w:r>
      <w:r w:rsidR="00D16CCA">
        <w:br/>
      </w:r>
      <w:r w:rsidR="00D16CCA">
        <w:br/>
      </w:r>
      <w:r w:rsidR="00D16CCA" w:rsidRPr="00D16CCA">
        <w:t>The manuscript should at least be clear on whether or not these missing records are subsets of one another (l. 450ff.).</w:t>
      </w:r>
    </w:p>
    <w:p w14:paraId="7EEF63C2" w14:textId="4662F026" w:rsidR="004E1A8F" w:rsidRDefault="00856571" w:rsidP="004E1A8F">
      <w:pPr>
        <w:pStyle w:val="question"/>
        <w:numPr>
          <w:ilvl w:val="0"/>
          <w:numId w:val="0"/>
        </w:numPr>
        <w:ind w:left="360"/>
        <w:rPr>
          <w:ins w:id="0" w:author="Erwin Dreesen" w:date="2025-01-09T09:22:00Z"/>
          <w:i w:val="0"/>
          <w:iCs/>
        </w:rPr>
      </w:pPr>
      <w:commentRangeStart w:id="1"/>
      <w:commentRangeStart w:id="2"/>
      <w:ins w:id="3" w:author="Erwin Dreesen" w:date="2025-01-09T09:24:00Z">
        <w:r>
          <w:rPr>
            <w:i w:val="0"/>
            <w:iCs/>
          </w:rPr>
          <w:t xml:space="preserve">It is indeed known that not all observations </w:t>
        </w:r>
        <w:r w:rsidR="003C6193">
          <w:rPr>
            <w:i w:val="0"/>
            <w:iCs/>
          </w:rPr>
          <w:t xml:space="preserve">provide the same amount of information </w:t>
        </w:r>
      </w:ins>
      <w:ins w:id="4" w:author="Erwin Dreesen" w:date="2025-01-09T09:25:00Z">
        <w:r w:rsidR="003C6193">
          <w:rPr>
            <w:i w:val="0"/>
            <w:iCs/>
          </w:rPr>
          <w:t>to the parameters of interest</w:t>
        </w:r>
      </w:ins>
      <w:ins w:id="5" w:author="Erwin Dreesen" w:date="2025-01-09T09:26:00Z">
        <w:r w:rsidR="00F47F47">
          <w:rPr>
            <w:i w:val="0"/>
            <w:iCs/>
          </w:rPr>
          <w:t xml:space="preserve">. Comparability of </w:t>
        </w:r>
      </w:ins>
      <w:ins w:id="6" w:author="Erwin Dreesen" w:date="2025-01-09T09:29:00Z">
        <w:r w:rsidR="00F13D13">
          <w:rPr>
            <w:i w:val="0"/>
            <w:iCs/>
          </w:rPr>
          <w:t xml:space="preserve">e.g. </w:t>
        </w:r>
      </w:ins>
      <w:ins w:id="7" w:author="Erwin Dreesen" w:date="2025-01-09T09:25:00Z">
        <w:r w:rsidR="003C6193">
          <w:rPr>
            <w:i w:val="0"/>
            <w:iCs/>
          </w:rPr>
          <w:t xml:space="preserve">the 50% and </w:t>
        </w:r>
        <w:r w:rsidR="00BD32C9">
          <w:rPr>
            <w:i w:val="0"/>
            <w:iCs/>
          </w:rPr>
          <w:t xml:space="preserve">25% missingness scenarios </w:t>
        </w:r>
      </w:ins>
      <w:ins w:id="8" w:author="Erwin Dreesen" w:date="2025-01-09T09:26:00Z">
        <w:r w:rsidR="00F47F47">
          <w:rPr>
            <w:i w:val="0"/>
            <w:iCs/>
          </w:rPr>
          <w:t xml:space="preserve">may </w:t>
        </w:r>
      </w:ins>
      <w:ins w:id="9" w:author="Erwin Dreesen" w:date="2025-01-09T09:29:00Z">
        <w:r w:rsidR="00F13D13">
          <w:rPr>
            <w:i w:val="0"/>
            <w:iCs/>
          </w:rPr>
          <w:t xml:space="preserve">thus </w:t>
        </w:r>
      </w:ins>
      <w:ins w:id="10" w:author="Erwin Dreesen" w:date="2025-01-09T09:26:00Z">
        <w:r w:rsidR="00F47F47">
          <w:rPr>
            <w:i w:val="0"/>
            <w:iCs/>
          </w:rPr>
          <w:t>be undermined when</w:t>
        </w:r>
      </w:ins>
      <w:ins w:id="11" w:author="Erwin Dreesen" w:date="2025-01-09T09:29:00Z">
        <w:r w:rsidR="007169E1">
          <w:rPr>
            <w:i w:val="0"/>
            <w:iCs/>
          </w:rPr>
          <w:t xml:space="preserve"> the occurrence of</w:t>
        </w:r>
      </w:ins>
      <w:ins w:id="12" w:author="Erwin Dreesen" w:date="2025-01-09T09:26:00Z">
        <w:r w:rsidR="00F47F47">
          <w:rPr>
            <w:i w:val="0"/>
            <w:iCs/>
          </w:rPr>
          <w:t xml:space="preserve"> </w:t>
        </w:r>
      </w:ins>
      <w:ins w:id="13" w:author="Erwin Dreesen" w:date="2025-01-09T09:28:00Z">
        <w:r w:rsidR="00D83542">
          <w:rPr>
            <w:i w:val="0"/>
            <w:iCs/>
          </w:rPr>
          <w:t xml:space="preserve">missingness </w:t>
        </w:r>
      </w:ins>
      <w:ins w:id="14" w:author="Erwin Dreesen" w:date="2025-01-09T09:30:00Z">
        <w:r w:rsidR="007169E1">
          <w:rPr>
            <w:i w:val="0"/>
            <w:iCs/>
          </w:rPr>
          <w:t>differs</w:t>
        </w:r>
      </w:ins>
      <w:ins w:id="15" w:author="Erwin Dreesen" w:date="2025-01-09T09:29:00Z">
        <w:r w:rsidR="007169E1">
          <w:rPr>
            <w:i w:val="0"/>
            <w:iCs/>
          </w:rPr>
          <w:t xml:space="preserve"> in both </w:t>
        </w:r>
      </w:ins>
      <w:ins w:id="16" w:author="Erwin Dreesen" w:date="2025-01-09T09:30:00Z">
        <w:r w:rsidR="007169E1">
          <w:rPr>
            <w:i w:val="0"/>
            <w:iCs/>
          </w:rPr>
          <w:t>scenarios.</w:t>
        </w:r>
      </w:ins>
      <w:ins w:id="17" w:author="Erwin Dreesen" w:date="2025-01-09T09:41:00Z">
        <w:r w:rsidR="00707251">
          <w:rPr>
            <w:i w:val="0"/>
            <w:iCs/>
          </w:rPr>
          <w:t xml:space="preserve"> It is our understanding that </w:t>
        </w:r>
        <w:r w:rsidR="00C52D0C">
          <w:rPr>
            <w:i w:val="0"/>
            <w:iCs/>
          </w:rPr>
          <w:t>this is what the</w:t>
        </w:r>
        <w:r w:rsidR="00707251">
          <w:rPr>
            <w:i w:val="0"/>
            <w:iCs/>
          </w:rPr>
          <w:t xml:space="preserve"> Referee </w:t>
        </w:r>
        <w:r w:rsidR="00C52D0C">
          <w:rPr>
            <w:i w:val="0"/>
            <w:iCs/>
          </w:rPr>
          <w:t xml:space="preserve">hints </w:t>
        </w:r>
      </w:ins>
      <w:ins w:id="18" w:author="Erwin Dreesen" w:date="2025-01-09T09:42:00Z">
        <w:r w:rsidR="003C0077">
          <w:rPr>
            <w:i w:val="0"/>
            <w:iCs/>
          </w:rPr>
          <w:t>at</w:t>
        </w:r>
      </w:ins>
      <w:ins w:id="19" w:author="Erwin Dreesen" w:date="2025-01-09T09:41:00Z">
        <w:r w:rsidR="00C52D0C">
          <w:rPr>
            <w:i w:val="0"/>
            <w:iCs/>
          </w:rPr>
          <w:t xml:space="preserve"> when suggesting to subset </w:t>
        </w:r>
      </w:ins>
      <w:ins w:id="20" w:author="Erwin Dreesen" w:date="2025-01-09T09:42:00Z">
        <w:r w:rsidR="003C0077">
          <w:rPr>
            <w:i w:val="0"/>
            <w:iCs/>
          </w:rPr>
          <w:t>the percentages of missingness</w:t>
        </w:r>
      </w:ins>
      <w:ins w:id="21" w:author="Erwin Dreesen" w:date="2025-01-09T09:41:00Z">
        <w:r w:rsidR="00C52D0C">
          <w:rPr>
            <w:i w:val="0"/>
            <w:iCs/>
          </w:rPr>
          <w:t>.</w:t>
        </w:r>
      </w:ins>
      <w:ins w:id="22" w:author="Erwin Dreesen" w:date="2025-01-09T09:30:00Z">
        <w:r w:rsidR="00804191">
          <w:rPr>
            <w:i w:val="0"/>
            <w:iCs/>
          </w:rPr>
          <w:t xml:space="preserve"> However,</w:t>
        </w:r>
        <w:r w:rsidR="00016286">
          <w:rPr>
            <w:i w:val="0"/>
            <w:iCs/>
          </w:rPr>
          <w:t xml:space="preserve"> th</w:t>
        </w:r>
      </w:ins>
      <w:ins w:id="23" w:author="Erwin Dreesen" w:date="2025-01-09T09:42:00Z">
        <w:r w:rsidR="00722A68">
          <w:rPr>
            <w:i w:val="0"/>
            <w:iCs/>
          </w:rPr>
          <w:t>e</w:t>
        </w:r>
      </w:ins>
      <w:ins w:id="24" w:author="Erwin Dreesen" w:date="2025-01-09T09:30:00Z">
        <w:r w:rsidR="00016286">
          <w:rPr>
            <w:i w:val="0"/>
            <w:iCs/>
          </w:rPr>
          <w:t xml:space="preserve"> </w:t>
        </w:r>
      </w:ins>
      <w:ins w:id="25" w:author="Erwin Dreesen" w:date="2025-01-09T09:31:00Z">
        <w:r w:rsidR="00016286">
          <w:rPr>
            <w:i w:val="0"/>
            <w:iCs/>
          </w:rPr>
          <w:t xml:space="preserve">effect </w:t>
        </w:r>
      </w:ins>
      <w:ins w:id="26" w:author="Erwin Dreesen" w:date="2025-01-09T09:43:00Z">
        <w:r w:rsidR="00904AA9">
          <w:rPr>
            <w:i w:val="0"/>
            <w:iCs/>
          </w:rPr>
          <w:t>is expected to be negligible</w:t>
        </w:r>
      </w:ins>
      <w:ins w:id="27" w:author="Erwin Dreesen" w:date="2025-01-09T09:31:00Z">
        <w:r w:rsidR="00016286">
          <w:rPr>
            <w:i w:val="0"/>
            <w:iCs/>
          </w:rPr>
          <w:t xml:space="preserve"> in our </w:t>
        </w:r>
      </w:ins>
      <w:ins w:id="28" w:author="Erwin Dreesen" w:date="2025-01-09T09:43:00Z">
        <w:r w:rsidR="007C5F0E">
          <w:rPr>
            <w:i w:val="0"/>
            <w:iCs/>
          </w:rPr>
          <w:t>analysis</w:t>
        </w:r>
      </w:ins>
      <w:ins w:id="29" w:author="Erwin Dreesen" w:date="2025-01-09T09:31:00Z">
        <w:r w:rsidR="005D044D">
          <w:rPr>
            <w:i w:val="0"/>
            <w:iCs/>
          </w:rPr>
          <w:t xml:space="preserve"> </w:t>
        </w:r>
        <w:r w:rsidR="00016286">
          <w:rPr>
            <w:i w:val="0"/>
            <w:iCs/>
          </w:rPr>
          <w:t>as we repeated each scenario many times</w:t>
        </w:r>
        <w:r w:rsidR="005D044D">
          <w:rPr>
            <w:i w:val="0"/>
            <w:iCs/>
          </w:rPr>
          <w:t>. Consequently</w:t>
        </w:r>
      </w:ins>
      <w:ins w:id="30" w:author="Erwin Dreesen" w:date="2025-01-09T09:32:00Z">
        <w:r w:rsidR="00FE504C">
          <w:rPr>
            <w:i w:val="0"/>
            <w:iCs/>
          </w:rPr>
          <w:t>, the occurrence of missingness varies in each simulation</w:t>
        </w:r>
        <w:r w:rsidR="008B3427">
          <w:rPr>
            <w:i w:val="0"/>
            <w:iCs/>
          </w:rPr>
          <w:t xml:space="preserve">, which </w:t>
        </w:r>
      </w:ins>
      <w:ins w:id="31" w:author="Erwin Dreesen" w:date="2025-01-09T09:33:00Z">
        <w:r w:rsidR="006F7CD6">
          <w:rPr>
            <w:i w:val="0"/>
            <w:iCs/>
          </w:rPr>
          <w:t>is expected to</w:t>
        </w:r>
      </w:ins>
      <w:ins w:id="32" w:author="Erwin Dreesen" w:date="2025-01-09T09:32:00Z">
        <w:r w:rsidR="008B3427">
          <w:rPr>
            <w:i w:val="0"/>
            <w:iCs/>
          </w:rPr>
          <w:t xml:space="preserve"> average out over the scenarios.</w:t>
        </w:r>
      </w:ins>
      <w:ins w:id="33" w:author="Erwin Dreesen" w:date="2025-01-09T09:35:00Z">
        <w:r w:rsidR="009C5485">
          <w:rPr>
            <w:i w:val="0"/>
            <w:iCs/>
          </w:rPr>
          <w:t xml:space="preserve"> </w:t>
        </w:r>
      </w:ins>
      <w:ins w:id="34" w:author="Erwin Dreesen" w:date="2025-01-09T09:44:00Z">
        <w:r w:rsidR="009E0FA3">
          <w:rPr>
            <w:i w:val="0"/>
            <w:iCs/>
          </w:rPr>
          <w:t>Therefore, a</w:t>
        </w:r>
      </w:ins>
      <w:ins w:id="35" w:author="Erwin Dreesen" w:date="2025-01-09T09:35:00Z">
        <w:r w:rsidR="009C5485">
          <w:rPr>
            <w:i w:val="0"/>
            <w:iCs/>
          </w:rPr>
          <w:t xml:space="preserve">s suggested by the Referee, we </w:t>
        </w:r>
        <w:r w:rsidR="009904BD">
          <w:rPr>
            <w:i w:val="0"/>
            <w:iCs/>
          </w:rPr>
          <w:t xml:space="preserve">now clarified that </w:t>
        </w:r>
      </w:ins>
      <w:ins w:id="36" w:author="Erwin Dreesen" w:date="2025-01-09T09:44:00Z">
        <w:r w:rsidR="009E0FA3">
          <w:rPr>
            <w:i w:val="0"/>
            <w:iCs/>
          </w:rPr>
          <w:t>“</w:t>
        </w:r>
        <w:r w:rsidR="009E0FA3" w:rsidRPr="009E0FA3">
          <w:rPr>
            <w:rPrChange w:id="37" w:author="Erwin Dreesen" w:date="2025-01-09T09:44:00Z">
              <w:rPr>
                <w:i w:val="0"/>
                <w:iCs/>
              </w:rPr>
            </w:rPrChange>
          </w:rPr>
          <w:t>M</w:t>
        </w:r>
      </w:ins>
      <w:ins w:id="38" w:author="Erwin Dreesen" w:date="2025-01-09T09:35:00Z">
        <w:r w:rsidR="009904BD" w:rsidRPr="009E0FA3">
          <w:rPr>
            <w:rPrChange w:id="39" w:author="Erwin Dreesen" w:date="2025-01-09T09:44:00Z">
              <w:rPr>
                <w:i w:val="0"/>
                <w:iCs/>
              </w:rPr>
            </w:rPrChange>
          </w:rPr>
          <w:t xml:space="preserve">issing records are </w:t>
        </w:r>
        <w:r w:rsidR="00AA50CA" w:rsidRPr="009E0FA3">
          <w:rPr>
            <w:rPrChange w:id="40" w:author="Erwin Dreesen" w:date="2025-01-09T09:44:00Z">
              <w:rPr>
                <w:i w:val="0"/>
                <w:iCs/>
              </w:rPr>
            </w:rPrChange>
          </w:rPr>
          <w:t>not sub</w:t>
        </w:r>
      </w:ins>
      <w:ins w:id="41" w:author="Erwin Dreesen" w:date="2025-01-09T09:36:00Z">
        <w:r w:rsidR="00AA50CA" w:rsidRPr="009E0FA3">
          <w:rPr>
            <w:rPrChange w:id="42" w:author="Erwin Dreesen" w:date="2025-01-09T09:44:00Z">
              <w:rPr>
                <w:i w:val="0"/>
                <w:iCs/>
              </w:rPr>
            </w:rPrChange>
          </w:rPr>
          <w:t>sets of one another</w:t>
        </w:r>
        <w:r w:rsidR="001608E3" w:rsidRPr="009E0FA3">
          <w:rPr>
            <w:rPrChange w:id="43" w:author="Erwin Dreesen" w:date="2025-01-09T09:44:00Z">
              <w:rPr>
                <w:i w:val="0"/>
                <w:iCs/>
              </w:rPr>
            </w:rPrChange>
          </w:rPr>
          <w:t>. The high num</w:t>
        </w:r>
      </w:ins>
      <w:ins w:id="44" w:author="Erwin Dreesen" w:date="2025-01-09T09:37:00Z">
        <w:r w:rsidR="00497B2D" w:rsidRPr="009E0FA3">
          <w:rPr>
            <w:rPrChange w:id="45" w:author="Erwin Dreesen" w:date="2025-01-09T09:44:00Z">
              <w:rPr>
                <w:i w:val="0"/>
                <w:iCs/>
              </w:rPr>
            </w:rPrChange>
          </w:rPr>
          <w:t xml:space="preserve">ber of iterations is expected to </w:t>
        </w:r>
      </w:ins>
      <w:ins w:id="46" w:author="Erwin Dreesen" w:date="2025-01-09T09:38:00Z">
        <w:r w:rsidR="00DA3F46" w:rsidRPr="009E0FA3">
          <w:rPr>
            <w:rPrChange w:id="47" w:author="Erwin Dreesen" w:date="2025-01-09T09:44:00Z">
              <w:rPr>
                <w:i w:val="0"/>
                <w:iCs/>
              </w:rPr>
            </w:rPrChange>
          </w:rPr>
          <w:t xml:space="preserve">minimize the </w:t>
        </w:r>
        <w:r w:rsidR="00CE5E16" w:rsidRPr="009E0FA3">
          <w:rPr>
            <w:rPrChange w:id="48" w:author="Erwin Dreesen" w:date="2025-01-09T09:44:00Z">
              <w:rPr>
                <w:i w:val="0"/>
                <w:iCs/>
              </w:rPr>
            </w:rPrChange>
          </w:rPr>
          <w:t xml:space="preserve">impact of </w:t>
        </w:r>
        <w:r w:rsidR="00A16B6F" w:rsidRPr="009E0FA3">
          <w:rPr>
            <w:rPrChange w:id="49" w:author="Erwin Dreesen" w:date="2025-01-09T09:44:00Z">
              <w:rPr>
                <w:i w:val="0"/>
                <w:iCs/>
              </w:rPr>
            </w:rPrChange>
          </w:rPr>
          <w:t>diffe</w:t>
        </w:r>
      </w:ins>
      <w:ins w:id="50" w:author="Erwin Dreesen" w:date="2025-01-09T09:39:00Z">
        <w:r w:rsidR="00A16B6F" w:rsidRPr="009E0FA3">
          <w:rPr>
            <w:rPrChange w:id="51" w:author="Erwin Dreesen" w:date="2025-01-09T09:44:00Z">
              <w:rPr>
                <w:i w:val="0"/>
                <w:iCs/>
              </w:rPr>
            </w:rPrChange>
          </w:rPr>
          <w:t xml:space="preserve">rent </w:t>
        </w:r>
      </w:ins>
      <w:ins w:id="52" w:author="Erwin Dreesen" w:date="2025-01-09T09:40:00Z">
        <w:r w:rsidR="00D70714" w:rsidRPr="009E0FA3">
          <w:rPr>
            <w:rPrChange w:id="53" w:author="Erwin Dreesen" w:date="2025-01-09T09:44:00Z">
              <w:rPr>
                <w:i w:val="0"/>
                <w:iCs/>
              </w:rPr>
            </w:rPrChange>
          </w:rPr>
          <w:t>occurrences</w:t>
        </w:r>
      </w:ins>
      <w:ins w:id="54" w:author="Erwin Dreesen" w:date="2025-01-09T09:39:00Z">
        <w:r w:rsidR="00A16B6F" w:rsidRPr="009E0FA3">
          <w:rPr>
            <w:rPrChange w:id="55" w:author="Erwin Dreesen" w:date="2025-01-09T09:44:00Z">
              <w:rPr>
                <w:i w:val="0"/>
                <w:iCs/>
              </w:rPr>
            </w:rPrChange>
          </w:rPr>
          <w:t xml:space="preserve"> of missingness across </w:t>
        </w:r>
        <w:r w:rsidR="00D70714" w:rsidRPr="009E0FA3">
          <w:rPr>
            <w:rPrChange w:id="56" w:author="Erwin Dreesen" w:date="2025-01-09T09:44:00Z">
              <w:rPr>
                <w:i w:val="0"/>
                <w:iCs/>
              </w:rPr>
            </w:rPrChange>
          </w:rPr>
          <w:t xml:space="preserve">missingness scenarios, thereby </w:t>
        </w:r>
      </w:ins>
      <w:ins w:id="57" w:author="Erwin Dreesen" w:date="2025-01-09T09:40:00Z">
        <w:r w:rsidR="00D70714" w:rsidRPr="009E0FA3">
          <w:rPr>
            <w:rPrChange w:id="58" w:author="Erwin Dreesen" w:date="2025-01-09T09:44:00Z">
              <w:rPr>
                <w:i w:val="0"/>
                <w:iCs/>
              </w:rPr>
            </w:rPrChange>
          </w:rPr>
          <w:t>guaranteeing comparability.</w:t>
        </w:r>
      </w:ins>
      <w:ins w:id="59" w:author="Erwin Dreesen" w:date="2025-01-09T09:44:00Z">
        <w:r w:rsidR="009E0FA3">
          <w:rPr>
            <w:i w:val="0"/>
            <w:iCs/>
          </w:rPr>
          <w:t>” (Page …, Lines …–…)</w:t>
        </w:r>
      </w:ins>
      <w:commentRangeEnd w:id="1"/>
      <w:ins w:id="60" w:author="Erwin Dreesen" w:date="2025-01-09T09:45:00Z">
        <w:r w:rsidR="00C54253">
          <w:rPr>
            <w:rStyle w:val="CommentReference"/>
            <w:i w:val="0"/>
          </w:rPr>
          <w:commentReference w:id="1"/>
        </w:r>
      </w:ins>
      <w:commentRangeEnd w:id="2"/>
      <w:r w:rsidR="005D49B2">
        <w:rPr>
          <w:rStyle w:val="CommentReference"/>
          <w:i w:val="0"/>
        </w:rPr>
        <w:commentReference w:id="2"/>
      </w:r>
    </w:p>
    <w:p w14:paraId="30185CF6" w14:textId="77777777" w:rsidR="004E1A8F" w:rsidRDefault="004E1A8F" w:rsidP="004E1A8F">
      <w:pPr>
        <w:pStyle w:val="question"/>
        <w:numPr>
          <w:ilvl w:val="0"/>
          <w:numId w:val="0"/>
        </w:numPr>
        <w:ind w:left="360"/>
        <w:rPr>
          <w:ins w:id="61" w:author="Erwin Dreesen" w:date="2025-01-09T09:22:00Z"/>
          <w:i w:val="0"/>
          <w:iCs/>
        </w:rPr>
      </w:pPr>
    </w:p>
    <w:p w14:paraId="46C0A1EB" w14:textId="6F0DC946" w:rsidR="00060C5B" w:rsidRDefault="00E23621">
      <w:pPr>
        <w:pStyle w:val="question"/>
        <w:numPr>
          <w:ilvl w:val="0"/>
          <w:numId w:val="0"/>
        </w:numPr>
        <w:ind w:left="360"/>
        <w:rPr>
          <w:ins w:id="62" w:author="Geert Verbeke" w:date="2025-01-08T10:05:00Z"/>
          <w:i w:val="0"/>
          <w:iCs/>
        </w:rPr>
        <w:pPrChange w:id="63" w:author="Erwin Dreesen" w:date="2025-01-09T09:22:00Z">
          <w:pPr>
            <w:pStyle w:val="question"/>
            <w:numPr>
              <w:numId w:val="5"/>
            </w:numPr>
            <w:ind w:left="720" w:hanging="360"/>
          </w:pPr>
        </w:pPrChange>
      </w:pPr>
      <w:r>
        <w:rPr>
          <w:i w:val="0"/>
          <w:iCs/>
        </w:rPr>
        <w:t>W</w:t>
      </w:r>
      <w:r w:rsidRPr="00E23621">
        <w:rPr>
          <w:i w:val="0"/>
          <w:iCs/>
        </w:rPr>
        <w:t>e don't see the benefits</w:t>
      </w:r>
      <w:r w:rsidR="00332D18">
        <w:rPr>
          <w:i w:val="0"/>
          <w:iCs/>
        </w:rPr>
        <w:t xml:space="preserve"> of the reviewer’s suggested approach</w:t>
      </w:r>
      <w:r w:rsidRPr="00E23621">
        <w:rPr>
          <w:i w:val="0"/>
          <w:iCs/>
        </w:rPr>
        <w:t xml:space="preserve"> and </w:t>
      </w:r>
      <w:r w:rsidR="00332D18">
        <w:rPr>
          <w:i w:val="0"/>
          <w:iCs/>
        </w:rPr>
        <w:t xml:space="preserve">we </w:t>
      </w:r>
      <w:r w:rsidRPr="00E23621">
        <w:rPr>
          <w:i w:val="0"/>
          <w:iCs/>
        </w:rPr>
        <w:t>foresee practical challenges. For example, how do we ensure randomness in creating datasets with missingness rates of 6.25%, 12.5%, 25%, and 50% if we start from a dataset with 75% missing data?</w:t>
      </w:r>
      <w:r w:rsidR="00060C5B">
        <w:rPr>
          <w:i w:val="0"/>
          <w:iCs/>
        </w:rPr>
        <w:t xml:space="preserve"> </w:t>
      </w:r>
      <w:r w:rsidR="00060C5B">
        <w:rPr>
          <w:i w:val="0"/>
          <w:iCs/>
        </w:rPr>
        <w:br/>
      </w:r>
      <w:r w:rsidR="00060C5B">
        <w:rPr>
          <w:i w:val="0"/>
          <w:iCs/>
        </w:rPr>
        <w:br/>
      </w:r>
      <w:r w:rsidR="00022FD6">
        <w:rPr>
          <w:i w:val="0"/>
          <w:iCs/>
        </w:rPr>
        <w:t xml:space="preserve">Can you suggest how to response appropriately </w:t>
      </w:r>
      <w:r w:rsidR="00705E19">
        <w:rPr>
          <w:i w:val="0"/>
          <w:iCs/>
        </w:rPr>
        <w:t>to this comment?</w:t>
      </w:r>
    </w:p>
    <w:p w14:paraId="5E21B65F" w14:textId="0A60A7C4" w:rsidR="00DC603C" w:rsidRDefault="00DC603C" w:rsidP="00060C5B">
      <w:pPr>
        <w:pStyle w:val="question"/>
        <w:numPr>
          <w:ilvl w:val="0"/>
          <w:numId w:val="5"/>
        </w:numPr>
        <w:rPr>
          <w:ins w:id="64" w:author="Geert Verbeke" w:date="2025-01-08T10:12:00Z"/>
          <w:i w:val="0"/>
          <w:iCs/>
        </w:rPr>
      </w:pPr>
      <w:ins w:id="65" w:author="Geert Verbeke" w:date="2025-01-08T10:05:00Z">
        <w:r>
          <w:rPr>
            <w:i w:val="0"/>
            <w:iCs/>
          </w:rPr>
          <w:t xml:space="preserve">My understanding is that the referee </w:t>
        </w:r>
      </w:ins>
      <w:ins w:id="66" w:author="Geert Verbeke" w:date="2025-01-08T10:06:00Z">
        <w:r>
          <w:rPr>
            <w:i w:val="0"/>
            <w:iCs/>
          </w:rPr>
          <w:t xml:space="preserve">hints at issues if e.g. the 50% missingness would be predominantly at later time points and the </w:t>
        </w:r>
      </w:ins>
      <w:ins w:id="67" w:author="Geert Verbeke" w:date="2025-01-08T10:07:00Z">
        <w:r>
          <w:rPr>
            <w:i w:val="0"/>
            <w:iCs/>
          </w:rPr>
          <w:t>25% missingness predominantly at earlier time points, then the results are not fully comparable anymore as differences can be due to the fact that the percentage of missingness is different but equally well because missingness occ</w:t>
        </w:r>
      </w:ins>
      <w:ins w:id="68" w:author="Geert Verbeke" w:date="2025-01-08T10:08:00Z">
        <w:r>
          <w:rPr>
            <w:i w:val="0"/>
            <w:iCs/>
          </w:rPr>
          <w:t>urs at different stages in the study (e.g., periods in which data provide more or less information about the parameters of interest). It is know</w:t>
        </w:r>
      </w:ins>
      <w:ins w:id="69" w:author="Geert Verbeke" w:date="2025-01-08T10:09:00Z">
        <w:r>
          <w:rPr>
            <w:i w:val="0"/>
            <w:iCs/>
          </w:rPr>
          <w:t>n, even in simple linear regression, that not all observations provide the same amount of information to the parameters of interest. E.g., if you want maximum precision for a slope</w:t>
        </w:r>
      </w:ins>
      <w:ins w:id="70" w:author="Geert Verbeke" w:date="2025-01-08T10:10:00Z">
        <w:r>
          <w:rPr>
            <w:i w:val="0"/>
            <w:iCs/>
          </w:rPr>
          <w:t xml:space="preserve"> based on 10 observations then it is best to have 5 observations for extremely small x values and 5 observations for very large x values, rather than to spread the measurements uniformly over the x scale. </w:t>
        </w:r>
        <w:r w:rsidR="00F360D3">
          <w:rPr>
            <w:i w:val="0"/>
            <w:iCs/>
          </w:rPr>
          <w:t xml:space="preserve">Of course, </w:t>
        </w:r>
        <w:r w:rsidR="00F360D3" w:rsidRPr="004E1A8F">
          <w:rPr>
            <w:i w:val="0"/>
            <w:iCs/>
            <w:highlight w:val="yellow"/>
            <w:rPrChange w:id="71" w:author="Erwin Dreesen" w:date="2025-01-09T09:22:00Z">
              <w:rPr>
                <w:i w:val="0"/>
                <w:iCs/>
              </w:rPr>
            </w:rPrChange>
          </w:rPr>
          <w:t>in a simulation tha</w:t>
        </w:r>
      </w:ins>
      <w:ins w:id="72" w:author="Geert Verbeke" w:date="2025-01-08T10:11:00Z">
        <w:r w:rsidR="00F360D3" w:rsidRPr="004E1A8F">
          <w:rPr>
            <w:i w:val="0"/>
            <w:iCs/>
            <w:highlight w:val="yellow"/>
            <w:rPrChange w:id="73" w:author="Erwin Dreesen" w:date="2025-01-09T09:22:00Z">
              <w:rPr>
                <w:i w:val="0"/>
                <w:iCs/>
              </w:rPr>
            </w:rPrChange>
          </w:rPr>
          <w:t>t effect should not play as repeating each scenario many times would also vary the times at which measurements occur and this should average out over the scenar</w:t>
        </w:r>
      </w:ins>
      <w:ins w:id="74" w:author="Geert Verbeke" w:date="2025-01-08T10:12:00Z">
        <w:r w:rsidR="00F360D3" w:rsidRPr="004E1A8F">
          <w:rPr>
            <w:i w:val="0"/>
            <w:iCs/>
            <w:highlight w:val="yellow"/>
            <w:rPrChange w:id="75" w:author="Erwin Dreesen" w:date="2025-01-09T09:22:00Z">
              <w:rPr>
                <w:i w:val="0"/>
                <w:iCs/>
              </w:rPr>
            </w:rPrChange>
          </w:rPr>
          <w:t>ios.</w:t>
        </w:r>
        <w:r w:rsidR="00F360D3">
          <w:rPr>
            <w:i w:val="0"/>
            <w:iCs/>
          </w:rPr>
          <w:t xml:space="preserve"> The bottom line is that I agree that this is not a very meaningful remark of the referee. I see two possible ways to react:</w:t>
        </w:r>
      </w:ins>
    </w:p>
    <w:p w14:paraId="452A96B8" w14:textId="5C06F971" w:rsidR="00F360D3" w:rsidRDefault="00F360D3" w:rsidP="00F360D3">
      <w:pPr>
        <w:pStyle w:val="question"/>
        <w:numPr>
          <w:ilvl w:val="1"/>
          <w:numId w:val="5"/>
        </w:numPr>
        <w:rPr>
          <w:ins w:id="76" w:author="Geert Verbeke" w:date="2025-01-08T10:14:00Z"/>
          <w:i w:val="0"/>
          <w:iCs/>
        </w:rPr>
      </w:pPr>
      <w:ins w:id="77" w:author="Geert Verbeke" w:date="2025-01-08T10:13:00Z">
        <w:r>
          <w:rPr>
            <w:i w:val="0"/>
            <w:iCs/>
          </w:rPr>
          <w:t xml:space="preserve">Re-iterate the above reasoning, i.e., that an impact of having measurements at different time points across scenarios </w:t>
        </w:r>
      </w:ins>
      <w:ins w:id="78" w:author="Geert Verbeke" w:date="2025-01-08T10:14:00Z">
        <w:r>
          <w:rPr>
            <w:i w:val="0"/>
            <w:iCs/>
          </w:rPr>
          <w:t xml:space="preserve">is expected to be negligible because of the large number of repetitions. </w:t>
        </w:r>
      </w:ins>
    </w:p>
    <w:p w14:paraId="6DDADC4A" w14:textId="4DA81F98" w:rsidR="00F360D3" w:rsidRDefault="00F360D3">
      <w:pPr>
        <w:pStyle w:val="question"/>
        <w:numPr>
          <w:ilvl w:val="1"/>
          <w:numId w:val="5"/>
        </w:numPr>
        <w:rPr>
          <w:ins w:id="79" w:author="Geert Verbeke" w:date="2025-01-08T10:12:00Z"/>
          <w:i w:val="0"/>
          <w:iCs/>
        </w:rPr>
        <w:pPrChange w:id="80" w:author="Geert Verbeke" w:date="2025-01-08T10:12:00Z">
          <w:pPr>
            <w:pStyle w:val="question"/>
            <w:numPr>
              <w:numId w:val="5"/>
            </w:numPr>
            <w:ind w:left="720" w:hanging="360"/>
          </w:pPr>
        </w:pPrChange>
      </w:pPr>
      <w:ins w:id="81" w:author="Geert Verbeke" w:date="2025-01-08T10:14:00Z">
        <w:r>
          <w:rPr>
            <w:i w:val="0"/>
            <w:iCs/>
          </w:rPr>
          <w:lastRenderedPageBreak/>
          <w:t xml:space="preserve">Re-do the simulation as the referee suggests. </w:t>
        </w:r>
        <w:r w:rsidR="006B79AF">
          <w:rPr>
            <w:i w:val="0"/>
            <w:iCs/>
          </w:rPr>
          <w:t xml:space="preserve">Then start by randomly generating 75% missingness </w:t>
        </w:r>
      </w:ins>
      <w:ins w:id="82" w:author="Geert Verbeke" w:date="2025-01-08T10:15:00Z">
        <w:r w:rsidR="006B79AF">
          <w:rPr>
            <w:i w:val="0"/>
            <w:iCs/>
          </w:rPr>
          <w:t xml:space="preserve">at put back some measurements to end up with a smaller percentage of missingness. Note </w:t>
        </w:r>
      </w:ins>
      <w:ins w:id="83" w:author="Geert Verbeke" w:date="2025-01-08T10:16:00Z">
        <w:r w:rsidR="006B79AF">
          <w:rPr>
            <w:i w:val="0"/>
            <w:iCs/>
          </w:rPr>
          <w:t>this needs to be repeated for each repetition. So if you have 5 scenarios (</w:t>
        </w:r>
        <w:r w:rsidR="006B79AF" w:rsidRPr="00E23621">
          <w:rPr>
            <w:i w:val="0"/>
            <w:iCs/>
          </w:rPr>
          <w:t xml:space="preserve">6.25%, 12.5%, 25%, 50% </w:t>
        </w:r>
        <w:r w:rsidR="006B79AF">
          <w:rPr>
            <w:i w:val="0"/>
            <w:iCs/>
          </w:rPr>
          <w:t>, and</w:t>
        </w:r>
        <w:r w:rsidR="006B79AF" w:rsidRPr="00E23621">
          <w:rPr>
            <w:i w:val="0"/>
            <w:iCs/>
          </w:rPr>
          <w:t xml:space="preserve"> 75%</w:t>
        </w:r>
      </w:ins>
      <w:ins w:id="84" w:author="Geert Verbeke" w:date="2025-01-08T10:17:00Z">
        <w:r w:rsidR="006B79AF">
          <w:rPr>
            <w:i w:val="0"/>
            <w:iCs/>
          </w:rPr>
          <w:t xml:space="preserve"> missingness</w:t>
        </w:r>
      </w:ins>
      <w:ins w:id="85" w:author="Geert Verbeke" w:date="2025-01-08T10:16:00Z">
        <w:r w:rsidR="006B79AF">
          <w:rPr>
            <w:i w:val="0"/>
            <w:iCs/>
          </w:rPr>
          <w:t xml:space="preserve">) </w:t>
        </w:r>
      </w:ins>
      <w:ins w:id="86" w:author="Geert Verbeke" w:date="2025-01-08T10:17:00Z">
        <w:r w:rsidR="006B79AF">
          <w:rPr>
            <w:i w:val="0"/>
            <w:iCs/>
          </w:rPr>
          <w:t xml:space="preserve"> and for each scenario you want 1000 simulated repetitions, you would start for each repition with 75% missingness, then randomly select 25% </w:t>
        </w:r>
      </w:ins>
      <w:ins w:id="87" w:author="Geert Verbeke" w:date="2025-01-08T10:18:00Z">
        <w:r w:rsidR="006B79AF">
          <w:rPr>
            <w:i w:val="0"/>
            <w:iCs/>
          </w:rPr>
          <w:t>timepoints for which you will put the measurements back,</w:t>
        </w:r>
      </w:ins>
      <w:ins w:id="88" w:author="Geert Verbeke" w:date="2025-01-08T10:19:00Z">
        <w:r w:rsidR="006B79AF">
          <w:rPr>
            <w:i w:val="0"/>
            <w:iCs/>
          </w:rPr>
          <w:t xml:space="preserve"> leading to the case with 25% missingness. T</w:t>
        </w:r>
      </w:ins>
      <w:ins w:id="89" w:author="Geert Verbeke" w:date="2025-01-08T10:18:00Z">
        <w:r w:rsidR="006B79AF">
          <w:rPr>
            <w:i w:val="0"/>
            <w:iCs/>
          </w:rPr>
          <w:t xml:space="preserve">hen select another 12.5% </w:t>
        </w:r>
      </w:ins>
      <w:ins w:id="90" w:author="Geert Verbeke" w:date="2025-01-08T10:19:00Z">
        <w:r w:rsidR="006B79AF">
          <w:rPr>
            <w:i w:val="0"/>
            <w:iCs/>
          </w:rPr>
          <w:t>timepoints for which you will put the measurements back, leadin to the case with 12.5% missingness. Repeat this up to 6</w:t>
        </w:r>
      </w:ins>
      <w:ins w:id="91" w:author="Geert Verbeke" w:date="2025-01-08T10:20:00Z">
        <w:r w:rsidR="006B79AF">
          <w:rPr>
            <w:i w:val="0"/>
            <w:iCs/>
          </w:rPr>
          <w:t>.25% missingness. Then repeat all of this 1000 times. It’s not terribly difficult to implement this, but I agree that there is little additional value to gain. I would only do this if you really want to please the referee, e.g., i</w:t>
        </w:r>
      </w:ins>
      <w:ins w:id="92" w:author="Geert Verbeke" w:date="2025-01-08T10:21:00Z">
        <w:r w:rsidR="006B79AF">
          <w:rPr>
            <w:i w:val="0"/>
            <w:iCs/>
          </w:rPr>
          <w:t>f there are other more substantial issues you want to contradict the referee on.</w:t>
        </w:r>
      </w:ins>
    </w:p>
    <w:p w14:paraId="1FDDBE6E" w14:textId="77777777" w:rsidR="00F360D3" w:rsidRPr="00060C5B" w:rsidRDefault="00F360D3">
      <w:pPr>
        <w:pStyle w:val="question"/>
        <w:numPr>
          <w:ilvl w:val="0"/>
          <w:numId w:val="0"/>
        </w:numPr>
        <w:ind w:left="720"/>
        <w:rPr>
          <w:i w:val="0"/>
          <w:iCs/>
        </w:rPr>
        <w:pPrChange w:id="93" w:author="Geert Verbeke" w:date="2025-01-08T10:12:00Z">
          <w:pPr>
            <w:pStyle w:val="question"/>
            <w:numPr>
              <w:numId w:val="5"/>
            </w:numPr>
            <w:ind w:left="720" w:hanging="360"/>
          </w:pPr>
        </w:pPrChange>
      </w:pPr>
    </w:p>
    <w:p w14:paraId="1BCCCE4F" w14:textId="77777777" w:rsidR="00C54253" w:rsidRDefault="00C54253">
      <w:pPr>
        <w:spacing w:before="0" w:beforeAutospacing="0" w:after="160" w:line="259" w:lineRule="auto"/>
        <w:jc w:val="left"/>
        <w:rPr>
          <w:ins w:id="94" w:author="Erwin Dreesen" w:date="2025-01-09T09:45:00Z"/>
          <w:i/>
        </w:rPr>
      </w:pPr>
      <w:ins w:id="95" w:author="Erwin Dreesen" w:date="2025-01-09T09:45:00Z">
        <w:r>
          <w:br w:type="page"/>
        </w:r>
      </w:ins>
    </w:p>
    <w:p w14:paraId="7D404ADB" w14:textId="361D442A" w:rsidR="00642D6E" w:rsidRDefault="00642D6E" w:rsidP="00CB172A">
      <w:pPr>
        <w:pStyle w:val="question"/>
        <w:jc w:val="left"/>
      </w:pPr>
      <w:r>
        <w:lastRenderedPageBreak/>
        <w:t xml:space="preserve">Table </w:t>
      </w:r>
      <w:r w:rsidR="00CB172A">
        <w:t>2:</w:t>
      </w:r>
      <w:r w:rsidR="004258DF">
        <w:br/>
      </w:r>
      <w:r>
        <w:t xml:space="preserve">- There should be a short discussion on how much results might differ depending on the sequence of covariates imputed, appreciating that generalization is difficult and, for large numbers of sampling steps, it averages out. </w:t>
      </w:r>
    </w:p>
    <w:p w14:paraId="3CC7C0A1" w14:textId="4C6C8437" w:rsidR="0027294E" w:rsidRDefault="00A72FB5" w:rsidP="00C02D7F">
      <w:pPr>
        <w:rPr>
          <w:ins w:id="96" w:author="Erwin Dreesen" w:date="2025-01-09T09:50:00Z"/>
        </w:rPr>
      </w:pPr>
      <w:ins w:id="97" w:author="Erwin Dreesen" w:date="2025-01-09T09:47:00Z">
        <w:r>
          <w:t>Fully conditional specification has the main advantage of not having to pre-specify a sequence in which covariates are imputed, thus ruling out that there might be any impact of the chosen sequence.</w:t>
        </w:r>
      </w:ins>
      <w:ins w:id="98" w:author="Erwin Dreesen" w:date="2025-01-09T09:48:00Z">
        <w:r w:rsidR="00B16FA2">
          <w:t xml:space="preserve"> We </w:t>
        </w:r>
        <w:r w:rsidR="00122CE7">
          <w:t>included this statement in the paper</w:t>
        </w:r>
      </w:ins>
      <w:ins w:id="99" w:author="Erwin Dreesen" w:date="2025-01-09T09:54:00Z">
        <w:r w:rsidR="00080538">
          <w:t>.</w:t>
        </w:r>
        <w:r w:rsidR="00AE2D62">
          <w:t xml:space="preserve"> (</w:t>
        </w:r>
      </w:ins>
      <w:ins w:id="100" w:author="Erwin Dreesen" w:date="2025-01-09T09:59:00Z">
        <w:r w:rsidR="00DF4DA7">
          <w:t>P</w:t>
        </w:r>
      </w:ins>
      <w:ins w:id="101" w:author="Erwin Dreesen" w:date="2025-01-09T09:54:00Z">
        <w:r w:rsidR="00AE2D62">
          <w:t xml:space="preserve">age …, </w:t>
        </w:r>
      </w:ins>
      <w:ins w:id="102" w:author="Erwin Dreesen" w:date="2025-01-09T09:59:00Z">
        <w:r w:rsidR="00DF4DA7">
          <w:t>L</w:t>
        </w:r>
      </w:ins>
      <w:ins w:id="103" w:author="Erwin Dreesen" w:date="2025-01-09T09:54:00Z">
        <w:r w:rsidR="00AE2D62">
          <w:t>ines …–…)</w:t>
        </w:r>
      </w:ins>
    </w:p>
    <w:p w14:paraId="4718D5DD" w14:textId="0E0D9BE5" w:rsidR="0027294E" w:rsidRDefault="007350D3" w:rsidP="00C02D7F">
      <w:pPr>
        <w:rPr>
          <w:ins w:id="104" w:author="Erwin Dreesen" w:date="2025-01-09T09:47:00Z"/>
        </w:rPr>
      </w:pPr>
      <w:ins w:id="105" w:author="Erwin Dreesen" w:date="2025-01-09T09:52:00Z">
        <w:r>
          <w:t>To</w:t>
        </w:r>
      </w:ins>
      <w:ins w:id="106" w:author="Erwin Dreesen" w:date="2025-01-09T09:50:00Z">
        <w:r w:rsidR="0027294E">
          <w:t xml:space="preserve"> what extent</w:t>
        </w:r>
      </w:ins>
      <w:ins w:id="107" w:author="Erwin Dreesen" w:date="2025-01-09T09:53:00Z">
        <w:r w:rsidR="00C248FD">
          <w:t xml:space="preserve"> the results of</w:t>
        </w:r>
      </w:ins>
      <w:ins w:id="108" w:author="Erwin Dreesen" w:date="2025-01-09T09:50:00Z">
        <w:r w:rsidR="0027294E">
          <w:t xml:space="preserve"> </w:t>
        </w:r>
        <w:r w:rsidR="00CC0407">
          <w:t xml:space="preserve">alternative approaches </w:t>
        </w:r>
      </w:ins>
      <w:ins w:id="109" w:author="Erwin Dreesen" w:date="2025-01-09T09:53:00Z">
        <w:r w:rsidR="00C248FD">
          <w:t>are impacted by</w:t>
        </w:r>
      </w:ins>
      <w:ins w:id="110" w:author="Erwin Dreesen" w:date="2025-01-09T09:52:00Z">
        <w:r w:rsidR="00A21F27">
          <w:t xml:space="preserve"> the choice of sequence of imputation </w:t>
        </w:r>
      </w:ins>
      <w:ins w:id="111" w:author="Erwin Dreesen" w:date="2025-01-09T09:53:00Z">
        <w:r w:rsidR="00C248FD">
          <w:t xml:space="preserve">would require </w:t>
        </w:r>
        <w:r w:rsidR="00A86F8E">
          <w:t xml:space="preserve">an extensive, dedicated simulation study, which is outside of the scope of our </w:t>
        </w:r>
        <w:r w:rsidR="00AE2D62">
          <w:t>work.</w:t>
        </w:r>
      </w:ins>
    </w:p>
    <w:p w14:paraId="74DA80AE" w14:textId="77777777" w:rsidR="00C02D7F" w:rsidRDefault="00C02D7F">
      <w:pPr>
        <w:rPr>
          <w:ins w:id="112" w:author="Erwin Dreesen" w:date="2025-01-09T09:47:00Z"/>
        </w:rPr>
        <w:pPrChange w:id="113" w:author="Erwin Dreesen" w:date="2025-01-09T09:47:00Z">
          <w:pPr>
            <w:pStyle w:val="ListParagraph"/>
            <w:numPr>
              <w:numId w:val="5"/>
            </w:numPr>
            <w:ind w:hanging="360"/>
          </w:pPr>
        </w:pPrChange>
      </w:pPr>
    </w:p>
    <w:p w14:paraId="26849FFB" w14:textId="1A3D7EE0" w:rsidR="00642D6E" w:rsidRDefault="000A7E0C" w:rsidP="00157F57">
      <w:pPr>
        <w:pStyle w:val="ListParagraph"/>
        <w:numPr>
          <w:ilvl w:val="0"/>
          <w:numId w:val="5"/>
        </w:numPr>
        <w:rPr>
          <w:ins w:id="114" w:author="Geert Verbeke" w:date="2025-01-08T10:23:00Z"/>
        </w:rPr>
      </w:pPr>
      <w:r>
        <w:t>I am not sure what the reviewer is suggesting.</w:t>
      </w:r>
      <w:r w:rsidR="00B434A0">
        <w:t xml:space="preserve"> </w:t>
      </w:r>
      <w:r w:rsidR="00AB43B4">
        <w:t>Does the sequence of covariates imputed really affect the imputation values?</w:t>
      </w:r>
    </w:p>
    <w:p w14:paraId="16D78E3C" w14:textId="7887AC4B" w:rsidR="00A11A05" w:rsidRDefault="00A11A05" w:rsidP="00157F57">
      <w:pPr>
        <w:pStyle w:val="ListParagraph"/>
        <w:numPr>
          <w:ilvl w:val="0"/>
          <w:numId w:val="5"/>
        </w:numPr>
      </w:pPr>
      <w:ins w:id="115" w:author="Geert Verbeke" w:date="2025-01-08T10:23:00Z">
        <w:r>
          <w:t>When using fully conditional specification this should not matter as you iterate over all covariates, so ther</w:t>
        </w:r>
      </w:ins>
      <w:ins w:id="116" w:author="Geert Verbeke" w:date="2025-01-08T10:24:00Z">
        <w:r>
          <w:t xml:space="preserve">e is no strict ordering. When alternatives are used, </w:t>
        </w:r>
        <w:r w:rsidR="00E5369C">
          <w:t xml:space="preserve">one cannot rule out that there is an effect </w:t>
        </w:r>
      </w:ins>
      <w:ins w:id="117" w:author="Geert Verbeke" w:date="2025-01-08T10:25:00Z">
        <w:r w:rsidR="00E5369C">
          <w:t>of the choice of sequence of imputation. I’m not aware of any results. Intuitively, I would not expect the sequence would matter all the much</w:t>
        </w:r>
      </w:ins>
      <w:ins w:id="118" w:author="Geert Verbeke" w:date="2025-01-08T10:26:00Z">
        <w:r w:rsidR="00E5369C">
          <w:t>. Checking this would require a huge simulation exercise. I do not recommend doing this</w:t>
        </w:r>
      </w:ins>
      <w:ins w:id="119" w:author="Geert Verbeke" w:date="2025-01-08T10:27:00Z">
        <w:r w:rsidR="00E5369C">
          <w:t xml:space="preserve"> but maybe you can put a statement in the paper along the above argument, i.e., that fully conditional specification has the main advantage of not having to pre-specify a sequence in which covariates are imputed, ruling out th</w:t>
        </w:r>
      </w:ins>
      <w:ins w:id="120" w:author="Geert Verbeke" w:date="2025-01-08T10:28:00Z">
        <w:r w:rsidR="00E5369C">
          <w:t xml:space="preserve">at there might be any impact of the chosen sequence. </w:t>
        </w:r>
      </w:ins>
      <w:ins w:id="121" w:author="Geert Verbeke" w:date="2025-01-08T10:23:00Z">
        <w:r>
          <w:t xml:space="preserve"> </w:t>
        </w:r>
      </w:ins>
    </w:p>
    <w:p w14:paraId="27F93B25" w14:textId="77777777" w:rsidR="00C54253" w:rsidRDefault="00C54253">
      <w:pPr>
        <w:spacing w:before="0" w:beforeAutospacing="0" w:after="160" w:line="259" w:lineRule="auto"/>
        <w:jc w:val="left"/>
        <w:rPr>
          <w:ins w:id="122" w:author="Erwin Dreesen" w:date="2025-01-09T09:45:00Z"/>
          <w:i/>
        </w:rPr>
      </w:pPr>
      <w:ins w:id="123" w:author="Erwin Dreesen" w:date="2025-01-09T09:45:00Z">
        <w:r>
          <w:br w:type="page"/>
        </w:r>
      </w:ins>
    </w:p>
    <w:p w14:paraId="0D77CF28" w14:textId="3C83D117" w:rsidR="00000B31" w:rsidRDefault="00642D6E" w:rsidP="000C2C04">
      <w:pPr>
        <w:pStyle w:val="question"/>
      </w:pPr>
      <w:r>
        <w:lastRenderedPageBreak/>
        <w:t>l. 406ff: "high-quality imputations should have a similar distribution to that of the observed data" would be correct in MCAR situations but appears incorrect in the settings discussed here (non-MCAR).</w:t>
      </w:r>
    </w:p>
    <w:p w14:paraId="3586E643" w14:textId="376FBEEF" w:rsidR="00CA05A3" w:rsidRDefault="00440280" w:rsidP="00CA05A3">
      <w:pPr>
        <w:rPr>
          <w:ins w:id="124" w:author="Erwin Dreesen" w:date="2025-01-09T09:57:00Z"/>
        </w:rPr>
      </w:pPr>
      <w:ins w:id="125" w:author="Erwin Dreesen" w:date="2025-01-09T09:55:00Z">
        <w:r>
          <w:t>The Referee is correct. We ha</w:t>
        </w:r>
      </w:ins>
      <w:ins w:id="126" w:author="Erwin Dreesen" w:date="2025-01-09T09:56:00Z">
        <w:r>
          <w:t>ve rephrased the sentence</w:t>
        </w:r>
        <w:r w:rsidR="002E0E6A">
          <w:t xml:space="preserve"> accordingly: </w:t>
        </w:r>
        <w:r w:rsidR="00B36081">
          <w:t>“</w:t>
        </w:r>
      </w:ins>
      <w:commentRangeStart w:id="127"/>
      <w:ins w:id="128" w:author="Erwin Dreesen" w:date="2025-01-09T09:57:00Z">
        <w:r w:rsidR="00B36081">
          <w:rPr>
            <w:i/>
            <w:iCs/>
          </w:rPr>
          <w:t>In case of MCAR, h</w:t>
        </w:r>
      </w:ins>
      <w:ins w:id="129" w:author="Erwin Dreesen" w:date="2025-01-09T09:56:00Z">
        <w:r w:rsidR="00B36081" w:rsidRPr="00B36081">
          <w:rPr>
            <w:i/>
            <w:iCs/>
            <w:rPrChange w:id="130" w:author="Erwin Dreesen" w:date="2025-01-09T09:57:00Z">
              <w:rPr/>
            </w:rPrChange>
          </w:rPr>
          <w:t>igh-quality imputations should have a similar distribution to that of the observed data</w:t>
        </w:r>
        <w:r w:rsidR="00B36081">
          <w:t>”</w:t>
        </w:r>
        <w:r w:rsidR="002E0E6A">
          <w:t xml:space="preserve"> (</w:t>
        </w:r>
      </w:ins>
      <w:ins w:id="131" w:author="Erwin Dreesen" w:date="2025-01-09T09:59:00Z">
        <w:r w:rsidR="00DF4DA7">
          <w:t>P</w:t>
        </w:r>
      </w:ins>
      <w:ins w:id="132" w:author="Erwin Dreesen" w:date="2025-01-09T09:57:00Z">
        <w:r w:rsidR="00B36081">
          <w:t xml:space="preserve">age …, </w:t>
        </w:r>
      </w:ins>
      <w:ins w:id="133" w:author="Erwin Dreesen" w:date="2025-01-09T10:00:00Z">
        <w:r w:rsidR="00DF4DA7">
          <w:t>L</w:t>
        </w:r>
      </w:ins>
      <w:ins w:id="134" w:author="Erwin Dreesen" w:date="2025-01-09T09:57:00Z">
        <w:r w:rsidR="00B36081">
          <w:t>ines …–…)</w:t>
        </w:r>
      </w:ins>
      <w:commentRangeEnd w:id="127"/>
      <w:r w:rsidR="004E08E1">
        <w:rPr>
          <w:rStyle w:val="CommentReference"/>
        </w:rPr>
        <w:commentReference w:id="127"/>
      </w:r>
    </w:p>
    <w:p w14:paraId="2D8EE84E" w14:textId="7F7EBB8F" w:rsidR="00B36081" w:rsidRDefault="00BC2AEB" w:rsidP="00CA05A3">
      <w:pPr>
        <w:rPr>
          <w:ins w:id="135" w:author="Erwin Dreesen" w:date="2025-01-09T09:55:00Z"/>
        </w:rPr>
      </w:pPr>
      <w:ins w:id="136" w:author="Erwin Dreesen" w:date="2025-01-09T09:57:00Z">
        <w:r>
          <w:t xml:space="preserve">Nevertheless, the only value of checking the distribution </w:t>
        </w:r>
      </w:ins>
      <w:ins w:id="137" w:author="Erwin Dreesen" w:date="2025-01-09T09:58:00Z">
        <w:r>
          <w:t>of the imputed values is</w:t>
        </w:r>
        <w:r w:rsidR="00D2458E">
          <w:t xml:space="preserve"> to ensure that all values are plausible.</w:t>
        </w:r>
      </w:ins>
      <w:ins w:id="138" w:author="Erwin Dreesen" w:date="2025-01-09T09:59:00Z">
        <w:r w:rsidR="00DF4DA7">
          <w:t xml:space="preserve"> We also mentioned this in the paper. (Page …, Lines …–…)</w:t>
        </w:r>
      </w:ins>
    </w:p>
    <w:p w14:paraId="4712BAF8" w14:textId="77777777" w:rsidR="00CA05A3" w:rsidRPr="00CA05A3" w:rsidRDefault="00CA05A3">
      <w:pPr>
        <w:rPr>
          <w:ins w:id="139" w:author="Erwin Dreesen" w:date="2025-01-09T09:55:00Z"/>
        </w:rPr>
        <w:pPrChange w:id="140" w:author="Erwin Dreesen" w:date="2025-01-09T09:55:00Z">
          <w:pPr>
            <w:pStyle w:val="ListParagraph"/>
            <w:numPr>
              <w:numId w:val="5"/>
            </w:numPr>
            <w:ind w:hanging="360"/>
          </w:pPr>
        </w:pPrChange>
      </w:pPr>
    </w:p>
    <w:p w14:paraId="3DCB99A5" w14:textId="58022350" w:rsidR="00642D6E" w:rsidRPr="003F5D66" w:rsidRDefault="00084811" w:rsidP="00000B31">
      <w:pPr>
        <w:pStyle w:val="ListParagraph"/>
        <w:numPr>
          <w:ilvl w:val="0"/>
          <w:numId w:val="5"/>
        </w:numPr>
        <w:rPr>
          <w:ins w:id="141" w:author="Geert Verbeke" w:date="2025-01-08T10:28:00Z"/>
        </w:rPr>
      </w:pPr>
      <w:r w:rsidRPr="00084811">
        <w:rPr>
          <w:iCs/>
        </w:rPr>
        <w:t>I guess I would then stress that the goal of checking the imputed values is to make sure they are all plausible?</w:t>
      </w:r>
    </w:p>
    <w:p w14:paraId="18B44BA6" w14:textId="27283E5C" w:rsidR="003F5D66" w:rsidRDefault="003F5D66" w:rsidP="00000B31">
      <w:pPr>
        <w:pStyle w:val="ListParagraph"/>
        <w:numPr>
          <w:ilvl w:val="0"/>
          <w:numId w:val="5"/>
        </w:numPr>
      </w:pPr>
      <w:ins w:id="142" w:author="Geert Verbeke" w:date="2025-01-08T10:28:00Z">
        <w:r>
          <w:rPr>
            <w:iCs/>
          </w:rPr>
          <w:t xml:space="preserve">The </w:t>
        </w:r>
      </w:ins>
      <w:ins w:id="143" w:author="Geert Verbeke" w:date="2025-01-08T10:29:00Z">
        <w:r>
          <w:rPr>
            <w:iCs/>
          </w:rPr>
          <w:t xml:space="preserve">referee is correct, and I believe we discussed this when we met a few weeks ago. Indeed the only value in checking the distribution is to make sure that all values are plausible. On the other hand, if </w:t>
        </w:r>
      </w:ins>
      <w:ins w:id="144" w:author="Geert Verbeke" w:date="2025-01-08T10:30:00Z">
        <w:r>
          <w:rPr>
            <w:iCs/>
          </w:rPr>
          <w:t xml:space="preserve">e.g. scale restrictions apply (e.g. values can only take values between 0 and 100) then this could be incorporated in the imputation in order to avoid that implausible values would be </w:t>
        </w:r>
      </w:ins>
      <w:ins w:id="145" w:author="Geert Verbeke" w:date="2025-01-08T10:31:00Z">
        <w:r>
          <w:rPr>
            <w:iCs/>
          </w:rPr>
          <w:t xml:space="preserve">generated. For example, a transformation can be used mapping the interval [0, 100] to the real line, then impute the transformed variable, and back-transform the imputed values to the interval [0, 100]. </w:t>
        </w:r>
      </w:ins>
      <w:ins w:id="146" w:author="Geert Verbeke" w:date="2025-01-08T10:32:00Z">
        <w:r>
          <w:rPr>
            <w:iCs/>
          </w:rPr>
          <w:t xml:space="preserve">So checking the distribution is usually not very meaningful. </w:t>
        </w:r>
      </w:ins>
    </w:p>
    <w:p w14:paraId="258681E6" w14:textId="77777777" w:rsidR="00C54253" w:rsidRDefault="00C54253">
      <w:pPr>
        <w:spacing w:before="0" w:beforeAutospacing="0" w:after="160" w:line="259" w:lineRule="auto"/>
        <w:jc w:val="left"/>
        <w:rPr>
          <w:ins w:id="147" w:author="Erwin Dreesen" w:date="2025-01-09T09:45:00Z"/>
          <w:i/>
        </w:rPr>
      </w:pPr>
      <w:ins w:id="148" w:author="Erwin Dreesen" w:date="2025-01-09T09:45:00Z">
        <w:r>
          <w:br w:type="page"/>
        </w:r>
      </w:ins>
    </w:p>
    <w:p w14:paraId="2D65BED0" w14:textId="1A896F7B" w:rsidR="00642D6E" w:rsidRDefault="00642D6E" w:rsidP="00B56168">
      <w:pPr>
        <w:pStyle w:val="question"/>
      </w:pPr>
      <w:r>
        <w:lastRenderedPageBreak/>
        <w:t xml:space="preserve">1. P13, L270-277: It is stated, that the outcome variable must be included in the imputation model, e.g., drug concentrations at all time points. While for longitudinal covariates, such as SCr, this might be best, I'm not sure whether taking multiple concentration measurements as predictors for the imputation in the presented case example is beneficial, as the imputed covariate weight does not change substantially in such a short time (in the provided R code, it looks like authors then simply average over imputed weights at different timepoints with quite large variability ranging from 62 to 104 kg in subject 24 in the first imputation run). Can the authors please elaborate their reasoning for this approach instead of, e.g., </w:t>
      </w:r>
      <w:commentRangeStart w:id="149"/>
      <w:commentRangeStart w:id="150"/>
      <w:r>
        <w:t>initially estimating PK parameters without covariate effects and using estimated individual PK parameters (Cl, V etc.) in the imputation?</w:t>
      </w:r>
      <w:commentRangeEnd w:id="149"/>
      <w:r w:rsidR="000F64CE">
        <w:rPr>
          <w:rStyle w:val="CommentReference"/>
          <w:i w:val="0"/>
        </w:rPr>
        <w:commentReference w:id="149"/>
      </w:r>
      <w:commentRangeEnd w:id="150"/>
      <w:r w:rsidR="007751D1">
        <w:rPr>
          <w:rStyle w:val="CommentReference"/>
          <w:i w:val="0"/>
        </w:rPr>
        <w:commentReference w:id="150"/>
      </w:r>
      <w:r>
        <w:t xml:space="preserve"> (</w:t>
      </w:r>
      <w:commentRangeStart w:id="151"/>
      <w:commentRangeStart w:id="152"/>
      <w:r>
        <w:t>Authors briefly mention this approach in the discussion, however don't elaborate in more detail</w:t>
      </w:r>
      <w:commentRangeEnd w:id="151"/>
      <w:r w:rsidR="00DA7408">
        <w:rPr>
          <w:rStyle w:val="CommentReference"/>
          <w:i w:val="0"/>
        </w:rPr>
        <w:commentReference w:id="151"/>
      </w:r>
      <w:commentRangeEnd w:id="152"/>
      <w:r w:rsidR="00286599">
        <w:rPr>
          <w:rStyle w:val="CommentReference"/>
          <w:i w:val="0"/>
        </w:rPr>
        <w:commentReference w:id="152"/>
      </w:r>
      <w:r>
        <w:t xml:space="preserve">) </w:t>
      </w:r>
    </w:p>
    <w:p w14:paraId="49DECB67" w14:textId="77777777" w:rsidR="00510474" w:rsidRDefault="00510474" w:rsidP="00510474">
      <w:pPr>
        <w:rPr>
          <w:ins w:id="153" w:author="Erwin Dreesen" w:date="2025-01-09T10:05:00Z"/>
        </w:rPr>
      </w:pPr>
    </w:p>
    <w:p w14:paraId="47479817" w14:textId="77777777" w:rsidR="00510474" w:rsidRDefault="00510474">
      <w:pPr>
        <w:rPr>
          <w:ins w:id="154" w:author="Erwin Dreesen" w:date="2025-01-09T10:05:00Z"/>
        </w:rPr>
        <w:pPrChange w:id="155" w:author="Erwin Dreesen" w:date="2025-01-09T10:05:00Z">
          <w:pPr>
            <w:pStyle w:val="ListParagraph"/>
            <w:numPr>
              <w:numId w:val="5"/>
            </w:numPr>
            <w:ind w:hanging="360"/>
          </w:pPr>
        </w:pPrChange>
      </w:pPr>
    </w:p>
    <w:p w14:paraId="6AAF58B1" w14:textId="077FB8BC" w:rsidR="0034217E" w:rsidRDefault="0034217E" w:rsidP="0034217E">
      <w:pPr>
        <w:pStyle w:val="ListParagraph"/>
        <w:numPr>
          <w:ilvl w:val="0"/>
          <w:numId w:val="5"/>
        </w:numPr>
      </w:pPr>
      <w:r>
        <w:t xml:space="preserve">I included the entire </w:t>
      </w:r>
      <w:commentRangeStart w:id="156"/>
      <w:r>
        <w:t xml:space="preserve">longitudinal </w:t>
      </w:r>
      <w:commentRangeEnd w:id="156"/>
      <w:r w:rsidR="000B6A65">
        <w:rPr>
          <w:rStyle w:val="CommentReference"/>
        </w:rPr>
        <w:commentReference w:id="156"/>
      </w:r>
      <w:r>
        <w:t>drug concentration</w:t>
      </w:r>
      <w:r w:rsidR="00DF224D">
        <w:t>s in the imputation model</w:t>
      </w:r>
      <w:r>
        <w:t xml:space="preserve"> </w:t>
      </w:r>
      <w:r w:rsidR="00DF224D">
        <w:t xml:space="preserve">to make full use of the available information. </w:t>
      </w:r>
      <w:r w:rsidR="000E7C2E">
        <w:t>I then averaged the imputed body weight per patient since body weight in this case is a non-</w:t>
      </w:r>
      <w:r w:rsidR="00BF1943">
        <w:t>time-</w:t>
      </w:r>
      <w:r w:rsidR="000E7C2E">
        <w:t xml:space="preserve">varying </w:t>
      </w:r>
      <w:r w:rsidR="00DE6393">
        <w:t>covariate</w:t>
      </w:r>
      <w:r w:rsidR="00722E3C">
        <w:t>.</w:t>
      </w:r>
      <w:r w:rsidR="00D4552C">
        <w:t xml:space="preserve"> I don’t know if there are any flaws in that approach?</w:t>
      </w:r>
    </w:p>
    <w:p w14:paraId="37F6F900" w14:textId="77777777" w:rsidR="00F115AA" w:rsidRDefault="00D4552C" w:rsidP="0034217E">
      <w:pPr>
        <w:pStyle w:val="ListParagraph"/>
        <w:numPr>
          <w:ilvl w:val="0"/>
          <w:numId w:val="5"/>
        </w:numPr>
        <w:rPr>
          <w:ins w:id="157" w:author="Geert Verbeke" w:date="2025-01-08T10:34:00Z"/>
        </w:rPr>
      </w:pPr>
      <w:r>
        <w:t xml:space="preserve">Would their </w:t>
      </w:r>
      <w:r w:rsidR="00C65167">
        <w:t xml:space="preserve">suggested approach </w:t>
      </w:r>
      <w:r w:rsidR="009A2845">
        <w:t xml:space="preserve">(i.e. </w:t>
      </w:r>
      <w:r w:rsidR="00E37AEC">
        <w:t>using estimated PK parameters</w:t>
      </w:r>
      <w:r w:rsidR="00D56452">
        <w:t xml:space="preserve"> in the imputation model instead) a better one here? </w:t>
      </w:r>
      <w:r w:rsidR="00733F92">
        <w:t>I did not</w:t>
      </w:r>
      <w:r w:rsidR="000E7726">
        <w:t xml:space="preserve"> do it but rather used the drug concentrations in this case because it has been emphasized in the literature to include the outcome variable (i.e. drug concentrations) in the imputation model.</w:t>
      </w:r>
    </w:p>
    <w:p w14:paraId="34037DFC" w14:textId="1F88A82D" w:rsidR="006D52CD" w:rsidRDefault="006D52CD" w:rsidP="0034217E">
      <w:pPr>
        <w:pStyle w:val="ListParagraph"/>
        <w:numPr>
          <w:ilvl w:val="0"/>
          <w:numId w:val="5"/>
        </w:numPr>
        <w:rPr>
          <w:ins w:id="158" w:author="Geert Verbeke" w:date="2025-01-08T10:40:00Z"/>
        </w:rPr>
      </w:pPr>
      <w:ins w:id="159" w:author="Geert Verbeke" w:date="2025-01-08T10:34:00Z">
        <w:r>
          <w:t xml:space="preserve">I’m not </w:t>
        </w:r>
      </w:ins>
      <w:ins w:id="160" w:author="Geert Verbeke" w:date="2025-01-08T10:35:00Z">
        <w:r>
          <w:t xml:space="preserve">sure if I fully understand this comment/discussion. </w:t>
        </w:r>
        <w:commentRangeStart w:id="161"/>
        <w:commentRangeStart w:id="162"/>
        <w:r>
          <w:t>If a va</w:t>
        </w:r>
      </w:ins>
      <w:ins w:id="163" w:author="Geert Verbeke" w:date="2025-01-08T10:36:00Z">
        <w:r>
          <w:t>riable is not expected to change (much)</w:t>
        </w:r>
      </w:ins>
      <w:commentRangeEnd w:id="161"/>
      <w:r w:rsidR="000B6A65">
        <w:rPr>
          <w:rStyle w:val="CommentReference"/>
        </w:rPr>
        <w:commentReference w:id="161"/>
      </w:r>
      <w:commentRangeEnd w:id="162"/>
      <w:r w:rsidR="00A54BC1">
        <w:rPr>
          <w:rStyle w:val="CommentReference"/>
        </w:rPr>
        <w:commentReference w:id="162"/>
      </w:r>
      <w:ins w:id="164" w:author="Geert Verbeke" w:date="2025-01-08T10:36:00Z">
        <w:r>
          <w:t>, one then typically only includes a single value in the MI procedure</w:t>
        </w:r>
      </w:ins>
      <w:ins w:id="165" w:author="Geert Verbeke" w:date="2025-01-08T10:37:00Z">
        <w:r>
          <w:t xml:space="preserve"> and then use the prior knowledge about the variable being time-constant as motivation to use the same imputed value at all ti</w:t>
        </w:r>
      </w:ins>
      <w:ins w:id="166" w:author="Geert Verbeke" w:date="2025-01-08T10:38:00Z">
        <w:r>
          <w:t>me points in the subsequent models.</w:t>
        </w:r>
      </w:ins>
      <w:ins w:id="167" w:author="Geert Verbeke" w:date="2025-01-08T10:36:00Z">
        <w:r>
          <w:t xml:space="preserve"> On the other hand, </w:t>
        </w:r>
      </w:ins>
      <w:ins w:id="168" w:author="Geert Verbeke" w:date="2025-01-08T10:37:00Z">
        <w:r>
          <w:t xml:space="preserve">incorporating all values should not lead to </w:t>
        </w:r>
      </w:ins>
      <w:ins w:id="169" w:author="Geert Verbeke" w:date="2025-01-08T10:38:00Z">
        <w:r>
          <w:t xml:space="preserve">different results. After all, </w:t>
        </w:r>
        <w:commentRangeStart w:id="170"/>
        <w:r>
          <w:t>if a variable is truly (about) constant</w:t>
        </w:r>
      </w:ins>
      <w:commentRangeEnd w:id="170"/>
      <w:r w:rsidR="000B6A65">
        <w:rPr>
          <w:rStyle w:val="CommentReference"/>
        </w:rPr>
        <w:commentReference w:id="170"/>
      </w:r>
      <w:ins w:id="171" w:author="Geert Verbeke" w:date="2025-01-08T10:38:00Z">
        <w:r>
          <w:t>, then the imputation model would recognize this</w:t>
        </w:r>
      </w:ins>
      <w:ins w:id="172" w:author="Geert Verbeke" w:date="2025-01-08T10:39:00Z">
        <w:r>
          <w:t xml:space="preserve"> (especially in a fully conditional specification) and would notice that a future value of weight would have to be perfectly predicted by an earlier value and hence should impute the same value at multiple time points. </w:t>
        </w:r>
      </w:ins>
    </w:p>
    <w:p w14:paraId="54723685" w14:textId="77777777" w:rsidR="001514C8" w:rsidRDefault="003C00C6" w:rsidP="00D73ABC">
      <w:pPr>
        <w:pStyle w:val="ListParagraph"/>
        <w:numPr>
          <w:ilvl w:val="0"/>
          <w:numId w:val="5"/>
        </w:numPr>
        <w:rPr>
          <w:ins w:id="173" w:author="My Luong Vuong" w:date="2025-01-10T17:02:00Z"/>
        </w:rPr>
      </w:pPr>
      <w:ins w:id="174" w:author="Geert Verbeke" w:date="2025-01-08T10:40:00Z">
        <w:r>
          <w:t xml:space="preserve">I’m not so sure about the suggestion of initially estimating PK parameters without covariate effects and using estimated individual PK parameters (Cl, V etc.) in the imputation. </w:t>
        </w:r>
      </w:ins>
      <w:ins w:id="175" w:author="Geert Verbeke" w:date="2025-01-08T10:41:00Z">
        <w:r>
          <w:t xml:space="preserve">PK models are highly non-linear, implying that parameters change interpretation </w:t>
        </w:r>
        <w:commentRangeStart w:id="176"/>
        <w:r>
          <w:t>depending on covariates included</w:t>
        </w:r>
      </w:ins>
      <w:commentRangeEnd w:id="176"/>
      <w:r w:rsidR="00BA4FE3">
        <w:rPr>
          <w:rStyle w:val="CommentReference"/>
        </w:rPr>
        <w:commentReference w:id="176"/>
      </w:r>
      <w:ins w:id="177" w:author="Geert Verbeke" w:date="2025-01-08T10:41:00Z">
        <w:r>
          <w:t>. So it seems that you would then use estimates for parameters wh</w:t>
        </w:r>
      </w:ins>
      <w:ins w:id="178" w:author="Geert Verbeke" w:date="2025-01-08T10:42:00Z">
        <w:r>
          <w:t>ich have a different interpretation than the parameters you eventually want to estimate.</w:t>
        </w:r>
      </w:ins>
    </w:p>
    <w:p w14:paraId="592A360A" w14:textId="77777777" w:rsidR="0025743F" w:rsidRDefault="001514C8" w:rsidP="00D73ABC">
      <w:pPr>
        <w:pStyle w:val="ListParagraph"/>
        <w:numPr>
          <w:ilvl w:val="0"/>
          <w:numId w:val="5"/>
        </w:numPr>
        <w:rPr>
          <w:ins w:id="179" w:author="My Luong Vuong" w:date="2025-01-10T17:02:00Z"/>
        </w:rPr>
      </w:pPr>
      <w:ins w:id="180" w:author="My Luong Vuong" w:date="2025-01-10T17:02:00Z">
        <w:r>
          <w:t xml:space="preserve">Discussion with Erwin </w:t>
        </w:r>
        <w:r w:rsidR="0025743F">
          <w:t>–</w:t>
        </w:r>
        <w:r>
          <w:t xml:space="preserve"> </w:t>
        </w:r>
        <w:r w:rsidR="0025743F">
          <w:t>100125:</w:t>
        </w:r>
      </w:ins>
    </w:p>
    <w:p w14:paraId="36076AC0" w14:textId="77777777" w:rsidR="00DF7696" w:rsidRDefault="00A3648E" w:rsidP="0025743F">
      <w:pPr>
        <w:pStyle w:val="ListParagraph"/>
        <w:numPr>
          <w:ilvl w:val="1"/>
          <w:numId w:val="5"/>
        </w:numPr>
        <w:rPr>
          <w:ins w:id="181" w:author="My Luong Vuong" w:date="2025-01-10T17:03:00Z"/>
        </w:rPr>
      </w:pPr>
      <w:ins w:id="182" w:author="My Luong Vuong" w:date="2025-01-10T17:02:00Z">
        <w:r>
          <w:t xml:space="preserve">We should add the PK parameters in the imputation model instead </w:t>
        </w:r>
        <w:r w:rsidR="00DF7696">
          <w:t>–</w:t>
        </w:r>
        <w:r>
          <w:t xml:space="preserve"> </w:t>
        </w:r>
        <w:r w:rsidR="00DF7696">
          <w:t>following the re</w:t>
        </w:r>
      </w:ins>
      <w:ins w:id="183" w:author="My Luong Vuong" w:date="2025-01-10T17:03:00Z">
        <w:r w:rsidR="00DF7696">
          <w:t>viewer’s suggestion</w:t>
        </w:r>
      </w:ins>
    </w:p>
    <w:p w14:paraId="670B5E22" w14:textId="0B0FC3A8" w:rsidR="00424FCC" w:rsidRDefault="001243F0" w:rsidP="001243F0">
      <w:pPr>
        <w:pStyle w:val="ListParagraph"/>
        <w:numPr>
          <w:ilvl w:val="2"/>
          <w:numId w:val="5"/>
        </w:numPr>
        <w:rPr>
          <w:ins w:id="184" w:author="My Luong Vuong" w:date="2025-01-10T17:04:00Z"/>
        </w:rPr>
      </w:pPr>
      <w:ins w:id="185" w:author="My Luong Vuong" w:date="2025-01-10T17:03:00Z">
        <w:r>
          <w:t xml:space="preserve">Specifically the </w:t>
        </w:r>
        <w:r w:rsidR="00424FCC">
          <w:t>Vd</w:t>
        </w:r>
      </w:ins>
      <w:ins w:id="186" w:author="My Luong Vuong" w:date="2025-01-10T17:09:00Z">
        <w:r w:rsidR="00C0621E">
          <w:t xml:space="preserve">, </w:t>
        </w:r>
      </w:ins>
      <w:ins w:id="187" w:author="My Luong Vuong" w:date="2025-01-10T17:03:00Z">
        <w:r w:rsidR="00424FCC">
          <w:t>CL</w:t>
        </w:r>
      </w:ins>
      <w:ins w:id="188" w:author="My Luong Vuong" w:date="2025-01-10T17:09:00Z">
        <w:r w:rsidR="00C0621E">
          <w:t xml:space="preserve"> and Ka</w:t>
        </w:r>
      </w:ins>
      <w:ins w:id="189" w:author="My Luong Vuong" w:date="2025-01-10T17:03:00Z">
        <w:r w:rsidR="00424FCC">
          <w:t xml:space="preserve"> </w:t>
        </w:r>
        <w:r w:rsidR="00607503">
          <w:t xml:space="preserve">of each patient (base model has IIV on </w:t>
        </w:r>
      </w:ins>
      <w:ins w:id="190" w:author="My Luong Vuong" w:date="2025-01-10T17:04:00Z">
        <w:r w:rsidR="00E521E8">
          <w:t>all 3 parameters)</w:t>
        </w:r>
      </w:ins>
      <w:ins w:id="191" w:author="My Luong Vuong" w:date="2025-01-10T17:09:00Z">
        <w:r w:rsidR="005E666E">
          <w:t xml:space="preserve"> (3 PK parameters per patient as predictors)</w:t>
        </w:r>
      </w:ins>
    </w:p>
    <w:p w14:paraId="50971E9F" w14:textId="490FA33A" w:rsidR="00D20C71" w:rsidRDefault="001702A6" w:rsidP="00D20C71">
      <w:pPr>
        <w:pStyle w:val="ListParagraph"/>
        <w:numPr>
          <w:ilvl w:val="1"/>
          <w:numId w:val="5"/>
        </w:numPr>
        <w:rPr>
          <w:ins w:id="192" w:author="My Luong Vuong" w:date="2025-01-10T17:09:00Z"/>
        </w:rPr>
      </w:pPr>
      <w:ins w:id="193" w:author="My Luong Vuong" w:date="2025-01-10T17:09:00Z">
        <w:r>
          <w:t>Reasoning for doing it in the paper:</w:t>
        </w:r>
      </w:ins>
    </w:p>
    <w:p w14:paraId="67ACED40" w14:textId="089DA21E" w:rsidR="001702A6" w:rsidRDefault="001702A6" w:rsidP="001702A6">
      <w:pPr>
        <w:pStyle w:val="ListParagraph"/>
        <w:numPr>
          <w:ilvl w:val="2"/>
          <w:numId w:val="5"/>
        </w:numPr>
        <w:rPr>
          <w:ins w:id="194" w:author="My Luong Vuong" w:date="2025-01-10T17:10:00Z"/>
        </w:rPr>
      </w:pPr>
      <w:ins w:id="195" w:author="My Luong Vuong" w:date="2025-01-10T17:09:00Z">
        <w:r>
          <w:t>In the met</w:t>
        </w:r>
      </w:ins>
      <w:ins w:id="196" w:author="My Luong Vuong" w:date="2025-01-10T17:10:00Z">
        <w:r>
          <w:t xml:space="preserve">hods I wrote: the outcome variable must be included in the model. </w:t>
        </w:r>
      </w:ins>
    </w:p>
    <w:p w14:paraId="7CC48E46" w14:textId="77777777" w:rsidR="00C97766" w:rsidRDefault="002146BF" w:rsidP="001702A6">
      <w:pPr>
        <w:pStyle w:val="ListParagraph"/>
        <w:numPr>
          <w:ilvl w:val="2"/>
          <w:numId w:val="5"/>
        </w:numPr>
        <w:rPr>
          <w:ins w:id="197" w:author="My Luong Vuong" w:date="2025-01-10T17:12:00Z"/>
        </w:rPr>
      </w:pPr>
      <w:ins w:id="198" w:author="My Luong Vuong" w:date="2025-01-10T17:10:00Z">
        <w:r>
          <w:t xml:space="preserve">However, in this case, we imputed </w:t>
        </w:r>
        <w:r w:rsidR="000D521B">
          <w:t xml:space="preserve">non-time varying BW. </w:t>
        </w:r>
      </w:ins>
      <w:ins w:id="199" w:author="My Luong Vuong" w:date="2025-01-10T17:11:00Z">
        <w:r w:rsidR="000D521B">
          <w:t xml:space="preserve">Hence, we selected PK parameters as predictors </w:t>
        </w:r>
        <w:r w:rsidR="001C6759">
          <w:t xml:space="preserve">instead as they are </w:t>
        </w:r>
        <w:r w:rsidR="00C97766">
          <w:t xml:space="preserve">best single vaues </w:t>
        </w:r>
      </w:ins>
      <w:ins w:id="200" w:author="My Luong Vuong" w:date="2025-01-10T17:12:00Z">
        <w:r w:rsidR="00C97766">
          <w:lastRenderedPageBreak/>
          <w:t>that are representative for the concentration (PK parameters are good surrogates for concentration)</w:t>
        </w:r>
      </w:ins>
    </w:p>
    <w:p w14:paraId="5EC25AA3" w14:textId="39268641" w:rsidR="00C97766" w:rsidRDefault="00C97766" w:rsidP="003029B6">
      <w:pPr>
        <w:pStyle w:val="ListParagraph"/>
        <w:numPr>
          <w:ilvl w:val="2"/>
          <w:numId w:val="5"/>
        </w:numPr>
        <w:rPr>
          <w:ins w:id="201" w:author="My Luong Vuong" w:date="2025-01-10T17:12:00Z"/>
        </w:rPr>
      </w:pPr>
      <w:ins w:id="202" w:author="My Luong Vuong" w:date="2025-01-10T17:12:00Z">
        <w:r>
          <w:t>I could compare the result of this analysis</w:t>
        </w:r>
      </w:ins>
      <w:ins w:id="203" w:author="My Luong Vuong" w:date="2025-01-10T17:13:00Z">
        <w:r w:rsidR="00554354">
          <w:t xml:space="preserve"> with the one I have now. Erwin hopes that it leads to more precise and unbiased parameter estimates. </w:t>
        </w:r>
        <w:r w:rsidR="000D153E">
          <w:t>If that’s the case, I could include th</w:t>
        </w:r>
      </w:ins>
      <w:ins w:id="204" w:author="My Luong Vuong" w:date="2025-01-10T17:14:00Z">
        <w:r w:rsidR="000D153E">
          <w:t xml:space="preserve">is analysis results in the main paper and put the ones I have now in the supplementary. </w:t>
        </w:r>
      </w:ins>
    </w:p>
    <w:p w14:paraId="73339323" w14:textId="6F01302A" w:rsidR="00C97766" w:rsidRDefault="00C97766" w:rsidP="001702A6">
      <w:pPr>
        <w:pStyle w:val="ListParagraph"/>
        <w:numPr>
          <w:ilvl w:val="2"/>
          <w:numId w:val="5"/>
        </w:numPr>
        <w:rPr>
          <w:ins w:id="205" w:author="My Luong Vuong" w:date="2025-01-10T17:12:00Z"/>
        </w:rPr>
      </w:pPr>
      <w:ins w:id="206" w:author="My Luong Vuong" w:date="2025-01-10T17:12:00Z">
        <w:r>
          <w:t>Erwin believes that it add</w:t>
        </w:r>
      </w:ins>
      <w:ins w:id="207" w:author="My Luong Vuong" w:date="2025-01-10T17:13:00Z">
        <w:r w:rsidR="00915269">
          <w:t>s great values to my paper</w:t>
        </w:r>
      </w:ins>
    </w:p>
    <w:p w14:paraId="5C24D52F" w14:textId="77777777" w:rsidR="003029B6" w:rsidRDefault="00C97766" w:rsidP="001702A6">
      <w:pPr>
        <w:pStyle w:val="ListParagraph"/>
        <w:numPr>
          <w:ilvl w:val="2"/>
          <w:numId w:val="5"/>
        </w:numPr>
        <w:rPr>
          <w:ins w:id="208" w:author="My Luong Vuong" w:date="2025-01-10T17:15:00Z"/>
        </w:rPr>
      </w:pPr>
      <w:ins w:id="209" w:author="My Luong Vuong" w:date="2025-01-10T17:12:00Z">
        <w:r>
          <w:t>I need then to tweak my discussion a bit where I compared my approach with MICE and the mimp functionality</w:t>
        </w:r>
      </w:ins>
    </w:p>
    <w:p w14:paraId="7F4CFA3E" w14:textId="5BEF98EE" w:rsidR="001702A6" w:rsidRDefault="003029B6" w:rsidP="001702A6">
      <w:pPr>
        <w:pStyle w:val="ListParagraph"/>
        <w:numPr>
          <w:ilvl w:val="2"/>
          <w:numId w:val="5"/>
        </w:numPr>
        <w:rPr>
          <w:ins w:id="210" w:author="My Luong Vuong" w:date="2025-01-10T17:03:00Z"/>
        </w:rPr>
      </w:pPr>
      <w:ins w:id="211" w:author="My Luong Vuong" w:date="2025-01-10T17:15:00Z">
        <w:r>
          <w:t>The fact that my multiple imputation model did not take the clustering of the concentrations into account can be discussed as a limitation.</w:t>
        </w:r>
      </w:ins>
      <w:ins w:id="212" w:author="My Luong Vuong" w:date="2025-01-10T17:11:00Z">
        <w:r w:rsidR="001C6759">
          <w:t xml:space="preserve"> </w:t>
        </w:r>
      </w:ins>
    </w:p>
    <w:p w14:paraId="63498488" w14:textId="1FAA65AD" w:rsidR="006552F0" w:rsidRDefault="003C00C6" w:rsidP="00424FCC">
      <w:pPr>
        <w:pStyle w:val="ListParagraph"/>
        <w:numPr>
          <w:ilvl w:val="1"/>
          <w:numId w:val="5"/>
        </w:numPr>
        <w:pPrChange w:id="213" w:author="My Luong Vuong" w:date="2025-01-10T17:03:00Z">
          <w:pPr>
            <w:pStyle w:val="ListParagraph"/>
            <w:numPr>
              <w:numId w:val="5"/>
            </w:numPr>
            <w:ind w:hanging="360"/>
          </w:pPr>
        </w:pPrChange>
      </w:pPr>
      <w:ins w:id="214" w:author="Geert Verbeke" w:date="2025-01-08T10:42:00Z">
        <w:r>
          <w:t xml:space="preserve"> </w:t>
        </w:r>
      </w:ins>
    </w:p>
    <w:p w14:paraId="67B81E81" w14:textId="77777777" w:rsidR="00DF4DA7" w:rsidRDefault="00DF4DA7">
      <w:pPr>
        <w:spacing w:before="0" w:beforeAutospacing="0" w:after="160" w:line="259" w:lineRule="auto"/>
        <w:jc w:val="left"/>
        <w:rPr>
          <w:ins w:id="215" w:author="Erwin Dreesen" w:date="2025-01-09T10:00:00Z"/>
          <w:i/>
        </w:rPr>
      </w:pPr>
      <w:ins w:id="216" w:author="Erwin Dreesen" w:date="2025-01-09T10:00:00Z">
        <w:r>
          <w:br w:type="page"/>
        </w:r>
      </w:ins>
    </w:p>
    <w:p w14:paraId="15CE4BB0" w14:textId="4D2A3821" w:rsidR="00642D6E" w:rsidRDefault="00F61FB2" w:rsidP="00F115AA">
      <w:pPr>
        <w:pStyle w:val="question"/>
      </w:pPr>
      <w:commentRangeStart w:id="217"/>
      <w:commentRangeStart w:id="218"/>
      <w:r>
        <w:lastRenderedPageBreak/>
        <w:t xml:space="preserve">- </w:t>
      </w:r>
      <w:r w:rsidR="00642D6E">
        <w:t>Follow-up to comment 1: Authors use ID, TIME, and AMT for the imputation:</w:t>
      </w:r>
      <w:r w:rsidR="009F797B">
        <w:br/>
      </w:r>
      <w:r w:rsidR="009F797B">
        <w:br/>
      </w:r>
      <w:r w:rsidR="00642D6E">
        <w:t>- ID is a randomly assigned number, is it reasonable to include this variable in the imputation?</w:t>
      </w:r>
      <w:r w:rsidR="00E257A3">
        <w:br/>
      </w:r>
      <w:r w:rsidR="00E257A3">
        <w:br/>
      </w:r>
      <w:r w:rsidR="00642D6E">
        <w:t>- TIME (similar to concentration at different timepoints) seems to complicate the imputation as at different timepoints, different weights are predicted for the same subject and authors then simply average over imputed weights per subject</w:t>
      </w:r>
      <w:r w:rsidR="00CA5481">
        <w:br/>
      </w:r>
      <w:r w:rsidR="00CA5481">
        <w:br/>
      </w:r>
      <w:r w:rsidR="00642D6E">
        <w:t xml:space="preserve">- While the applied dose seems to be useful for imputation, at "non-dosing timepoints", AMT is zero for most rows. Wouldn't it make sense to only include AMT at dosing-events, because giving a dose vs not giving a dose does not influence weight but given dose-amount might be important? </w:t>
      </w:r>
      <w:commentRangeEnd w:id="217"/>
      <w:r w:rsidR="00B7529E">
        <w:rPr>
          <w:rStyle w:val="CommentReference"/>
          <w:i w:val="0"/>
        </w:rPr>
        <w:commentReference w:id="217"/>
      </w:r>
      <w:commentRangeEnd w:id="218"/>
      <w:r w:rsidR="00A9722F">
        <w:rPr>
          <w:rStyle w:val="CommentReference"/>
          <w:i w:val="0"/>
        </w:rPr>
        <w:commentReference w:id="218"/>
      </w:r>
    </w:p>
    <w:p w14:paraId="38E24029" w14:textId="2E7D1ECB" w:rsidR="00FB6754" w:rsidRDefault="00EB1BF6" w:rsidP="00EB1BF6">
      <w:pPr>
        <w:pStyle w:val="ListParagraph"/>
        <w:numPr>
          <w:ilvl w:val="0"/>
          <w:numId w:val="5"/>
        </w:numPr>
      </w:pPr>
      <w:r>
        <w:t xml:space="preserve">This is a reasonable question. </w:t>
      </w:r>
      <w:r w:rsidR="002864AF">
        <w:t>The reason I did this was because I wanted to include in the imputation model as many variables as possible</w:t>
      </w:r>
      <w:r w:rsidR="00027B65">
        <w:t xml:space="preserve"> even though</w:t>
      </w:r>
      <w:r w:rsidR="00874B4C">
        <w:t xml:space="preserve"> the variables do not </w:t>
      </w:r>
      <w:r w:rsidR="00182268">
        <w:t>make sense strictly speaking</w:t>
      </w:r>
      <w:r w:rsidR="002864AF">
        <w:t xml:space="preserve">. </w:t>
      </w:r>
      <w:r w:rsidR="00182268">
        <w:t>A</w:t>
      </w:r>
      <w:r w:rsidR="008F7DD4">
        <w:t>lso, when I did it,</w:t>
      </w:r>
      <w:r w:rsidR="002864AF">
        <w:t xml:space="preserve"> </w:t>
      </w:r>
      <w:r w:rsidR="002864AF" w:rsidRPr="003A26CA">
        <w:rPr>
          <w:i/>
          <w:iCs/>
        </w:rPr>
        <w:t>mice</w:t>
      </w:r>
      <w:r w:rsidR="002864AF">
        <w:t xml:space="preserve"> </w:t>
      </w:r>
      <w:r w:rsidR="00017E38">
        <w:t>did not</w:t>
      </w:r>
      <w:r w:rsidR="002864AF">
        <w:t xml:space="preserve"> </w:t>
      </w:r>
      <w:r w:rsidR="002613FA">
        <w:t>produce any</w:t>
      </w:r>
      <w:r w:rsidR="002864AF">
        <w:t xml:space="preserve"> logged events </w:t>
      </w:r>
      <w:r w:rsidR="00986297">
        <w:t>which means</w:t>
      </w:r>
      <w:r w:rsidR="00E35448">
        <w:t xml:space="preserve"> it’s fine.</w:t>
      </w:r>
    </w:p>
    <w:p w14:paraId="20A0D461" w14:textId="6EC98EFF" w:rsidR="001B5484" w:rsidRDefault="008D1776" w:rsidP="00EB1BF6">
      <w:pPr>
        <w:pStyle w:val="ListParagraph"/>
        <w:numPr>
          <w:ilvl w:val="0"/>
          <w:numId w:val="5"/>
        </w:numPr>
      </w:pPr>
      <w:r>
        <w:t xml:space="preserve">Plus, if I just use AMT at the dosing-events then </w:t>
      </w:r>
      <w:r w:rsidR="00ED3593">
        <w:t>it comes back to the point of not using the full information available in the dataset as I mentioned earlier.</w:t>
      </w:r>
    </w:p>
    <w:p w14:paraId="26CDD2BD" w14:textId="7853267F" w:rsidR="000E17EF" w:rsidRDefault="00FB6903" w:rsidP="00642D6E">
      <w:pPr>
        <w:pStyle w:val="ListParagraph"/>
        <w:numPr>
          <w:ilvl w:val="0"/>
          <w:numId w:val="5"/>
        </w:numPr>
        <w:rPr>
          <w:ins w:id="219" w:author="Geert Verbeke" w:date="2025-01-08T10:43:00Z"/>
        </w:rPr>
      </w:pPr>
      <w:r>
        <w:t>I would love to have your opinion</w:t>
      </w:r>
      <w:r w:rsidR="00CA0984">
        <w:t>s</w:t>
      </w:r>
      <w:r>
        <w:t xml:space="preserve"> on this.</w:t>
      </w:r>
    </w:p>
    <w:p w14:paraId="1065F919" w14:textId="266BA274" w:rsidR="003C00C6" w:rsidRDefault="003C00C6" w:rsidP="00642D6E">
      <w:pPr>
        <w:pStyle w:val="ListParagraph"/>
        <w:numPr>
          <w:ilvl w:val="0"/>
          <w:numId w:val="5"/>
        </w:numPr>
      </w:pPr>
      <w:ins w:id="220" w:author="Geert Verbeke" w:date="2025-01-08T10:43:00Z">
        <w:r>
          <w:t>Usually, in MI one only includes variables which are not fixed by design. So time-points at which measureme</w:t>
        </w:r>
      </w:ins>
      <w:ins w:id="221" w:author="Geert Verbeke" w:date="2025-01-08T10:44:00Z">
        <w:r>
          <w:t>nts are taken are not included, also identification numbers, etc. Time points implicitly get into the procedure through the response values which are taken at those time points</w:t>
        </w:r>
      </w:ins>
      <w:ins w:id="222" w:author="Geert Verbeke" w:date="2025-01-08T10:45:00Z">
        <w:r>
          <w:t>. E.g., if you have measurements at times 0, 1, 2, 3, 4, and 5. You would have outcomes Y0, Y1, Y2, Y3, Y4, and Y5 and using those in the imputation implicitly takes into</w:t>
        </w:r>
      </w:ins>
      <w:ins w:id="223" w:author="Geert Verbeke" w:date="2025-01-08T10:46:00Z">
        <w:r>
          <w:t xml:space="preserve"> account the time points at which those variables have been measured. Also, the id number, which is randomly allocated should not contain any info</w:t>
        </w:r>
      </w:ins>
      <w:ins w:id="224" w:author="Geert Verbeke" w:date="2025-01-08T10:47:00Z">
        <w:r>
          <w:t xml:space="preserve">rmation about any of the variables to impute, so including that in the imputation model would not be wrong but would only add additional variability which is unnecessary. </w:t>
        </w:r>
      </w:ins>
    </w:p>
    <w:sectPr w:rsidR="003C00C6" w:rsidSect="00792A1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Erwin Dreesen" w:date="2025-01-09T09:45:00Z" w:initials="ED">
    <w:p w14:paraId="32E8BB89" w14:textId="77777777" w:rsidR="00C54253" w:rsidRDefault="00C54253" w:rsidP="00C54253">
      <w:pPr>
        <w:pStyle w:val="CommentText"/>
        <w:jc w:val="left"/>
      </w:pPr>
      <w:r>
        <w:rPr>
          <w:rStyle w:val="CommentReference"/>
        </w:rPr>
        <w:annotationRef/>
      </w:r>
      <w:r>
        <w:rPr>
          <w:lang w:val="nl-NL"/>
        </w:rPr>
        <w:t>What about this as an answer?</w:t>
      </w:r>
    </w:p>
  </w:comment>
  <w:comment w:id="2" w:author="My Luong Vuong" w:date="2025-01-09T22:47:00Z" w:initials="MV">
    <w:p w14:paraId="10B81F1A" w14:textId="77777777" w:rsidR="005D49B2" w:rsidRDefault="005D49B2" w:rsidP="005D49B2">
      <w:pPr>
        <w:pStyle w:val="CommentText"/>
        <w:jc w:val="left"/>
      </w:pPr>
      <w:r>
        <w:rPr>
          <w:rStyle w:val="CommentReference"/>
        </w:rPr>
        <w:annotationRef/>
      </w:r>
      <w:r>
        <w:rPr>
          <w:lang w:val="en-US"/>
        </w:rPr>
        <w:t>ok</w:t>
      </w:r>
    </w:p>
  </w:comment>
  <w:comment w:id="127" w:author="My Luong Vuong" w:date="2025-01-09T22:54:00Z" w:initials="MV">
    <w:p w14:paraId="38AC8F35" w14:textId="77777777" w:rsidR="004E08E1" w:rsidRDefault="004E08E1" w:rsidP="004E08E1">
      <w:pPr>
        <w:pStyle w:val="CommentText"/>
        <w:jc w:val="left"/>
      </w:pPr>
      <w:r>
        <w:rPr>
          <w:rStyle w:val="CommentReference"/>
        </w:rPr>
        <w:annotationRef/>
      </w:r>
      <w:r>
        <w:rPr>
          <w:lang w:val="en-US"/>
        </w:rPr>
        <w:t>In my manuscript l.406ff is in the context of checking imputations in multiple imputations under MAR. So I would rephrase it as: “</w:t>
      </w:r>
      <w:r>
        <w:t>high-quality imputations should be plausible”</w:t>
      </w:r>
    </w:p>
  </w:comment>
  <w:comment w:id="149" w:author="Erwin Dreesen" w:date="2025-01-09T10:05:00Z" w:initials="ED">
    <w:p w14:paraId="40EF29AB" w14:textId="27B88E09" w:rsidR="000F64CE" w:rsidRDefault="000F64CE" w:rsidP="000F64CE">
      <w:pPr>
        <w:pStyle w:val="CommentText"/>
        <w:jc w:val="left"/>
      </w:pPr>
      <w:r>
        <w:rPr>
          <w:rStyle w:val="CommentReference"/>
        </w:rPr>
        <w:annotationRef/>
      </w:r>
      <w:r>
        <w:rPr>
          <w:lang w:val="nl-NL"/>
        </w:rPr>
        <w:t>I think this is what you should do.</w:t>
      </w:r>
    </w:p>
  </w:comment>
  <w:comment w:id="150" w:author="My Luong Vuong" w:date="2025-01-09T22:57:00Z" w:initials="MV">
    <w:p w14:paraId="03CFE687" w14:textId="77777777" w:rsidR="007751D1" w:rsidRDefault="007751D1" w:rsidP="007751D1">
      <w:pPr>
        <w:pStyle w:val="CommentText"/>
        <w:jc w:val="left"/>
      </w:pPr>
      <w:r>
        <w:rPr>
          <w:rStyle w:val="CommentReference"/>
        </w:rPr>
        <w:annotationRef/>
      </w:r>
      <w:r>
        <w:rPr>
          <w:lang w:val="en-US"/>
        </w:rPr>
        <w:t>So include all PK parameters in the imputation model instead?</w:t>
      </w:r>
    </w:p>
  </w:comment>
  <w:comment w:id="151" w:author="Erwin Dreesen" w:date="2025-01-09T10:06:00Z" w:initials="ED">
    <w:p w14:paraId="15279E5F" w14:textId="2668D9AD" w:rsidR="00DA7408" w:rsidRDefault="00DA7408" w:rsidP="00DA7408">
      <w:pPr>
        <w:pStyle w:val="CommentText"/>
        <w:jc w:val="left"/>
      </w:pPr>
      <w:r>
        <w:rPr>
          <w:rStyle w:val="CommentReference"/>
        </w:rPr>
        <w:annotationRef/>
      </w:r>
      <w:r>
        <w:rPr>
          <w:lang w:val="nl-NL"/>
        </w:rPr>
        <w:t>Another reason just to do it. I think it is a very elegant approach. It would strengthen your paper. And the Referee will appreciate that we not always argue in order to not implement suggested changes.</w:t>
      </w:r>
    </w:p>
  </w:comment>
  <w:comment w:id="152" w:author="My Luong Vuong" w:date="2025-01-09T23:01:00Z" w:initials="MV">
    <w:p w14:paraId="7B73ABFE" w14:textId="77777777" w:rsidR="00286599" w:rsidRDefault="00286599" w:rsidP="00286599">
      <w:pPr>
        <w:pStyle w:val="CommentText"/>
        <w:jc w:val="left"/>
      </w:pPr>
      <w:r>
        <w:rPr>
          <w:rStyle w:val="CommentReference"/>
        </w:rPr>
        <w:annotationRef/>
      </w:r>
      <w:r>
        <w:rPr>
          <w:lang w:val="en-US"/>
        </w:rPr>
        <w:t>I get it.</w:t>
      </w:r>
      <w:r>
        <w:rPr>
          <w:lang w:val="en-US"/>
        </w:rPr>
        <w:br/>
        <w:t xml:space="preserve">Just that this is the approach of the uppsala paper 2013. In my paper I stressed that including the outcome variable at all time points is important. And in the discusison I talked about how different my approach is compared to Uppsala’s. </w:t>
      </w:r>
      <w:r>
        <w:rPr>
          <w:lang w:val="en-US"/>
        </w:rPr>
        <w:br/>
        <w:t>So I’m afraid if I do like the referee asked, it requires quite some change in the paper, and the reader may find inconsistencies between the theory I mentioned and what I actually did in my case study.</w:t>
      </w:r>
    </w:p>
  </w:comment>
  <w:comment w:id="156" w:author="Erwin Dreesen" w:date="2025-01-09T10:02:00Z" w:initials="ED">
    <w:p w14:paraId="70B251C2" w14:textId="0AE2A44C" w:rsidR="000B6A65" w:rsidRDefault="000B6A65" w:rsidP="000B6A65">
      <w:pPr>
        <w:pStyle w:val="CommentText"/>
        <w:jc w:val="left"/>
      </w:pPr>
      <w:r>
        <w:rPr>
          <w:rStyle w:val="CommentReference"/>
        </w:rPr>
        <w:annotationRef/>
      </w:r>
      <w:r>
        <w:rPr>
          <w:lang w:val="nl-NL"/>
        </w:rPr>
        <w:t>So you are saying that you took into account the longitudinal nature of the drug concentrations in the imputation model? Still, if it is not a popPK model, there are intrinsic risks when concentrations vary in terms of TAD.</w:t>
      </w:r>
    </w:p>
  </w:comment>
  <w:comment w:id="161" w:author="Erwin Dreesen" w:date="2025-01-09T10:03:00Z" w:initials="ED">
    <w:p w14:paraId="226C98CE" w14:textId="77777777" w:rsidR="000B6A65" w:rsidRDefault="000B6A65" w:rsidP="000B6A65">
      <w:pPr>
        <w:pStyle w:val="CommentText"/>
        <w:jc w:val="left"/>
      </w:pPr>
      <w:r>
        <w:rPr>
          <w:rStyle w:val="CommentReference"/>
        </w:rPr>
        <w:annotationRef/>
      </w:r>
      <w:r>
        <w:rPr>
          <w:lang w:val="nl-NL"/>
        </w:rPr>
        <w:t>Concentrations CAN vary a lot (peak to trough)</w:t>
      </w:r>
    </w:p>
  </w:comment>
  <w:comment w:id="162" w:author="My Luong Vuong" w:date="2025-01-09T22:56:00Z" w:initials="MV">
    <w:p w14:paraId="34FB086B" w14:textId="77777777" w:rsidR="00A54BC1" w:rsidRDefault="00A54BC1" w:rsidP="00A54BC1">
      <w:pPr>
        <w:pStyle w:val="CommentText"/>
        <w:jc w:val="left"/>
      </w:pPr>
      <w:r>
        <w:rPr>
          <w:rStyle w:val="CommentReference"/>
        </w:rPr>
        <w:annotationRef/>
      </w:r>
      <w:r>
        <w:rPr>
          <w:lang w:val="en-US"/>
        </w:rPr>
        <w:t>He’s talking about BW here</w:t>
      </w:r>
    </w:p>
  </w:comment>
  <w:comment w:id="170" w:author="Erwin Dreesen" w:date="2025-01-09T10:03:00Z" w:initials="ED">
    <w:p w14:paraId="5FA2FFAD" w14:textId="6B78390B" w:rsidR="000B6A65" w:rsidRDefault="000B6A65" w:rsidP="000B6A65">
      <w:pPr>
        <w:pStyle w:val="CommentText"/>
        <w:jc w:val="left"/>
      </w:pPr>
      <w:r>
        <w:rPr>
          <w:rStyle w:val="CommentReference"/>
        </w:rPr>
        <w:annotationRef/>
      </w:r>
      <w:r>
        <w:rPr>
          <w:lang w:val="nl-NL"/>
        </w:rPr>
        <w:t>Which is not the case for drug concentrations! (peak to trough differences)</w:t>
      </w:r>
    </w:p>
  </w:comment>
  <w:comment w:id="176" w:author="Erwin Dreesen" w:date="2025-01-09T10:04:00Z" w:initials="ED">
    <w:p w14:paraId="435CD4B1" w14:textId="77777777" w:rsidR="00BA4FE3" w:rsidRDefault="00BA4FE3" w:rsidP="00BA4FE3">
      <w:pPr>
        <w:pStyle w:val="CommentText"/>
        <w:jc w:val="left"/>
      </w:pPr>
      <w:r>
        <w:rPr>
          <w:rStyle w:val="CommentReference"/>
        </w:rPr>
        <w:annotationRef/>
      </w:r>
      <w:r>
        <w:rPr>
          <w:lang w:val="nl-NL"/>
        </w:rPr>
        <w:t>Indeed, but in this case we can work with the base model (no covariates).</w:t>
      </w:r>
    </w:p>
  </w:comment>
  <w:comment w:id="217" w:author="Erwin Dreesen" w:date="2025-01-09T10:11:00Z" w:initials="ED">
    <w:p w14:paraId="57BB86B3" w14:textId="77777777" w:rsidR="00B7529E" w:rsidRDefault="00B7529E" w:rsidP="00B7529E">
      <w:pPr>
        <w:pStyle w:val="CommentText"/>
        <w:numPr>
          <w:ilvl w:val="0"/>
          <w:numId w:val="6"/>
        </w:numPr>
        <w:jc w:val="left"/>
      </w:pPr>
      <w:r>
        <w:rPr>
          <w:rStyle w:val="CommentReference"/>
        </w:rPr>
        <w:annotationRef/>
      </w:r>
      <w:r>
        <w:rPr>
          <w:lang w:val="nl-NL"/>
        </w:rPr>
        <w:t>Agree with Referee</w:t>
      </w:r>
    </w:p>
    <w:p w14:paraId="7083553F" w14:textId="77777777" w:rsidR="00B7529E" w:rsidRDefault="00B7529E" w:rsidP="00B7529E">
      <w:pPr>
        <w:pStyle w:val="CommentText"/>
        <w:numPr>
          <w:ilvl w:val="0"/>
          <w:numId w:val="6"/>
        </w:numPr>
        <w:jc w:val="left"/>
      </w:pPr>
      <w:r>
        <w:rPr>
          <w:lang w:val="nl-NL"/>
        </w:rPr>
        <w:t>Rerun imputation model without ID, TIME, and AMT. (also taking into account comment on previous page)</w:t>
      </w:r>
    </w:p>
  </w:comment>
  <w:comment w:id="218" w:author="My Luong Vuong" w:date="2025-01-09T22:57:00Z" w:initials="MV">
    <w:p w14:paraId="28CC8AE5" w14:textId="77777777" w:rsidR="00A9722F" w:rsidRDefault="00A9722F" w:rsidP="00A9722F">
      <w:pPr>
        <w:pStyle w:val="CommentText"/>
        <w:jc w:val="left"/>
      </w:pPr>
      <w:r>
        <w:rPr>
          <w:rStyle w:val="CommentReference"/>
        </w:rPr>
        <w:annotationRef/>
      </w:r>
      <w:r>
        <w:rPr>
          <w:lang w:val="en-US"/>
        </w:rP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E8BB89" w15:done="0"/>
  <w15:commentEx w15:paraId="10B81F1A" w15:paraIdParent="32E8BB89" w15:done="0"/>
  <w15:commentEx w15:paraId="38AC8F35" w15:done="0"/>
  <w15:commentEx w15:paraId="40EF29AB" w15:done="0"/>
  <w15:commentEx w15:paraId="03CFE687" w15:paraIdParent="40EF29AB" w15:done="0"/>
  <w15:commentEx w15:paraId="15279E5F" w15:done="0"/>
  <w15:commentEx w15:paraId="7B73ABFE" w15:paraIdParent="15279E5F" w15:done="0"/>
  <w15:commentEx w15:paraId="70B251C2" w15:done="0"/>
  <w15:commentEx w15:paraId="226C98CE" w15:done="0"/>
  <w15:commentEx w15:paraId="34FB086B" w15:paraIdParent="226C98CE" w15:done="0"/>
  <w15:commentEx w15:paraId="5FA2FFAD" w15:done="0"/>
  <w15:commentEx w15:paraId="435CD4B1" w15:done="0"/>
  <w15:commentEx w15:paraId="7083553F" w15:done="0"/>
  <w15:commentEx w15:paraId="28CC8AE5" w15:paraIdParent="708355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2A1931" w16cex:dateUtc="2025-01-09T08:45:00Z"/>
  <w16cex:commentExtensible w16cex:durableId="2B2AD094" w16cex:dateUtc="2025-01-09T21:47:00Z"/>
  <w16cex:commentExtensible w16cex:durableId="2B2AD22B" w16cex:dateUtc="2025-01-09T21:54:00Z"/>
  <w16cex:commentExtensible w16cex:durableId="2B2A1DF9" w16cex:dateUtc="2025-01-09T09:05:00Z"/>
  <w16cex:commentExtensible w16cex:durableId="2B2AD2F6" w16cex:dateUtc="2025-01-09T21:57:00Z"/>
  <w16cex:commentExtensible w16cex:durableId="2B2A1E42" w16cex:dateUtc="2025-01-09T09:06:00Z"/>
  <w16cex:commentExtensible w16cex:durableId="2B2AD3D1" w16cex:dateUtc="2025-01-09T22:01:00Z"/>
  <w16cex:commentExtensible w16cex:durableId="2B2A1D45" w16cex:dateUtc="2025-01-09T09:02:00Z"/>
  <w16cex:commentExtensible w16cex:durableId="2B2A1D5B" w16cex:dateUtc="2025-01-09T09:03:00Z"/>
  <w16cex:commentExtensible w16cex:durableId="2B2AD2A5" w16cex:dateUtc="2025-01-09T21:56:00Z"/>
  <w16cex:commentExtensible w16cex:durableId="2B2A1D83" w16cex:dateUtc="2025-01-09T09:03:00Z"/>
  <w16cex:commentExtensible w16cex:durableId="2B2A1DC1" w16cex:dateUtc="2025-01-09T09:04:00Z"/>
  <w16cex:commentExtensible w16cex:durableId="2B2A1F54" w16cex:dateUtc="2025-01-09T09:11:00Z"/>
  <w16cex:commentExtensible w16cex:durableId="2B2AD2C3" w16cex:dateUtc="2025-01-09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E8BB89" w16cid:durableId="2B2A1931"/>
  <w16cid:commentId w16cid:paraId="10B81F1A" w16cid:durableId="2B2AD094"/>
  <w16cid:commentId w16cid:paraId="38AC8F35" w16cid:durableId="2B2AD22B"/>
  <w16cid:commentId w16cid:paraId="40EF29AB" w16cid:durableId="2B2A1DF9"/>
  <w16cid:commentId w16cid:paraId="03CFE687" w16cid:durableId="2B2AD2F6"/>
  <w16cid:commentId w16cid:paraId="15279E5F" w16cid:durableId="2B2A1E42"/>
  <w16cid:commentId w16cid:paraId="7B73ABFE" w16cid:durableId="2B2AD3D1"/>
  <w16cid:commentId w16cid:paraId="70B251C2" w16cid:durableId="2B2A1D45"/>
  <w16cid:commentId w16cid:paraId="226C98CE" w16cid:durableId="2B2A1D5B"/>
  <w16cid:commentId w16cid:paraId="34FB086B" w16cid:durableId="2B2AD2A5"/>
  <w16cid:commentId w16cid:paraId="5FA2FFAD" w16cid:durableId="2B2A1D83"/>
  <w16cid:commentId w16cid:paraId="435CD4B1" w16cid:durableId="2B2A1DC1"/>
  <w16cid:commentId w16cid:paraId="7083553F" w16cid:durableId="2B2A1F54"/>
  <w16cid:commentId w16cid:paraId="28CC8AE5" w16cid:durableId="2B2AD2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45165"/>
    <w:multiLevelType w:val="hybridMultilevel"/>
    <w:tmpl w:val="8E747298"/>
    <w:lvl w:ilvl="0" w:tplc="A044EE44">
      <w:start w:val="1"/>
      <w:numFmt w:val="decimal"/>
      <w:lvlText w:val="%1."/>
      <w:lvlJc w:val="left"/>
      <w:pPr>
        <w:ind w:left="1020" w:hanging="360"/>
      </w:pPr>
    </w:lvl>
    <w:lvl w:ilvl="1" w:tplc="6D12A8E0">
      <w:start w:val="1"/>
      <w:numFmt w:val="decimal"/>
      <w:lvlText w:val="%2."/>
      <w:lvlJc w:val="left"/>
      <w:pPr>
        <w:ind w:left="1020" w:hanging="360"/>
      </w:pPr>
    </w:lvl>
    <w:lvl w:ilvl="2" w:tplc="4C3C11B6">
      <w:start w:val="1"/>
      <w:numFmt w:val="decimal"/>
      <w:lvlText w:val="%3."/>
      <w:lvlJc w:val="left"/>
      <w:pPr>
        <w:ind w:left="1020" w:hanging="360"/>
      </w:pPr>
    </w:lvl>
    <w:lvl w:ilvl="3" w:tplc="C32857F2">
      <w:start w:val="1"/>
      <w:numFmt w:val="decimal"/>
      <w:lvlText w:val="%4."/>
      <w:lvlJc w:val="left"/>
      <w:pPr>
        <w:ind w:left="1020" w:hanging="360"/>
      </w:pPr>
    </w:lvl>
    <w:lvl w:ilvl="4" w:tplc="5F2C97D8">
      <w:start w:val="1"/>
      <w:numFmt w:val="decimal"/>
      <w:lvlText w:val="%5."/>
      <w:lvlJc w:val="left"/>
      <w:pPr>
        <w:ind w:left="1020" w:hanging="360"/>
      </w:pPr>
    </w:lvl>
    <w:lvl w:ilvl="5" w:tplc="BC2C5776">
      <w:start w:val="1"/>
      <w:numFmt w:val="decimal"/>
      <w:lvlText w:val="%6."/>
      <w:lvlJc w:val="left"/>
      <w:pPr>
        <w:ind w:left="1020" w:hanging="360"/>
      </w:pPr>
    </w:lvl>
    <w:lvl w:ilvl="6" w:tplc="B770C258">
      <w:start w:val="1"/>
      <w:numFmt w:val="decimal"/>
      <w:lvlText w:val="%7."/>
      <w:lvlJc w:val="left"/>
      <w:pPr>
        <w:ind w:left="1020" w:hanging="360"/>
      </w:pPr>
    </w:lvl>
    <w:lvl w:ilvl="7" w:tplc="2FC60850">
      <w:start w:val="1"/>
      <w:numFmt w:val="decimal"/>
      <w:lvlText w:val="%8."/>
      <w:lvlJc w:val="left"/>
      <w:pPr>
        <w:ind w:left="1020" w:hanging="360"/>
      </w:pPr>
    </w:lvl>
    <w:lvl w:ilvl="8" w:tplc="6408F406">
      <w:start w:val="1"/>
      <w:numFmt w:val="decimal"/>
      <w:lvlText w:val="%9."/>
      <w:lvlJc w:val="left"/>
      <w:pPr>
        <w:ind w:left="1020" w:hanging="360"/>
      </w:pPr>
    </w:lvl>
  </w:abstractNum>
  <w:abstractNum w:abstractNumId="1" w15:restartNumberingAfterBreak="0">
    <w:nsid w:val="0FCC4486"/>
    <w:multiLevelType w:val="hybridMultilevel"/>
    <w:tmpl w:val="E10E8F16"/>
    <w:lvl w:ilvl="0" w:tplc="EBF0E84A">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EB6D67"/>
    <w:multiLevelType w:val="hybridMultilevel"/>
    <w:tmpl w:val="A068267A"/>
    <w:lvl w:ilvl="0" w:tplc="FD8C973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BD7B5E"/>
    <w:multiLevelType w:val="hybridMultilevel"/>
    <w:tmpl w:val="07B4E156"/>
    <w:lvl w:ilvl="0" w:tplc="0FA448D4">
      <w:start w:val="7"/>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00C10A7"/>
    <w:multiLevelType w:val="hybridMultilevel"/>
    <w:tmpl w:val="924E4482"/>
    <w:lvl w:ilvl="0" w:tplc="10946A3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29C36F3"/>
    <w:multiLevelType w:val="hybridMultilevel"/>
    <w:tmpl w:val="62B4258A"/>
    <w:lvl w:ilvl="0" w:tplc="56D0BC96">
      <w:start w:val="1"/>
      <w:numFmt w:val="decimal"/>
      <w:pStyle w:val="question"/>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4199889">
    <w:abstractNumId w:val="5"/>
  </w:num>
  <w:num w:numId="2" w16cid:durableId="1888570499">
    <w:abstractNumId w:val="4"/>
  </w:num>
  <w:num w:numId="3" w16cid:durableId="2029796001">
    <w:abstractNumId w:val="1"/>
  </w:num>
  <w:num w:numId="4" w16cid:durableId="1565485359">
    <w:abstractNumId w:val="2"/>
  </w:num>
  <w:num w:numId="5" w16cid:durableId="154493848">
    <w:abstractNumId w:val="3"/>
  </w:num>
  <w:num w:numId="6" w16cid:durableId="2003620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win Dreesen">
    <w15:presenceInfo w15:providerId="AD" w15:userId="S::erwin.dreesen@kuleuven.be::39e8a593-296e-4c2d-badd-96647c71f9bc"/>
  </w15:person>
  <w15:person w15:author="My Luong Vuong">
    <w15:presenceInfo w15:providerId="AD" w15:userId="S::myluong.vuong@kuleuven.be::3a095926-c094-4dc5-9520-da494b4df4d0"/>
  </w15:person>
  <w15:person w15:author="Geert Verbeke">
    <w15:presenceInfo w15:providerId="AD" w15:userId="S::geert.verbeke@kuleuven.be::f054793d-a2d2-498d-9951-feeb96e711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57"/>
    <w:rsid w:val="00000B31"/>
    <w:rsid w:val="00016286"/>
    <w:rsid w:val="00017E38"/>
    <w:rsid w:val="00022FD6"/>
    <w:rsid w:val="00027A44"/>
    <w:rsid w:val="00027B65"/>
    <w:rsid w:val="0003090B"/>
    <w:rsid w:val="000410D9"/>
    <w:rsid w:val="00047FB5"/>
    <w:rsid w:val="00050526"/>
    <w:rsid w:val="000574DE"/>
    <w:rsid w:val="00060C5B"/>
    <w:rsid w:val="00067142"/>
    <w:rsid w:val="00071D64"/>
    <w:rsid w:val="00076BF9"/>
    <w:rsid w:val="00080538"/>
    <w:rsid w:val="00084811"/>
    <w:rsid w:val="0009063C"/>
    <w:rsid w:val="00097CBE"/>
    <w:rsid w:val="00097FA0"/>
    <w:rsid w:val="000A7E0C"/>
    <w:rsid w:val="000B380D"/>
    <w:rsid w:val="000B614B"/>
    <w:rsid w:val="000B6A65"/>
    <w:rsid w:val="000B7969"/>
    <w:rsid w:val="000C070F"/>
    <w:rsid w:val="000C2C04"/>
    <w:rsid w:val="000C3D4E"/>
    <w:rsid w:val="000D0475"/>
    <w:rsid w:val="000D153E"/>
    <w:rsid w:val="000D36FB"/>
    <w:rsid w:val="000D521B"/>
    <w:rsid w:val="000D7616"/>
    <w:rsid w:val="000E0B69"/>
    <w:rsid w:val="000E17EF"/>
    <w:rsid w:val="000E316E"/>
    <w:rsid w:val="000E7550"/>
    <w:rsid w:val="000E76CA"/>
    <w:rsid w:val="000E7726"/>
    <w:rsid w:val="000E7C2E"/>
    <w:rsid w:val="000F0E46"/>
    <w:rsid w:val="000F5A88"/>
    <w:rsid w:val="000F64CE"/>
    <w:rsid w:val="0010484D"/>
    <w:rsid w:val="00115D65"/>
    <w:rsid w:val="001202A9"/>
    <w:rsid w:val="00122CE7"/>
    <w:rsid w:val="001243F0"/>
    <w:rsid w:val="00136EEC"/>
    <w:rsid w:val="001477F8"/>
    <w:rsid w:val="001514C8"/>
    <w:rsid w:val="00157F57"/>
    <w:rsid w:val="001608E3"/>
    <w:rsid w:val="00164B31"/>
    <w:rsid w:val="001702A6"/>
    <w:rsid w:val="00182268"/>
    <w:rsid w:val="00185A2E"/>
    <w:rsid w:val="001A30C2"/>
    <w:rsid w:val="001B33C8"/>
    <w:rsid w:val="001B5484"/>
    <w:rsid w:val="001C6759"/>
    <w:rsid w:val="001E0B32"/>
    <w:rsid w:val="001E6AA6"/>
    <w:rsid w:val="001F66FC"/>
    <w:rsid w:val="0020435B"/>
    <w:rsid w:val="00210AE9"/>
    <w:rsid w:val="002146BF"/>
    <w:rsid w:val="00221B95"/>
    <w:rsid w:val="00236FC4"/>
    <w:rsid w:val="002518F7"/>
    <w:rsid w:val="002535AC"/>
    <w:rsid w:val="0025743F"/>
    <w:rsid w:val="002613FA"/>
    <w:rsid w:val="00261855"/>
    <w:rsid w:val="0027294E"/>
    <w:rsid w:val="002731A2"/>
    <w:rsid w:val="002864AF"/>
    <w:rsid w:val="00286599"/>
    <w:rsid w:val="002B33A8"/>
    <w:rsid w:val="002B5F46"/>
    <w:rsid w:val="002D17B9"/>
    <w:rsid w:val="002D37C1"/>
    <w:rsid w:val="002E041B"/>
    <w:rsid w:val="002E0E6A"/>
    <w:rsid w:val="002F1091"/>
    <w:rsid w:val="00302133"/>
    <w:rsid w:val="0030250A"/>
    <w:rsid w:val="003029B6"/>
    <w:rsid w:val="00315D38"/>
    <w:rsid w:val="0032279A"/>
    <w:rsid w:val="00332D18"/>
    <w:rsid w:val="0034217E"/>
    <w:rsid w:val="00343100"/>
    <w:rsid w:val="00346465"/>
    <w:rsid w:val="00347D49"/>
    <w:rsid w:val="00353D0F"/>
    <w:rsid w:val="00363DEB"/>
    <w:rsid w:val="00386736"/>
    <w:rsid w:val="003A26CA"/>
    <w:rsid w:val="003A4CBB"/>
    <w:rsid w:val="003A7B39"/>
    <w:rsid w:val="003B370E"/>
    <w:rsid w:val="003B7390"/>
    <w:rsid w:val="003C0077"/>
    <w:rsid w:val="003C00C6"/>
    <w:rsid w:val="003C2F42"/>
    <w:rsid w:val="003C6193"/>
    <w:rsid w:val="003C7475"/>
    <w:rsid w:val="003D0147"/>
    <w:rsid w:val="003E5D23"/>
    <w:rsid w:val="003F07DF"/>
    <w:rsid w:val="003F5D66"/>
    <w:rsid w:val="00401B3C"/>
    <w:rsid w:val="00402724"/>
    <w:rsid w:val="00410883"/>
    <w:rsid w:val="00424FCC"/>
    <w:rsid w:val="004258DF"/>
    <w:rsid w:val="00426D44"/>
    <w:rsid w:val="00440280"/>
    <w:rsid w:val="00440D4B"/>
    <w:rsid w:val="00445248"/>
    <w:rsid w:val="00447960"/>
    <w:rsid w:val="00452EC3"/>
    <w:rsid w:val="0046358C"/>
    <w:rsid w:val="0047073A"/>
    <w:rsid w:val="00471CC5"/>
    <w:rsid w:val="0047587D"/>
    <w:rsid w:val="00494C02"/>
    <w:rsid w:val="00497B2D"/>
    <w:rsid w:val="004A17C3"/>
    <w:rsid w:val="004A3F4C"/>
    <w:rsid w:val="004A5959"/>
    <w:rsid w:val="004A786E"/>
    <w:rsid w:val="004B1F27"/>
    <w:rsid w:val="004B7190"/>
    <w:rsid w:val="004C52A1"/>
    <w:rsid w:val="004D1806"/>
    <w:rsid w:val="004E08E1"/>
    <w:rsid w:val="004E1A8F"/>
    <w:rsid w:val="004F3782"/>
    <w:rsid w:val="004F6E30"/>
    <w:rsid w:val="00501291"/>
    <w:rsid w:val="00510474"/>
    <w:rsid w:val="00512525"/>
    <w:rsid w:val="00514522"/>
    <w:rsid w:val="00523FB8"/>
    <w:rsid w:val="00524AA8"/>
    <w:rsid w:val="00530CEE"/>
    <w:rsid w:val="005471E0"/>
    <w:rsid w:val="0055260F"/>
    <w:rsid w:val="00554354"/>
    <w:rsid w:val="0058758B"/>
    <w:rsid w:val="005B3D57"/>
    <w:rsid w:val="005B4D59"/>
    <w:rsid w:val="005B6AAE"/>
    <w:rsid w:val="005D044D"/>
    <w:rsid w:val="005D49B2"/>
    <w:rsid w:val="005D4F5A"/>
    <w:rsid w:val="005D7D77"/>
    <w:rsid w:val="005E4C27"/>
    <w:rsid w:val="005E666E"/>
    <w:rsid w:val="005E70E7"/>
    <w:rsid w:val="005F329F"/>
    <w:rsid w:val="005F37D8"/>
    <w:rsid w:val="005F5768"/>
    <w:rsid w:val="006030D5"/>
    <w:rsid w:val="006041D8"/>
    <w:rsid w:val="0060672C"/>
    <w:rsid w:val="0060749E"/>
    <w:rsid w:val="00607503"/>
    <w:rsid w:val="0061319F"/>
    <w:rsid w:val="00621482"/>
    <w:rsid w:val="006229C4"/>
    <w:rsid w:val="00622D9C"/>
    <w:rsid w:val="00642D6E"/>
    <w:rsid w:val="006432CB"/>
    <w:rsid w:val="00643442"/>
    <w:rsid w:val="00652AC4"/>
    <w:rsid w:val="006552F0"/>
    <w:rsid w:val="006638CB"/>
    <w:rsid w:val="00672135"/>
    <w:rsid w:val="0068043F"/>
    <w:rsid w:val="00685BB1"/>
    <w:rsid w:val="006B79AF"/>
    <w:rsid w:val="006C475F"/>
    <w:rsid w:val="006C49EF"/>
    <w:rsid w:val="006C7EB7"/>
    <w:rsid w:val="006D4F14"/>
    <w:rsid w:val="006D52CD"/>
    <w:rsid w:val="006E7FA6"/>
    <w:rsid w:val="006F214C"/>
    <w:rsid w:val="006F3595"/>
    <w:rsid w:val="006F7CD6"/>
    <w:rsid w:val="00705E19"/>
    <w:rsid w:val="007071CE"/>
    <w:rsid w:val="00707251"/>
    <w:rsid w:val="007163B6"/>
    <w:rsid w:val="007169E1"/>
    <w:rsid w:val="00722A68"/>
    <w:rsid w:val="00722E3C"/>
    <w:rsid w:val="007230CC"/>
    <w:rsid w:val="00733F92"/>
    <w:rsid w:val="007350D3"/>
    <w:rsid w:val="00737B69"/>
    <w:rsid w:val="0074136D"/>
    <w:rsid w:val="00744A40"/>
    <w:rsid w:val="007751D1"/>
    <w:rsid w:val="00783B7A"/>
    <w:rsid w:val="00792A15"/>
    <w:rsid w:val="007A0087"/>
    <w:rsid w:val="007A47C9"/>
    <w:rsid w:val="007B1B07"/>
    <w:rsid w:val="007C29AA"/>
    <w:rsid w:val="007C406D"/>
    <w:rsid w:val="007C5F0E"/>
    <w:rsid w:val="007C6B79"/>
    <w:rsid w:val="007D6EE3"/>
    <w:rsid w:val="007E7DC0"/>
    <w:rsid w:val="007F17E7"/>
    <w:rsid w:val="00804191"/>
    <w:rsid w:val="00806A8E"/>
    <w:rsid w:val="00815BF1"/>
    <w:rsid w:val="00821422"/>
    <w:rsid w:val="00821B0B"/>
    <w:rsid w:val="00824902"/>
    <w:rsid w:val="00830C4E"/>
    <w:rsid w:val="00835E6C"/>
    <w:rsid w:val="00847E39"/>
    <w:rsid w:val="0085214E"/>
    <w:rsid w:val="008547DD"/>
    <w:rsid w:val="00856571"/>
    <w:rsid w:val="00856853"/>
    <w:rsid w:val="00871ACE"/>
    <w:rsid w:val="00873B34"/>
    <w:rsid w:val="00874B4C"/>
    <w:rsid w:val="00877323"/>
    <w:rsid w:val="0088767A"/>
    <w:rsid w:val="008A1609"/>
    <w:rsid w:val="008A2280"/>
    <w:rsid w:val="008A2DF8"/>
    <w:rsid w:val="008A633E"/>
    <w:rsid w:val="008A7540"/>
    <w:rsid w:val="008B17FA"/>
    <w:rsid w:val="008B3427"/>
    <w:rsid w:val="008D1776"/>
    <w:rsid w:val="008D452E"/>
    <w:rsid w:val="008D5281"/>
    <w:rsid w:val="008E5AB6"/>
    <w:rsid w:val="008F7DD4"/>
    <w:rsid w:val="00902121"/>
    <w:rsid w:val="00904AA9"/>
    <w:rsid w:val="009104AB"/>
    <w:rsid w:val="00915269"/>
    <w:rsid w:val="0092167F"/>
    <w:rsid w:val="009269B6"/>
    <w:rsid w:val="00930ED7"/>
    <w:rsid w:val="009526A9"/>
    <w:rsid w:val="00960C66"/>
    <w:rsid w:val="00964245"/>
    <w:rsid w:val="0097431D"/>
    <w:rsid w:val="009756A7"/>
    <w:rsid w:val="00986297"/>
    <w:rsid w:val="009904BD"/>
    <w:rsid w:val="009964A2"/>
    <w:rsid w:val="009A2845"/>
    <w:rsid w:val="009B1C68"/>
    <w:rsid w:val="009B6B12"/>
    <w:rsid w:val="009C5485"/>
    <w:rsid w:val="009E0FA3"/>
    <w:rsid w:val="009E1B73"/>
    <w:rsid w:val="009E2CFD"/>
    <w:rsid w:val="009E3C50"/>
    <w:rsid w:val="009F797B"/>
    <w:rsid w:val="00A11A05"/>
    <w:rsid w:val="00A16B6F"/>
    <w:rsid w:val="00A21F27"/>
    <w:rsid w:val="00A30446"/>
    <w:rsid w:val="00A3648E"/>
    <w:rsid w:val="00A414F3"/>
    <w:rsid w:val="00A41D06"/>
    <w:rsid w:val="00A54BC1"/>
    <w:rsid w:val="00A572F7"/>
    <w:rsid w:val="00A70BE3"/>
    <w:rsid w:val="00A72FB5"/>
    <w:rsid w:val="00A74E76"/>
    <w:rsid w:val="00A77B80"/>
    <w:rsid w:val="00A86F8E"/>
    <w:rsid w:val="00A96CA0"/>
    <w:rsid w:val="00A9722F"/>
    <w:rsid w:val="00AA50CA"/>
    <w:rsid w:val="00AB43B4"/>
    <w:rsid w:val="00AC1796"/>
    <w:rsid w:val="00AE2D62"/>
    <w:rsid w:val="00AE6440"/>
    <w:rsid w:val="00B03D65"/>
    <w:rsid w:val="00B12395"/>
    <w:rsid w:val="00B16FA2"/>
    <w:rsid w:val="00B17B9D"/>
    <w:rsid w:val="00B21615"/>
    <w:rsid w:val="00B23298"/>
    <w:rsid w:val="00B25BD3"/>
    <w:rsid w:val="00B36081"/>
    <w:rsid w:val="00B434A0"/>
    <w:rsid w:val="00B53953"/>
    <w:rsid w:val="00B53C7E"/>
    <w:rsid w:val="00B56168"/>
    <w:rsid w:val="00B62E61"/>
    <w:rsid w:val="00B66765"/>
    <w:rsid w:val="00B7529E"/>
    <w:rsid w:val="00B82257"/>
    <w:rsid w:val="00BA46C3"/>
    <w:rsid w:val="00BA4FE3"/>
    <w:rsid w:val="00BA7D9A"/>
    <w:rsid w:val="00BB4018"/>
    <w:rsid w:val="00BB5A68"/>
    <w:rsid w:val="00BC2AEB"/>
    <w:rsid w:val="00BC3823"/>
    <w:rsid w:val="00BD059A"/>
    <w:rsid w:val="00BD32C9"/>
    <w:rsid w:val="00BE0D42"/>
    <w:rsid w:val="00BF1943"/>
    <w:rsid w:val="00BF19C6"/>
    <w:rsid w:val="00BF7B28"/>
    <w:rsid w:val="00C02D7F"/>
    <w:rsid w:val="00C061B7"/>
    <w:rsid w:val="00C0621E"/>
    <w:rsid w:val="00C248FD"/>
    <w:rsid w:val="00C31C55"/>
    <w:rsid w:val="00C370A8"/>
    <w:rsid w:val="00C4023F"/>
    <w:rsid w:val="00C4344A"/>
    <w:rsid w:val="00C45AD9"/>
    <w:rsid w:val="00C52D0C"/>
    <w:rsid w:val="00C54253"/>
    <w:rsid w:val="00C622A1"/>
    <w:rsid w:val="00C65167"/>
    <w:rsid w:val="00C7388A"/>
    <w:rsid w:val="00C91CFF"/>
    <w:rsid w:val="00C933C3"/>
    <w:rsid w:val="00C97766"/>
    <w:rsid w:val="00CA05A3"/>
    <w:rsid w:val="00CA0984"/>
    <w:rsid w:val="00CA5481"/>
    <w:rsid w:val="00CB172A"/>
    <w:rsid w:val="00CC0407"/>
    <w:rsid w:val="00CD05D9"/>
    <w:rsid w:val="00CD227D"/>
    <w:rsid w:val="00CE1707"/>
    <w:rsid w:val="00CE5E16"/>
    <w:rsid w:val="00CF5806"/>
    <w:rsid w:val="00D01BF7"/>
    <w:rsid w:val="00D06151"/>
    <w:rsid w:val="00D06324"/>
    <w:rsid w:val="00D16CCA"/>
    <w:rsid w:val="00D20C71"/>
    <w:rsid w:val="00D2458E"/>
    <w:rsid w:val="00D25B01"/>
    <w:rsid w:val="00D4552C"/>
    <w:rsid w:val="00D53036"/>
    <w:rsid w:val="00D56452"/>
    <w:rsid w:val="00D63146"/>
    <w:rsid w:val="00D63300"/>
    <w:rsid w:val="00D6530C"/>
    <w:rsid w:val="00D70714"/>
    <w:rsid w:val="00D73ABC"/>
    <w:rsid w:val="00D762B4"/>
    <w:rsid w:val="00D76785"/>
    <w:rsid w:val="00D80F40"/>
    <w:rsid w:val="00D83542"/>
    <w:rsid w:val="00DA3F46"/>
    <w:rsid w:val="00DA606A"/>
    <w:rsid w:val="00DA7408"/>
    <w:rsid w:val="00DC603C"/>
    <w:rsid w:val="00DC615D"/>
    <w:rsid w:val="00DC6F49"/>
    <w:rsid w:val="00DE0FE0"/>
    <w:rsid w:val="00DE44CC"/>
    <w:rsid w:val="00DE5A7A"/>
    <w:rsid w:val="00DE5FBD"/>
    <w:rsid w:val="00DE6393"/>
    <w:rsid w:val="00DF17BE"/>
    <w:rsid w:val="00DF224D"/>
    <w:rsid w:val="00DF4DA7"/>
    <w:rsid w:val="00DF5569"/>
    <w:rsid w:val="00DF7696"/>
    <w:rsid w:val="00E02EA2"/>
    <w:rsid w:val="00E20FA8"/>
    <w:rsid w:val="00E23621"/>
    <w:rsid w:val="00E257A3"/>
    <w:rsid w:val="00E265D2"/>
    <w:rsid w:val="00E35448"/>
    <w:rsid w:val="00E36A58"/>
    <w:rsid w:val="00E37AEC"/>
    <w:rsid w:val="00E43257"/>
    <w:rsid w:val="00E521E8"/>
    <w:rsid w:val="00E53127"/>
    <w:rsid w:val="00E5369C"/>
    <w:rsid w:val="00E53CE2"/>
    <w:rsid w:val="00E61E4F"/>
    <w:rsid w:val="00E6309E"/>
    <w:rsid w:val="00E66EFA"/>
    <w:rsid w:val="00E74CFA"/>
    <w:rsid w:val="00EB1BF6"/>
    <w:rsid w:val="00EC2B63"/>
    <w:rsid w:val="00EC5D17"/>
    <w:rsid w:val="00ED3593"/>
    <w:rsid w:val="00ED426B"/>
    <w:rsid w:val="00ED7158"/>
    <w:rsid w:val="00EE5180"/>
    <w:rsid w:val="00F115AA"/>
    <w:rsid w:val="00F13D13"/>
    <w:rsid w:val="00F360D3"/>
    <w:rsid w:val="00F3795B"/>
    <w:rsid w:val="00F42FF7"/>
    <w:rsid w:val="00F47F47"/>
    <w:rsid w:val="00F57FA5"/>
    <w:rsid w:val="00F61FB2"/>
    <w:rsid w:val="00F67AEF"/>
    <w:rsid w:val="00F74B31"/>
    <w:rsid w:val="00F7781D"/>
    <w:rsid w:val="00F908C8"/>
    <w:rsid w:val="00F94186"/>
    <w:rsid w:val="00FA7C64"/>
    <w:rsid w:val="00FB4C74"/>
    <w:rsid w:val="00FB6754"/>
    <w:rsid w:val="00FB6903"/>
    <w:rsid w:val="00FC3FCA"/>
    <w:rsid w:val="00FC44EC"/>
    <w:rsid w:val="00FE504C"/>
    <w:rsid w:val="00FF270C"/>
  </w:rsids>
  <m:mathPr>
    <m:mathFont m:val="Cambria Math"/>
    <m:brkBin m:val="before"/>
    <m:brkBinSub m:val="--"/>
    <m:smallFrac m:val="0"/>
    <m:dispDef/>
    <m:lMargin m:val="0"/>
    <m:rMargin m:val="0"/>
    <m:defJc m:val="centerGroup"/>
    <m:wrapIndent m:val="1440"/>
    <m:intLim m:val="subSup"/>
    <m:naryLim m:val="undOvr"/>
  </m:mathPr>
  <w:themeFontLang w:val="nl-BE"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6B49F"/>
  <w15:chartTrackingRefBased/>
  <w15:docId w15:val="{9CB3B198-8ACA-43EB-9353-77D027ABF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953"/>
    <w:pPr>
      <w:spacing w:before="100" w:beforeAutospacing="1" w:after="12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3B370E"/>
    <w:pPr>
      <w:keepNext/>
      <w:keepLines/>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B4C74"/>
    <w:rPr>
      <w:sz w:val="16"/>
      <w:szCs w:val="16"/>
    </w:rPr>
  </w:style>
  <w:style w:type="paragraph" w:styleId="CommentText">
    <w:name w:val="annotation text"/>
    <w:basedOn w:val="Normal"/>
    <w:link w:val="CommentTextChar"/>
    <w:uiPriority w:val="99"/>
    <w:unhideWhenUsed/>
    <w:rsid w:val="00FB4C74"/>
    <w:rPr>
      <w:sz w:val="20"/>
      <w:szCs w:val="20"/>
    </w:rPr>
  </w:style>
  <w:style w:type="character" w:customStyle="1" w:styleId="CommentTextChar">
    <w:name w:val="Comment Text Char"/>
    <w:basedOn w:val="DefaultParagraphFont"/>
    <w:link w:val="CommentText"/>
    <w:uiPriority w:val="99"/>
    <w:rsid w:val="00FB4C74"/>
    <w:rPr>
      <w:sz w:val="20"/>
      <w:szCs w:val="20"/>
    </w:rPr>
  </w:style>
  <w:style w:type="paragraph" w:styleId="CommentSubject">
    <w:name w:val="annotation subject"/>
    <w:basedOn w:val="CommentText"/>
    <w:next w:val="CommentText"/>
    <w:link w:val="CommentSubjectChar"/>
    <w:uiPriority w:val="99"/>
    <w:semiHidden/>
    <w:unhideWhenUsed/>
    <w:rsid w:val="00FB4C74"/>
    <w:rPr>
      <w:b/>
      <w:bCs/>
    </w:rPr>
  </w:style>
  <w:style w:type="character" w:customStyle="1" w:styleId="CommentSubjectChar">
    <w:name w:val="Comment Subject Char"/>
    <w:basedOn w:val="CommentTextChar"/>
    <w:link w:val="CommentSubject"/>
    <w:uiPriority w:val="99"/>
    <w:semiHidden/>
    <w:rsid w:val="00FB4C74"/>
    <w:rPr>
      <w:b/>
      <w:bCs/>
      <w:sz w:val="20"/>
      <w:szCs w:val="20"/>
    </w:rPr>
  </w:style>
  <w:style w:type="paragraph" w:customStyle="1" w:styleId="question">
    <w:name w:val="question"/>
    <w:basedOn w:val="Normal"/>
    <w:link w:val="questionChar"/>
    <w:qFormat/>
    <w:rsid w:val="0060672C"/>
    <w:pPr>
      <w:numPr>
        <w:numId w:val="1"/>
      </w:numPr>
      <w:ind w:left="357" w:hanging="357"/>
    </w:pPr>
    <w:rPr>
      <w:i/>
    </w:rPr>
  </w:style>
  <w:style w:type="character" w:customStyle="1" w:styleId="questionChar">
    <w:name w:val="question Char"/>
    <w:basedOn w:val="DefaultParagraphFont"/>
    <w:link w:val="question"/>
    <w:rsid w:val="0060672C"/>
    <w:rPr>
      <w:rFonts w:ascii="Times New Roman" w:hAnsi="Times New Roman"/>
      <w:i/>
      <w:sz w:val="24"/>
    </w:rPr>
  </w:style>
  <w:style w:type="paragraph" w:styleId="NoSpacing">
    <w:name w:val="No Spacing"/>
    <w:aliases w:val="highlight"/>
    <w:uiPriority w:val="1"/>
    <w:qFormat/>
    <w:rsid w:val="0058758B"/>
    <w:pPr>
      <w:spacing w:before="100" w:beforeAutospacing="1" w:after="120" w:line="240" w:lineRule="auto"/>
      <w:jc w:val="both"/>
    </w:pPr>
    <w:rPr>
      <w:rFonts w:ascii="Times New Roman" w:hAnsi="Times New Roman"/>
      <w:b/>
      <w:sz w:val="28"/>
    </w:rPr>
  </w:style>
  <w:style w:type="character" w:customStyle="1" w:styleId="Heading1Char">
    <w:name w:val="Heading 1 Char"/>
    <w:basedOn w:val="DefaultParagraphFont"/>
    <w:link w:val="Heading1"/>
    <w:uiPriority w:val="9"/>
    <w:rsid w:val="003B370E"/>
    <w:rPr>
      <w:rFonts w:ascii="Times New Roman" w:eastAsiaTheme="majorEastAsia" w:hAnsi="Times New Roman" w:cstheme="majorBidi"/>
      <w:b/>
      <w:sz w:val="24"/>
      <w:szCs w:val="32"/>
    </w:rPr>
  </w:style>
  <w:style w:type="paragraph" w:customStyle="1" w:styleId="section">
    <w:name w:val="section"/>
    <w:basedOn w:val="Heading1"/>
    <w:link w:val="sectionChar"/>
    <w:qFormat/>
    <w:rsid w:val="00F94186"/>
    <w:pPr>
      <w:outlineLvl w:val="9"/>
    </w:pPr>
  </w:style>
  <w:style w:type="character" w:customStyle="1" w:styleId="sectionChar">
    <w:name w:val="section Char"/>
    <w:basedOn w:val="Heading1Char"/>
    <w:link w:val="section"/>
    <w:rsid w:val="00F94186"/>
    <w:rPr>
      <w:rFonts w:ascii="Times New Roman" w:eastAsiaTheme="majorEastAsia" w:hAnsi="Times New Roman" w:cstheme="majorBidi"/>
      <w:b/>
      <w:sz w:val="24"/>
      <w:szCs w:val="32"/>
    </w:rPr>
  </w:style>
  <w:style w:type="paragraph" w:styleId="ListParagraph">
    <w:name w:val="List Paragraph"/>
    <w:basedOn w:val="Normal"/>
    <w:uiPriority w:val="34"/>
    <w:qFormat/>
    <w:rsid w:val="00CD227D"/>
    <w:pPr>
      <w:ind w:left="720"/>
      <w:contextualSpacing/>
    </w:pPr>
  </w:style>
  <w:style w:type="paragraph" w:styleId="Revision">
    <w:name w:val="Revision"/>
    <w:hidden/>
    <w:uiPriority w:val="99"/>
    <w:semiHidden/>
    <w:rsid w:val="00DC603C"/>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261CD6DA0C2424696665D628DEE2DF4" ma:contentTypeVersion="16" ma:contentTypeDescription="Create a new document." ma:contentTypeScope="" ma:versionID="19e8806c5371187a63a0478e1082394f">
  <xsd:schema xmlns:xsd="http://www.w3.org/2001/XMLSchema" xmlns:xs="http://www.w3.org/2001/XMLSchema" xmlns:p="http://schemas.microsoft.com/office/2006/metadata/properties" xmlns:ns3="b626e3cd-f56c-47cb-9419-4dc00daea9c0" xmlns:ns4="9c67ebbd-22a3-45d2-8360-17418916ec7a" targetNamespace="http://schemas.microsoft.com/office/2006/metadata/properties" ma:root="true" ma:fieldsID="2aa89a0395fdb4b9e1883815c8cdcc4a" ns3:_="" ns4:_="">
    <xsd:import namespace="b626e3cd-f56c-47cb-9419-4dc00daea9c0"/>
    <xsd:import namespace="9c67ebbd-22a3-45d2-8360-17418916ec7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26e3cd-f56c-47cb-9419-4dc00daea9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description="" ma:indexed="true" ma:internalName="MediaServiceLocatio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67ebbd-22a3-45d2-8360-17418916ec7a"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626e3cd-f56c-47cb-9419-4dc00daea9c0" xsi:nil="true"/>
  </documentManagement>
</p:properties>
</file>

<file path=customXml/itemProps1.xml><?xml version="1.0" encoding="utf-8"?>
<ds:datastoreItem xmlns:ds="http://schemas.openxmlformats.org/officeDocument/2006/customXml" ds:itemID="{F0910FF0-820A-4504-A51C-942C7C8388F5}">
  <ds:schemaRefs>
    <ds:schemaRef ds:uri="http://schemas.openxmlformats.org/officeDocument/2006/bibliography"/>
  </ds:schemaRefs>
</ds:datastoreItem>
</file>

<file path=customXml/itemProps2.xml><?xml version="1.0" encoding="utf-8"?>
<ds:datastoreItem xmlns:ds="http://schemas.openxmlformats.org/officeDocument/2006/customXml" ds:itemID="{DA83AA0B-8E30-41AF-8D4C-565E2B6A5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26e3cd-f56c-47cb-9419-4dc00daea9c0"/>
    <ds:schemaRef ds:uri="9c67ebbd-22a3-45d2-8360-17418916ec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913541-1409-405F-8D44-62375360091C}">
  <ds:schemaRefs>
    <ds:schemaRef ds:uri="http://schemas.microsoft.com/sharepoint/v3/contenttype/forms"/>
  </ds:schemaRefs>
</ds:datastoreItem>
</file>

<file path=customXml/itemProps4.xml><?xml version="1.0" encoding="utf-8"?>
<ds:datastoreItem xmlns:ds="http://schemas.openxmlformats.org/officeDocument/2006/customXml" ds:itemID="{9760B29C-34CB-4805-978E-51546797CD64}">
  <ds:schemaRefs>
    <ds:schemaRef ds:uri="http://schemas.microsoft.com/office/2006/metadata/properties"/>
    <ds:schemaRef ds:uri="http://schemas.microsoft.com/office/infopath/2007/PartnerControls"/>
    <ds:schemaRef ds:uri="b626e3cd-f56c-47cb-9419-4dc00daea9c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2194</Words>
  <Characters>10949</Characters>
  <Application>Microsoft Office Word</Application>
  <DocSecurity>0</DocSecurity>
  <Lines>192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110</cp:revision>
  <dcterms:created xsi:type="dcterms:W3CDTF">2025-01-08T09:04:00Z</dcterms:created>
  <dcterms:modified xsi:type="dcterms:W3CDTF">2025-01-10T16:15:00Z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fdae6a37-f8e6-4df3-bd10-5ca357877634</vt:lpwstr>
  </property>
  <property fmtid="{D5CDD505-2E9C-101B-9397-08002B2CF9AE}" pid="3" name="ContentTypeId">
    <vt:lpwstr>0x0101000261CD6DA0C2424696665D628DEE2DF4</vt:lpwstr>
  </property>
</Properties>
</file>