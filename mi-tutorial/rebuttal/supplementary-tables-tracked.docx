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936C" w14:textId="5DF95186" w:rsidR="00BB57F3" w:rsidRPr="00E11E2C" w:rsidRDefault="00BB57F3" w:rsidP="00BB57F3">
      <w:pPr>
        <w:rPr>
          <w:lang w:val="fr-FR"/>
        </w:rPr>
      </w:pPr>
      <w:r w:rsidRPr="00E11E2C">
        <w:rPr>
          <w:b/>
          <w:bCs/>
          <w:lang w:val="fr-FR"/>
        </w:rPr>
        <w:t xml:space="preserve">Table </w:t>
      </w:r>
      <w:r w:rsidR="00AE68E8">
        <w:rPr>
          <w:b/>
          <w:bCs/>
          <w:lang w:val="fr-FR"/>
        </w:rPr>
        <w:t>S</w:t>
      </w:r>
      <w:r w:rsidRPr="00E11E2C">
        <w:rPr>
          <w:b/>
          <w:bCs/>
          <w:lang w:val="fr-FR"/>
        </w:rPr>
        <w:t>1.</w:t>
      </w:r>
      <w:r w:rsidRPr="00E11E2C">
        <w:rPr>
          <w:lang w:val="fr-FR"/>
        </w:rPr>
        <w:t xml:space="preserve"> </w:t>
      </w:r>
      <w:proofErr w:type="spellStart"/>
      <w:r w:rsidRPr="00E11E2C">
        <w:rPr>
          <w:lang w:val="fr-FR"/>
        </w:rPr>
        <w:t>Univariate</w:t>
      </w:r>
      <w:proofErr w:type="spellEnd"/>
      <w:r w:rsidRPr="00E11E2C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B57F3" w14:paraId="6A1AD46D" w14:textId="77777777" w:rsidTr="00CA6996">
        <w:tc>
          <w:tcPr>
            <w:tcW w:w="2265" w:type="dxa"/>
            <w:vAlign w:val="center"/>
          </w:tcPr>
          <w:p w14:paraId="58656A3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5A924A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04F04F5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121FD429" w14:textId="77777777" w:rsidR="00BB57F3" w:rsidRPr="006B7CAF" w:rsidRDefault="00BB57F3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BB57F3" w14:paraId="3F4A08DF" w14:textId="77777777" w:rsidTr="00CA6996">
        <w:tc>
          <w:tcPr>
            <w:tcW w:w="2265" w:type="dxa"/>
          </w:tcPr>
          <w:p w14:paraId="225447E5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</w:t>
            </w:r>
          </w:p>
        </w:tc>
        <w:tc>
          <w:tcPr>
            <w:tcW w:w="2265" w:type="dxa"/>
          </w:tcPr>
          <w:p w14:paraId="1656DE0E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linear regression</w:t>
            </w:r>
          </w:p>
        </w:tc>
        <w:tc>
          <w:tcPr>
            <w:tcW w:w="2266" w:type="dxa"/>
          </w:tcPr>
          <w:p w14:paraId="1D918BF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3B34424" w14:textId="68BBC4E1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1" w:author="My Luong Vuong" w:date="2025-01-24T09:46:00Z">
              <w:r w:rsidR="00AD2BFE" w:rsidRPr="00AD2BFE">
                <w:rPr>
                  <w:rFonts w:cs="Times New Roman"/>
                  <w:szCs w:val="24"/>
                  <w:vertAlign w:val="superscript"/>
                  <w:rPrChange w:id="2" w:author="My Luong Vuong" w:date="2025-01-24T09:46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66FB0026" w14:textId="77777777" w:rsidTr="00CA6996">
        <w:tc>
          <w:tcPr>
            <w:tcW w:w="2265" w:type="dxa"/>
          </w:tcPr>
          <w:p w14:paraId="16432D2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norm.boot</w:t>
            </w:r>
            <w:proofErr w:type="spellEnd"/>
          </w:p>
        </w:tc>
        <w:tc>
          <w:tcPr>
            <w:tcW w:w="2265" w:type="dxa"/>
          </w:tcPr>
          <w:p w14:paraId="2A27F8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Bootstrap linear regression</w:t>
            </w:r>
          </w:p>
        </w:tc>
        <w:tc>
          <w:tcPr>
            <w:tcW w:w="2266" w:type="dxa"/>
          </w:tcPr>
          <w:p w14:paraId="5A6F5D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D66ACAA" w14:textId="178FABAF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3" w:author="My Luong Vuong" w:date="2025-02-21T10:38:00Z">
              <w:r w:rsidR="00471893" w:rsidRPr="00471893">
                <w:rPr>
                  <w:rFonts w:cs="Times New Roman"/>
                  <w:szCs w:val="24"/>
                  <w:vertAlign w:val="superscript"/>
                  <w:rPrChange w:id="4" w:author="My Luong Vuong" w:date="2025-02-21T10:38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207AB465" w14:textId="77777777" w:rsidTr="00CA6996">
        <w:tc>
          <w:tcPr>
            <w:tcW w:w="2265" w:type="dxa"/>
          </w:tcPr>
          <w:p w14:paraId="46419E8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pmm</w:t>
            </w:r>
            <w:proofErr w:type="spellEnd"/>
          </w:p>
        </w:tc>
        <w:tc>
          <w:tcPr>
            <w:tcW w:w="2265" w:type="dxa"/>
          </w:tcPr>
          <w:p w14:paraId="5E6B6A0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Predictive mean matching</w:t>
            </w:r>
          </w:p>
        </w:tc>
        <w:tc>
          <w:tcPr>
            <w:tcW w:w="2266" w:type="dxa"/>
          </w:tcPr>
          <w:p w14:paraId="59CF3ED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7EABD0EB" w14:textId="1A4958D1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5" w:author="My Luong Vuong" w:date="2025-02-21T10:38:00Z">
              <w:r w:rsidR="00471893" w:rsidRPr="00471893">
                <w:rPr>
                  <w:rFonts w:cs="Times New Roman"/>
                  <w:szCs w:val="24"/>
                  <w:vertAlign w:val="superscript"/>
                  <w:rPrChange w:id="6" w:author="My Luong Vuong" w:date="2025-02-21T10:38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32E17B49" w14:textId="77777777" w:rsidTr="00CA6996">
        <w:tc>
          <w:tcPr>
            <w:tcW w:w="2265" w:type="dxa"/>
          </w:tcPr>
          <w:p w14:paraId="1E67454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logreg</w:t>
            </w:r>
            <w:proofErr w:type="spellEnd"/>
          </w:p>
        </w:tc>
        <w:tc>
          <w:tcPr>
            <w:tcW w:w="2265" w:type="dxa"/>
          </w:tcPr>
          <w:p w14:paraId="7AD8C22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logistic regression</w:t>
            </w:r>
          </w:p>
        </w:tc>
        <w:tc>
          <w:tcPr>
            <w:tcW w:w="2266" w:type="dxa"/>
          </w:tcPr>
          <w:p w14:paraId="689D2F74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Binary </w:t>
            </w:r>
          </w:p>
        </w:tc>
        <w:tc>
          <w:tcPr>
            <w:tcW w:w="2266" w:type="dxa"/>
          </w:tcPr>
          <w:p w14:paraId="71325486" w14:textId="2C33765A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7" w:author="My Luong Vuong" w:date="2025-02-21T10:38:00Z">
              <w:r w:rsidR="00471893" w:rsidRPr="00471893">
                <w:rPr>
                  <w:rFonts w:cs="Times New Roman"/>
                  <w:szCs w:val="24"/>
                  <w:vertAlign w:val="superscript"/>
                  <w:rPrChange w:id="8" w:author="My Luong Vuong" w:date="2025-02-21T10:38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3A4F3A30" w14:textId="77777777" w:rsidTr="00CA6996">
        <w:tc>
          <w:tcPr>
            <w:tcW w:w="2265" w:type="dxa"/>
          </w:tcPr>
          <w:p w14:paraId="0F437ADC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logreg.boot</w:t>
            </w:r>
            <w:proofErr w:type="spellEnd"/>
          </w:p>
        </w:tc>
        <w:tc>
          <w:tcPr>
            <w:tcW w:w="2265" w:type="dxa"/>
          </w:tcPr>
          <w:p w14:paraId="2ACD0D8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Logistic regression with bootstrap</w:t>
            </w:r>
          </w:p>
        </w:tc>
        <w:tc>
          <w:tcPr>
            <w:tcW w:w="2266" w:type="dxa"/>
          </w:tcPr>
          <w:p w14:paraId="178C07ED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7218BE73" w14:textId="5A8D1C9E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9" w:author="My Luong Vuong" w:date="2025-02-21T10:37:00Z">
              <w:r w:rsidR="008945A7" w:rsidRPr="008945A7">
                <w:rPr>
                  <w:rFonts w:cs="Times New Roman"/>
                  <w:szCs w:val="24"/>
                  <w:vertAlign w:val="superscript"/>
                  <w:rPrChange w:id="10" w:author="My Luong Vuong" w:date="2025-02-21T10:37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3DE2E759" w14:textId="77777777" w:rsidTr="00CA6996">
        <w:tc>
          <w:tcPr>
            <w:tcW w:w="2265" w:type="dxa"/>
          </w:tcPr>
          <w:p w14:paraId="0C78196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polr</w:t>
            </w:r>
            <w:proofErr w:type="spellEnd"/>
          </w:p>
        </w:tc>
        <w:tc>
          <w:tcPr>
            <w:tcW w:w="2265" w:type="dxa"/>
          </w:tcPr>
          <w:p w14:paraId="76728530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p</w:t>
            </w:r>
            <w:r w:rsidRPr="00367217">
              <w:rPr>
                <w:rFonts w:cs="Times New Roman"/>
                <w:szCs w:val="24"/>
              </w:rPr>
              <w:t>roportional odds model</w:t>
            </w:r>
          </w:p>
        </w:tc>
        <w:tc>
          <w:tcPr>
            <w:tcW w:w="2266" w:type="dxa"/>
          </w:tcPr>
          <w:p w14:paraId="226C724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Ordinal </w:t>
            </w:r>
          </w:p>
        </w:tc>
        <w:tc>
          <w:tcPr>
            <w:tcW w:w="2266" w:type="dxa"/>
          </w:tcPr>
          <w:p w14:paraId="3569FB85" w14:textId="2CC068DF" w:rsidR="00AD2BFE" w:rsidRPr="00367217" w:rsidRDefault="0075715F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m</w:t>
            </w:r>
            <w:r w:rsidRPr="00367217">
              <w:rPr>
                <w:rFonts w:cs="Times New Roman"/>
                <w:szCs w:val="24"/>
                <w:lang w:val="en-US"/>
              </w:rPr>
              <w:t>ice</w:t>
            </w:r>
            <w:ins w:id="11" w:author="My Luong Vuong" w:date="2025-02-21T10:39:00Z">
              <w:r w:rsidRPr="0075715F">
                <w:rPr>
                  <w:rFonts w:cs="Times New Roman"/>
                  <w:szCs w:val="24"/>
                  <w:vertAlign w:val="superscript"/>
                  <w:lang w:val="en-US"/>
                  <w:rPrChange w:id="12" w:author="My Luong Vuong" w:date="2025-02-21T10:39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proofErr w:type="spellEnd"/>
          </w:p>
        </w:tc>
      </w:tr>
      <w:tr w:rsidR="00AD2BFE" w14:paraId="4EE2FFC7" w14:textId="77777777" w:rsidTr="00CA6996">
        <w:tc>
          <w:tcPr>
            <w:tcW w:w="2265" w:type="dxa"/>
          </w:tcPr>
          <w:p w14:paraId="44D2067E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polyreg</w:t>
            </w:r>
            <w:proofErr w:type="spellEnd"/>
          </w:p>
        </w:tc>
        <w:tc>
          <w:tcPr>
            <w:tcW w:w="2265" w:type="dxa"/>
          </w:tcPr>
          <w:p w14:paraId="484FDC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multinomial</w:t>
            </w:r>
            <w:r w:rsidRPr="00367217">
              <w:rPr>
                <w:rFonts w:cs="Times New Roman"/>
                <w:szCs w:val="24"/>
              </w:rPr>
              <w:t xml:space="preserve"> logistic regression</w:t>
            </w:r>
          </w:p>
        </w:tc>
        <w:tc>
          <w:tcPr>
            <w:tcW w:w="2266" w:type="dxa"/>
          </w:tcPr>
          <w:p w14:paraId="3AC534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Nominal</w:t>
            </w:r>
          </w:p>
        </w:tc>
        <w:tc>
          <w:tcPr>
            <w:tcW w:w="2266" w:type="dxa"/>
          </w:tcPr>
          <w:p w14:paraId="3A7FAB7F" w14:textId="2CDEAC08" w:rsidR="00AD2BFE" w:rsidRPr="00367217" w:rsidRDefault="0075715F" w:rsidP="00AD2BFE">
            <w:pPr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mice</w:t>
            </w:r>
            <w:ins w:id="13" w:author="My Luong Vuong" w:date="2025-02-21T10:39:00Z">
              <w:r w:rsidRPr="0075715F">
                <w:rPr>
                  <w:rFonts w:cs="Times New Roman"/>
                  <w:szCs w:val="24"/>
                  <w:vertAlign w:val="superscript"/>
                  <w:lang w:val="en-US"/>
                  <w:rPrChange w:id="14" w:author="My Luong Vuong" w:date="2025-02-21T10:39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proofErr w:type="spellEnd"/>
          </w:p>
        </w:tc>
      </w:tr>
      <w:tr w:rsidR="00BB57F3" w14:paraId="2609AFD7" w14:textId="77777777" w:rsidTr="00CA6996">
        <w:tc>
          <w:tcPr>
            <w:tcW w:w="2265" w:type="dxa"/>
          </w:tcPr>
          <w:p w14:paraId="757B4A8F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825FBE">
              <w:rPr>
                <w:rFonts w:cs="Times New Roman"/>
                <w:szCs w:val="24"/>
              </w:rPr>
              <w:t>gamlssPO</w:t>
            </w:r>
            <w:proofErr w:type="spellEnd"/>
          </w:p>
        </w:tc>
        <w:tc>
          <w:tcPr>
            <w:tcW w:w="2265" w:type="dxa"/>
          </w:tcPr>
          <w:p w14:paraId="15E844EA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E21FD6">
              <w:rPr>
                <w:rFonts w:cs="Times New Roman"/>
                <w:szCs w:val="24"/>
              </w:rPr>
              <w:t xml:space="preserve">Bayesian </w:t>
            </w:r>
            <w:r>
              <w:rPr>
                <w:rFonts w:cs="Times New Roman"/>
                <w:szCs w:val="24"/>
              </w:rPr>
              <w:t>Poisson</w:t>
            </w:r>
            <w:r w:rsidRPr="00E21FD6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0AA88D51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Count </w:t>
            </w:r>
          </w:p>
        </w:tc>
        <w:tc>
          <w:tcPr>
            <w:tcW w:w="2266" w:type="dxa"/>
          </w:tcPr>
          <w:p w14:paraId="7F421AC3" w14:textId="03E0AB0D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mice</w:t>
            </w:r>
            <w:ins w:id="15" w:author="My Luong Vuong" w:date="2025-01-24T09:46:00Z">
              <w:r w:rsidR="00AA53B9" w:rsidRPr="00AA53B9">
                <w:rPr>
                  <w:rFonts w:cs="Times New Roman"/>
                  <w:szCs w:val="24"/>
                  <w:vertAlign w:val="superscript"/>
                  <w:lang w:val="en-US"/>
                  <w:rPrChange w:id="16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proofErr w:type="spellEnd"/>
            <w:r>
              <w:rPr>
                <w:rFonts w:cs="Times New Roman"/>
                <w:szCs w:val="24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ImputeRobust</w:t>
            </w:r>
            <w:ins w:id="17" w:author="My Luong Vuong" w:date="2025-01-24T09:46:00Z">
              <w:r w:rsidR="00AA53B9" w:rsidRPr="00AA53B9">
                <w:rPr>
                  <w:rFonts w:cs="Times New Roman"/>
                  <w:szCs w:val="24"/>
                  <w:vertAlign w:val="superscript"/>
                  <w:lang w:val="en-US"/>
                  <w:rPrChange w:id="18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  <w:proofErr w:type="spellEnd"/>
          </w:p>
        </w:tc>
      </w:tr>
      <w:tr w:rsidR="00BB57F3" w14:paraId="5A96F391" w14:textId="77777777" w:rsidTr="00CA6996">
        <w:tc>
          <w:tcPr>
            <w:tcW w:w="2265" w:type="dxa"/>
          </w:tcPr>
          <w:p w14:paraId="5CAB8E77" w14:textId="77777777" w:rsidR="00BB57F3" w:rsidRPr="00825FBE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DB540D">
              <w:rPr>
                <w:rFonts w:cs="Times New Roman"/>
                <w:szCs w:val="24"/>
              </w:rPr>
              <w:lastRenderedPageBreak/>
              <w:t>gamlssZIBI</w:t>
            </w:r>
            <w:proofErr w:type="spellEnd"/>
          </w:p>
        </w:tc>
        <w:tc>
          <w:tcPr>
            <w:tcW w:w="2265" w:type="dxa"/>
          </w:tcPr>
          <w:p w14:paraId="3C855062" w14:textId="77777777" w:rsidR="00BB57F3" w:rsidRPr="00E21FD6" w:rsidRDefault="00BB57F3" w:rsidP="00CA6996">
            <w:pPr>
              <w:rPr>
                <w:rFonts w:cs="Times New Roman"/>
                <w:szCs w:val="24"/>
              </w:rPr>
            </w:pPr>
            <w:r w:rsidRPr="00695E11">
              <w:rPr>
                <w:rFonts w:cs="Times New Roman"/>
                <w:szCs w:val="24"/>
              </w:rPr>
              <w:t>Bayesian zero-inflated binomial</w:t>
            </w:r>
            <w:r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6169A1AE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C6C8780" w14:textId="7D1958BD" w:rsidR="00BB57F3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mice</w:t>
            </w:r>
            <w:ins w:id="19" w:author="My Luong Vuong" w:date="2025-01-24T09:46:00Z">
              <w:r w:rsidR="00310CC8" w:rsidRPr="00310CC8">
                <w:rPr>
                  <w:rFonts w:cs="Times New Roman"/>
                  <w:szCs w:val="24"/>
                  <w:vertAlign w:val="superscript"/>
                  <w:lang w:val="en-US"/>
                  <w:rPrChange w:id="20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proofErr w:type="spellEnd"/>
            <w:r w:rsidRPr="005B459B">
              <w:rPr>
                <w:rFonts w:cs="Times New Roman"/>
                <w:szCs w:val="24"/>
                <w:lang w:val="en-US"/>
              </w:rPr>
              <w:t xml:space="preserve"> + </w:t>
            </w: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ImputeRobust</w:t>
            </w:r>
            <w:ins w:id="21" w:author="My Luong Vuong" w:date="2025-01-24T09:46:00Z">
              <w:r w:rsidR="00310CC8" w:rsidRPr="00310CC8">
                <w:rPr>
                  <w:rFonts w:cs="Times New Roman"/>
                  <w:szCs w:val="24"/>
                  <w:vertAlign w:val="superscript"/>
                  <w:lang w:val="en-US"/>
                  <w:rPrChange w:id="22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  <w:proofErr w:type="spellEnd"/>
          </w:p>
        </w:tc>
      </w:tr>
      <w:tr w:rsidR="00BB57F3" w14:paraId="6E7939FA" w14:textId="77777777" w:rsidTr="00CA6996">
        <w:tc>
          <w:tcPr>
            <w:tcW w:w="2265" w:type="dxa"/>
          </w:tcPr>
          <w:p w14:paraId="6C0AF91C" w14:textId="77777777" w:rsidR="00BB57F3" w:rsidRPr="00DB540D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C301B3">
              <w:rPr>
                <w:rFonts w:cs="Times New Roman"/>
                <w:szCs w:val="24"/>
              </w:rPr>
              <w:t>gamlssZIP</w:t>
            </w:r>
            <w:proofErr w:type="spellEnd"/>
          </w:p>
        </w:tc>
        <w:tc>
          <w:tcPr>
            <w:tcW w:w="2265" w:type="dxa"/>
          </w:tcPr>
          <w:p w14:paraId="7C03958A" w14:textId="77777777" w:rsidR="00BB57F3" w:rsidRPr="00695E11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 xml:space="preserve">Bayesian zero-inflated </w:t>
            </w:r>
            <w:r>
              <w:rPr>
                <w:rFonts w:cs="Times New Roman"/>
                <w:szCs w:val="24"/>
              </w:rPr>
              <w:t>Poisson</w:t>
            </w:r>
            <w:r w:rsidRPr="00C301B3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308CBE67" w14:textId="77777777" w:rsidR="00BB57F3" w:rsidRPr="004B1D12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2714538" w14:textId="192DB5FC" w:rsidR="00BB57F3" w:rsidRPr="005B459B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mice</w:t>
            </w:r>
            <w:ins w:id="23" w:author="My Luong Vuong" w:date="2025-01-24T09:46:00Z">
              <w:r w:rsidR="00024D7B" w:rsidRPr="00024D7B">
                <w:rPr>
                  <w:rFonts w:cs="Times New Roman"/>
                  <w:szCs w:val="24"/>
                  <w:vertAlign w:val="superscript"/>
                  <w:lang w:val="en-US"/>
                  <w:rPrChange w:id="24" w:author="My Luong Vuong" w:date="2025-01-24T09:47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proofErr w:type="spellEnd"/>
            <w:r w:rsidRPr="005B459B">
              <w:rPr>
                <w:rFonts w:cs="Times New Roman"/>
                <w:szCs w:val="24"/>
                <w:lang w:val="en-US"/>
              </w:rPr>
              <w:t xml:space="preserve"> + </w:t>
            </w: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ImputeRobust</w:t>
            </w:r>
            <w:ins w:id="25" w:author="My Luong Vuong" w:date="2025-01-24T09:47:00Z">
              <w:r w:rsidR="00024D7B" w:rsidRPr="00024D7B">
                <w:rPr>
                  <w:rFonts w:cs="Times New Roman"/>
                  <w:szCs w:val="24"/>
                  <w:vertAlign w:val="superscript"/>
                  <w:lang w:val="en-US"/>
                  <w:rPrChange w:id="26" w:author="My Luong Vuong" w:date="2025-01-24T09:47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  <w:proofErr w:type="spellEnd"/>
          </w:p>
        </w:tc>
      </w:tr>
      <w:tr w:rsidR="003B2C97" w:rsidRPr="00432CFA" w14:paraId="035760B1" w14:textId="77777777" w:rsidTr="00B97D67">
        <w:trPr>
          <w:ins w:id="27" w:author="My Luong Vuong" w:date="2025-01-24T09:45:00Z"/>
        </w:trPr>
        <w:tc>
          <w:tcPr>
            <w:tcW w:w="9062" w:type="dxa"/>
            <w:gridSpan w:val="4"/>
          </w:tcPr>
          <w:p w14:paraId="21981FA2" w14:textId="77777777" w:rsidR="003B2C97" w:rsidRPr="00CF2E05" w:rsidRDefault="00D55E73" w:rsidP="00AE2396">
            <w:pPr>
              <w:pStyle w:val="footnote"/>
              <w:rPr>
                <w:ins w:id="28" w:author="My Luong Vuong" w:date="2025-01-24T10:09:00Z"/>
                <w:lang w:val="en-GB"/>
                <w:rPrChange w:id="29" w:author="My Luong Vuong" w:date="2025-02-21T10:36:00Z">
                  <w:rPr>
                    <w:ins w:id="30" w:author="My Luong Vuong" w:date="2025-01-24T10:09:00Z"/>
                  </w:rPr>
                </w:rPrChange>
              </w:rPr>
            </w:pPr>
            <w:proofErr w:type="spellStart"/>
            <w:ins w:id="31" w:author="My Luong Vuong" w:date="2025-01-24T09:47:00Z">
              <w:r w:rsidRPr="00D55E73">
                <w:rPr>
                  <w:vertAlign w:val="superscript"/>
                  <w:lang w:val="en-US"/>
                  <w:rPrChange w:id="32" w:author="My Luong Vuong" w:date="2025-01-24T09:47:00Z">
                    <w:rPr>
                      <w:lang w:val="en-US"/>
                    </w:rPr>
                  </w:rPrChange>
                </w:rPr>
                <w:t>a</w:t>
              </w:r>
            </w:ins>
            <w:ins w:id="33" w:author="My Luong Vuong" w:date="2025-01-24T10:06:00Z">
              <w:r w:rsidR="00960F90" w:rsidRPr="00960F90">
                <w:rPr>
                  <w:lang w:val="en-US"/>
                  <w:rPrChange w:id="34" w:author="My Luong Vuong" w:date="2025-01-24T10:06:00Z">
                    <w:rPr>
                      <w:vertAlign w:val="superscript"/>
                      <w:lang w:val="en-US"/>
                    </w:rPr>
                  </w:rPrChange>
                </w:rPr>
                <w:t>P</w:t>
              </w:r>
              <w:r w:rsidR="00960F90">
                <w:rPr>
                  <w:lang w:val="en-US"/>
                </w:rPr>
                <w:t>ackage</w:t>
              </w:r>
              <w:proofErr w:type="spellEnd"/>
              <w:r w:rsidR="00960F90">
                <w:rPr>
                  <w:lang w:val="en-US"/>
                </w:rPr>
                <w:t xml:space="preserve"> under</w:t>
              </w:r>
            </w:ins>
            <w:ins w:id="35" w:author="My Luong Vuong" w:date="2025-01-24T09:47:00Z">
              <w:r>
                <w:rPr>
                  <w:lang w:val="en-US"/>
                </w:rPr>
                <w:t xml:space="preserve"> </w:t>
              </w:r>
            </w:ins>
            <w:ins w:id="36" w:author="My Luong Vuong" w:date="2025-01-24T10:06:00Z">
              <w:r w:rsidR="00960F90">
                <w:rPr>
                  <w:lang w:val="en-US"/>
                </w:rPr>
                <w:t xml:space="preserve">active development. </w:t>
              </w:r>
              <w:r w:rsidR="00BC395B" w:rsidRPr="00CF2E05">
                <w:rPr>
                  <w:lang w:val="en-GB"/>
                  <w:rPrChange w:id="37" w:author="My Luong Vuong" w:date="2025-02-21T10:36:00Z">
                    <w:rPr>
                      <w:lang w:val="en-US"/>
                    </w:rPr>
                  </w:rPrChange>
                </w:rPr>
                <w:t>Main d</w:t>
              </w:r>
              <w:r w:rsidR="00B901E7" w:rsidRPr="00CF2E05">
                <w:rPr>
                  <w:lang w:val="en-GB"/>
                  <w:rPrChange w:id="38" w:author="My Luong Vuong" w:date="2025-02-21T10:36:00Z">
                    <w:rPr>
                      <w:lang w:val="en-US"/>
                    </w:rPr>
                  </w:rPrChange>
                </w:rPr>
                <w:t xml:space="preserve">eveloper: </w:t>
              </w:r>
            </w:ins>
            <w:ins w:id="39" w:author="My Luong Vuong" w:date="2025-01-24T10:07:00Z">
              <w:r w:rsidR="008C3C94" w:rsidRPr="00CF2E05">
                <w:rPr>
                  <w:lang w:val="en-GB"/>
                  <w:rPrChange w:id="40" w:author="My Luong Vuong" w:date="2025-02-21T10:36:00Z">
                    <w:rPr>
                      <w:lang w:val="en-US"/>
                    </w:rPr>
                  </w:rPrChange>
                </w:rPr>
                <w:t xml:space="preserve">Stef van </w:t>
              </w:r>
              <w:proofErr w:type="spellStart"/>
              <w:r w:rsidR="008C3C94" w:rsidRPr="00CF2E05">
                <w:rPr>
                  <w:lang w:val="en-GB"/>
                  <w:rPrChange w:id="41" w:author="My Luong Vuong" w:date="2025-02-21T10:36:00Z">
                    <w:rPr>
                      <w:lang w:val="en-US"/>
                    </w:rPr>
                  </w:rPrChange>
                </w:rPr>
                <w:t>Buuren</w:t>
              </w:r>
              <w:proofErr w:type="spellEnd"/>
              <w:r w:rsidR="008C3C94" w:rsidRPr="00CF2E05">
                <w:rPr>
                  <w:lang w:val="en-GB"/>
                  <w:rPrChange w:id="42" w:author="My Luong Vuong" w:date="2025-02-21T10:36:00Z">
                    <w:rPr/>
                  </w:rPrChange>
                </w:rPr>
                <w:t xml:space="preserve"> - </w:t>
              </w:r>
            </w:ins>
            <w:ins w:id="43" w:author="My Luong Vuong" w:date="2025-01-24T10:08:00Z">
              <w:r w:rsidR="001C0814" w:rsidRPr="00CF2E05">
                <w:rPr>
                  <w:lang w:val="en-GB"/>
                  <w:rPrChange w:id="44" w:author="My Luong Vuong" w:date="2025-02-21T10:36:00Z">
                    <w:rPr/>
                  </w:rPrChange>
                </w:rPr>
                <w:t>Utrecht University – the Netherlands</w:t>
              </w:r>
            </w:ins>
          </w:p>
          <w:p w14:paraId="72ECD940" w14:textId="147E0AF3" w:rsidR="001C0814" w:rsidRPr="00432CFA" w:rsidRDefault="00AE2396">
            <w:pPr>
              <w:pStyle w:val="footnote"/>
              <w:rPr>
                <w:ins w:id="45" w:author="My Luong Vuong" w:date="2025-01-24T09:45:00Z"/>
                <w:b/>
                <w:lang w:val="en-GB"/>
                <w:rPrChange w:id="46" w:author="My Luong Vuong" w:date="2025-01-24T10:09:00Z">
                  <w:rPr>
                    <w:ins w:id="47" w:author="My Luong Vuong" w:date="2025-01-24T09:45:00Z"/>
                    <w:rFonts w:cs="Times New Roman"/>
                    <w:szCs w:val="24"/>
                    <w:lang w:val="en-US"/>
                  </w:rPr>
                </w:rPrChange>
              </w:rPr>
              <w:pPrChange w:id="48" w:author="My Luong Vuong" w:date="2025-01-24T10:10:00Z">
                <w:pPr/>
              </w:pPrChange>
            </w:pPr>
            <w:proofErr w:type="spellStart"/>
            <w:ins w:id="49" w:author="My Luong Vuong" w:date="2025-01-24T10:09:00Z">
              <w:r w:rsidRPr="00432CFA">
                <w:rPr>
                  <w:vertAlign w:val="superscript"/>
                  <w:lang w:val="en-GB"/>
                  <w:rPrChange w:id="50" w:author="My Luong Vuong" w:date="2025-01-24T10:09:00Z">
                    <w:rPr/>
                  </w:rPrChange>
                </w:rPr>
                <w:t>b</w:t>
              </w:r>
              <w:r w:rsidR="00432CFA" w:rsidRPr="00432CFA">
                <w:rPr>
                  <w:lang w:val="en-GB"/>
                  <w:rPrChange w:id="51" w:author="My Luong Vuong" w:date="2025-01-24T10:09:00Z">
                    <w:rPr/>
                  </w:rPrChange>
                </w:rPr>
                <w:t>Package</w:t>
              </w:r>
              <w:proofErr w:type="spellEnd"/>
              <w:r w:rsidR="00432CFA" w:rsidRPr="00432CFA">
                <w:rPr>
                  <w:lang w:val="en-GB"/>
                  <w:rPrChange w:id="52" w:author="My Luong Vuong" w:date="2025-01-24T10:09:00Z">
                    <w:rPr/>
                  </w:rPrChange>
                </w:rPr>
                <w:t xml:space="preserve"> under development. Main developer: </w:t>
              </w:r>
            </w:ins>
            <w:ins w:id="53" w:author="My Luong Vuong" w:date="2025-01-24T10:13:00Z">
              <w:r w:rsidR="00E32448" w:rsidRPr="00E32448">
                <w:rPr>
                  <w:lang w:val="en-GB"/>
                </w:rPr>
                <w:t xml:space="preserve">Daniel </w:t>
              </w:r>
              <w:proofErr w:type="spellStart"/>
              <w:r w:rsidR="00E32448" w:rsidRPr="00E32448">
                <w:rPr>
                  <w:lang w:val="en-GB"/>
                </w:rPr>
                <w:t>Salfran</w:t>
              </w:r>
              <w:proofErr w:type="spellEnd"/>
              <w:r w:rsidR="00E32448">
                <w:rPr>
                  <w:lang w:val="en-GB"/>
                </w:rPr>
                <w:t xml:space="preserve"> </w:t>
              </w:r>
              <w:r w:rsidR="00E3120F">
                <w:rPr>
                  <w:lang w:val="en-GB"/>
                </w:rPr>
                <w:t>–</w:t>
              </w:r>
            </w:ins>
            <w:ins w:id="54" w:author="My Luong Vuong" w:date="2025-01-24T10:09:00Z">
              <w:r w:rsidR="00432CFA" w:rsidRPr="00432CFA">
                <w:rPr>
                  <w:lang w:val="en-GB"/>
                  <w:rPrChange w:id="55" w:author="My Luong Vuong" w:date="2025-01-24T10:09:00Z">
                    <w:rPr/>
                  </w:rPrChange>
                </w:rPr>
                <w:t xml:space="preserve"> </w:t>
              </w:r>
            </w:ins>
            <w:ins w:id="56" w:author="My Luong Vuong" w:date="2025-01-24T10:13:00Z">
              <w:r w:rsidR="00E3120F" w:rsidRPr="00E3120F">
                <w:rPr>
                  <w:lang w:val="en-GB"/>
                </w:rPr>
                <w:t>Funnel</w:t>
              </w:r>
              <w:r w:rsidR="00E3120F">
                <w:rPr>
                  <w:lang w:val="en-GB"/>
                </w:rPr>
                <w:t xml:space="preserve"> </w:t>
              </w:r>
            </w:ins>
            <w:ins w:id="57" w:author="My Luong Vuong" w:date="2025-01-24T10:09:00Z">
              <w:r w:rsidR="00432CFA" w:rsidRPr="00432CFA">
                <w:rPr>
                  <w:lang w:val="en-GB"/>
                  <w:rPrChange w:id="58" w:author="My Luong Vuong" w:date="2025-01-24T10:09:00Z">
                    <w:rPr/>
                  </w:rPrChange>
                </w:rPr>
                <w:t xml:space="preserve">– </w:t>
              </w:r>
            </w:ins>
            <w:ins w:id="59" w:author="My Luong Vuong" w:date="2025-01-24T10:13:00Z">
              <w:r w:rsidR="00E3120F">
                <w:rPr>
                  <w:lang w:val="en-GB"/>
                </w:rPr>
                <w:t>Germany</w:t>
              </w:r>
            </w:ins>
          </w:p>
        </w:tc>
      </w:tr>
    </w:tbl>
    <w:p w14:paraId="755D3A78" w14:textId="77777777" w:rsidR="00C441D7" w:rsidRPr="00432CFA" w:rsidRDefault="00C441D7" w:rsidP="003F4D95">
      <w:pPr>
        <w:rPr>
          <w:b/>
          <w:bCs/>
          <w:rPrChange w:id="60" w:author="My Luong Vuong" w:date="2025-01-24T10:09:00Z">
            <w:rPr>
              <w:b/>
              <w:bCs/>
              <w:lang w:val="fr-FR"/>
            </w:rPr>
          </w:rPrChange>
        </w:rPr>
      </w:pPr>
    </w:p>
    <w:p w14:paraId="17B1A2D6" w14:textId="4611D1AE" w:rsidR="003F4D95" w:rsidRPr="006B7CAF" w:rsidRDefault="003F4D95" w:rsidP="003F4D95">
      <w:pPr>
        <w:rPr>
          <w:lang w:val="fr-FR"/>
        </w:rPr>
      </w:pPr>
      <w:r w:rsidRPr="006B7CAF">
        <w:rPr>
          <w:b/>
          <w:bCs/>
          <w:lang w:val="fr-FR"/>
        </w:rPr>
        <w:t xml:space="preserve">Table </w:t>
      </w:r>
      <w:r w:rsidR="000B394C">
        <w:rPr>
          <w:b/>
          <w:bCs/>
          <w:lang w:val="fr-FR"/>
        </w:rPr>
        <w:t>S2</w:t>
      </w:r>
      <w:r w:rsidRPr="006B7CAF">
        <w:rPr>
          <w:b/>
          <w:bCs/>
          <w:lang w:val="fr-FR"/>
        </w:rPr>
        <w:t>.</w:t>
      </w:r>
      <w:r w:rsidRPr="006B7CAF">
        <w:rPr>
          <w:lang w:val="fr-FR"/>
        </w:rPr>
        <w:t xml:space="preserve"> </w:t>
      </w:r>
      <w:proofErr w:type="spellStart"/>
      <w:r>
        <w:rPr>
          <w:lang w:val="fr-FR"/>
        </w:rPr>
        <w:t>Multilevel</w:t>
      </w:r>
      <w:proofErr w:type="spellEnd"/>
      <w:r w:rsidRPr="006B7CAF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F4D95" w14:paraId="47F8E52D" w14:textId="77777777" w:rsidTr="00CA6996">
        <w:tc>
          <w:tcPr>
            <w:tcW w:w="2265" w:type="dxa"/>
            <w:vAlign w:val="center"/>
          </w:tcPr>
          <w:p w14:paraId="14C0BA92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0C229D0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73CAE1EF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494A71B4" w14:textId="77777777" w:rsidR="003F4D95" w:rsidRPr="006B7CAF" w:rsidRDefault="003F4D95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717C1C" w14:paraId="50EBDF31" w14:textId="77777777" w:rsidTr="00CA6996">
        <w:tc>
          <w:tcPr>
            <w:tcW w:w="2265" w:type="dxa"/>
          </w:tcPr>
          <w:p w14:paraId="327CC092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31FE">
              <w:rPr>
                <w:rFonts w:cs="Times New Roman"/>
                <w:szCs w:val="24"/>
              </w:rPr>
              <w:t>2l.pan</w:t>
            </w:r>
          </w:p>
        </w:tc>
        <w:tc>
          <w:tcPr>
            <w:tcW w:w="2265" w:type="dxa"/>
          </w:tcPr>
          <w:p w14:paraId="76F476F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DA4957">
              <w:rPr>
                <w:rFonts w:cs="Times New Roman"/>
                <w:szCs w:val="24"/>
              </w:rPr>
              <w:t>Multilevel method using the linear mixed model</w:t>
            </w:r>
          </w:p>
        </w:tc>
        <w:tc>
          <w:tcPr>
            <w:tcW w:w="2266" w:type="dxa"/>
          </w:tcPr>
          <w:p w14:paraId="1B85622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6712A25E" w14:textId="695927A1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61" w:author="My Luong Vuong" w:date="2025-02-21T10:40:00Z">
              <w:r w:rsidR="00454EDE" w:rsidRPr="00454EDE">
                <w:rPr>
                  <w:rFonts w:cs="Times New Roman"/>
                  <w:szCs w:val="24"/>
                  <w:vertAlign w:val="superscript"/>
                  <w:rPrChange w:id="62" w:author="My Luong Vuong" w:date="2025-02-21T10:40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717C1C" w14:paraId="000096A0" w14:textId="77777777" w:rsidTr="00CA6996">
        <w:tc>
          <w:tcPr>
            <w:tcW w:w="2265" w:type="dxa"/>
          </w:tcPr>
          <w:p w14:paraId="03DE3BF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4957">
              <w:rPr>
                <w:rFonts w:cs="Times New Roman"/>
                <w:szCs w:val="24"/>
              </w:rPr>
              <w:t>2l.norm</w:t>
            </w:r>
          </w:p>
        </w:tc>
        <w:tc>
          <w:tcPr>
            <w:tcW w:w="2265" w:type="dxa"/>
          </w:tcPr>
          <w:p w14:paraId="7FAFFC9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F15E26">
              <w:rPr>
                <w:rFonts w:cs="Times New Roman"/>
                <w:szCs w:val="24"/>
              </w:rPr>
              <w:t>Multilevel method using the linear mixed model with heterogeneous error variances</w:t>
            </w:r>
          </w:p>
        </w:tc>
        <w:tc>
          <w:tcPr>
            <w:tcW w:w="2266" w:type="dxa"/>
          </w:tcPr>
          <w:p w14:paraId="1D797EE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590716C0" w14:textId="74A593A9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mice</w:t>
            </w:r>
            <w:ins w:id="63" w:author="My Luong Vuong" w:date="2025-02-21T10:40:00Z">
              <w:r w:rsidR="00454EDE" w:rsidRPr="00454EDE">
                <w:rPr>
                  <w:rFonts w:cs="Times New Roman"/>
                  <w:szCs w:val="24"/>
                  <w:vertAlign w:val="superscript"/>
                  <w:rPrChange w:id="64" w:author="My Luong Vuong" w:date="2025-02-21T10:40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717C1C" w14:paraId="3AC08B62" w14:textId="77777777" w:rsidTr="00CA6996">
        <w:tc>
          <w:tcPr>
            <w:tcW w:w="2265" w:type="dxa"/>
          </w:tcPr>
          <w:p w14:paraId="319F278E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mice.impute.2l.</w:t>
            </w: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41BD4B9A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0F3AE4">
              <w:rPr>
                <w:rFonts w:cs="Times New Roman"/>
                <w:szCs w:val="24"/>
              </w:rPr>
              <w:t>Predictive mean matching based on predictions from the linear mixed mode</w:t>
            </w:r>
            <w:r>
              <w:rPr>
                <w:rFonts w:cs="Times New Roman"/>
                <w:szCs w:val="24"/>
              </w:rPr>
              <w:t>l</w:t>
            </w:r>
          </w:p>
        </w:tc>
        <w:tc>
          <w:tcPr>
            <w:tcW w:w="2266" w:type="dxa"/>
          </w:tcPr>
          <w:p w14:paraId="160A327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203F62DD" w14:textId="19CF342C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</w:rPr>
              <w:t>m</w:t>
            </w:r>
            <w:r w:rsidRPr="00367217">
              <w:rPr>
                <w:rFonts w:cs="Times New Roman"/>
                <w:szCs w:val="24"/>
              </w:rPr>
              <w:t>ice</w:t>
            </w:r>
            <w:ins w:id="65" w:author="My Luong Vuong" w:date="2025-02-21T10:40:00Z">
              <w:r w:rsidR="00322AC9" w:rsidRPr="00322AC9">
                <w:rPr>
                  <w:rFonts w:cs="Times New Roman"/>
                  <w:szCs w:val="24"/>
                  <w:vertAlign w:val="superscript"/>
                  <w:rPrChange w:id="66" w:author="My Luong Vuong" w:date="2025-02-21T10:40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717C1C" w14:paraId="2ABF370D" w14:textId="77777777" w:rsidTr="00CA6996">
        <w:tc>
          <w:tcPr>
            <w:tcW w:w="2265" w:type="dxa"/>
          </w:tcPr>
          <w:p w14:paraId="07AFF2F1" w14:textId="77777777" w:rsidR="00717C1C" w:rsidRDefault="00717C1C" w:rsidP="00717C1C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lastRenderedPageBreak/>
              <w:t>mice.impute.2l.bin</w:t>
            </w:r>
          </w:p>
        </w:tc>
        <w:tc>
          <w:tcPr>
            <w:tcW w:w="2265" w:type="dxa"/>
          </w:tcPr>
          <w:p w14:paraId="0407ADD8" w14:textId="77777777" w:rsidR="00717C1C" w:rsidRPr="000F3AE4" w:rsidRDefault="00717C1C" w:rsidP="00717C1C">
            <w:pPr>
              <w:rPr>
                <w:rFonts w:cs="Times New Roman"/>
                <w:szCs w:val="24"/>
              </w:rPr>
            </w:pPr>
            <w:r w:rsidRPr="006E0774">
              <w:rPr>
                <w:rFonts w:cs="Times New Roman"/>
                <w:szCs w:val="24"/>
              </w:rPr>
              <w:t>Imputation by a two-level logistic model using '</w:t>
            </w:r>
            <w:proofErr w:type="spellStart"/>
            <w:r w:rsidRPr="006E0774">
              <w:rPr>
                <w:rFonts w:cs="Times New Roman"/>
                <w:szCs w:val="24"/>
              </w:rPr>
              <w:t>glmer</w:t>
            </w:r>
            <w:proofErr w:type="spellEnd"/>
            <w:r w:rsidRPr="006E0774">
              <w:rPr>
                <w:rFonts w:cs="Times New Roman"/>
                <w:szCs w:val="24"/>
              </w:rPr>
              <w:t>'</w:t>
            </w:r>
          </w:p>
        </w:tc>
        <w:tc>
          <w:tcPr>
            <w:tcW w:w="2266" w:type="dxa"/>
          </w:tcPr>
          <w:p w14:paraId="35A4E3FA" w14:textId="77777777" w:rsidR="00717C1C" w:rsidRPr="00367217" w:rsidRDefault="00717C1C" w:rsidP="00717C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11CAC39E" w14:textId="3FA0C869" w:rsidR="00717C1C" w:rsidRPr="00367217" w:rsidRDefault="00717C1C" w:rsidP="00717C1C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mice</w:t>
            </w:r>
            <w:ins w:id="67" w:author="My Luong Vuong" w:date="2025-02-21T10:40:00Z">
              <w:r w:rsidR="00875F46" w:rsidRPr="00875F46">
                <w:rPr>
                  <w:rFonts w:cs="Times New Roman"/>
                  <w:szCs w:val="24"/>
                  <w:vertAlign w:val="superscript"/>
                  <w:rPrChange w:id="68" w:author="My Luong Vuong" w:date="2025-02-21T10:40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  <w:proofErr w:type="spellEnd"/>
          </w:p>
        </w:tc>
      </w:tr>
      <w:tr w:rsidR="003F4D95" w14:paraId="1B464F69" w14:textId="77777777" w:rsidTr="00CA6996">
        <w:tc>
          <w:tcPr>
            <w:tcW w:w="2265" w:type="dxa"/>
          </w:tcPr>
          <w:p w14:paraId="04AFBF79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proofErr w:type="spellStart"/>
            <w:r w:rsidRPr="0047029A">
              <w:rPr>
                <w:rFonts w:cs="Times New Roman"/>
                <w:szCs w:val="24"/>
              </w:rPr>
              <w:t>mice.impute</w:t>
            </w:r>
            <w:proofErr w:type="spellEnd"/>
            <w:r w:rsidRPr="0047029A">
              <w:rPr>
                <w:rFonts w:cs="Times New Roman"/>
                <w:szCs w:val="24"/>
              </w:rPr>
              <w:t>.</w:t>
            </w:r>
            <w:r>
              <w:t xml:space="preserve"> </w:t>
            </w:r>
            <w:r w:rsidRPr="00314E58">
              <w:rPr>
                <w:rFonts w:cs="Times New Roman"/>
                <w:szCs w:val="24"/>
              </w:rPr>
              <w:t>2l.poisson</w:t>
            </w:r>
          </w:p>
        </w:tc>
        <w:tc>
          <w:tcPr>
            <w:tcW w:w="2265" w:type="dxa"/>
          </w:tcPr>
          <w:p w14:paraId="65513EF3" w14:textId="77777777" w:rsidR="003F4D95" w:rsidRPr="006E0774" w:rsidRDefault="003F4D95" w:rsidP="00CA6996">
            <w:pPr>
              <w:rPr>
                <w:rFonts w:cs="Times New Roman"/>
                <w:szCs w:val="24"/>
              </w:rPr>
            </w:pPr>
            <w:r w:rsidRPr="00736595">
              <w:rPr>
                <w:rFonts w:cs="Times New Roman"/>
                <w:szCs w:val="24"/>
              </w:rPr>
              <w:t>Multiple Imputation of Incomplete Two-Level Count Data</w:t>
            </w:r>
          </w:p>
        </w:tc>
        <w:tc>
          <w:tcPr>
            <w:tcW w:w="2266" w:type="dxa"/>
          </w:tcPr>
          <w:p w14:paraId="78E8E0BE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1902CB84" w14:textId="27BEB1C0" w:rsidR="003F4D95" w:rsidRDefault="003F4D95" w:rsidP="00CA6996">
            <w:pPr>
              <w:rPr>
                <w:rFonts w:cs="Times New Roman"/>
                <w:szCs w:val="24"/>
              </w:rPr>
            </w:pPr>
            <w:proofErr w:type="spellStart"/>
            <w:r w:rsidRPr="00314E58">
              <w:rPr>
                <w:rFonts w:cs="Times New Roman"/>
                <w:szCs w:val="24"/>
              </w:rPr>
              <w:t>countimp</w:t>
            </w:r>
            <w:ins w:id="69" w:author="My Luong Vuong" w:date="2025-01-24T10:15:00Z">
              <w:r w:rsidR="00B0753B" w:rsidRPr="00B0753B">
                <w:rPr>
                  <w:rFonts w:cs="Times New Roman"/>
                  <w:szCs w:val="24"/>
                  <w:vertAlign w:val="superscript"/>
                  <w:rPrChange w:id="70" w:author="My Luong Vuong" w:date="2025-01-24T10:15:00Z">
                    <w:rPr>
                      <w:rFonts w:cs="Times New Roman"/>
                      <w:szCs w:val="24"/>
                    </w:rPr>
                  </w:rPrChange>
                </w:rPr>
                <w:t>b</w:t>
              </w:r>
            </w:ins>
            <w:proofErr w:type="spellEnd"/>
          </w:p>
        </w:tc>
      </w:tr>
      <w:tr w:rsidR="003F4D95" w14:paraId="732F4C67" w14:textId="77777777" w:rsidTr="00CA6996">
        <w:tc>
          <w:tcPr>
            <w:tcW w:w="2265" w:type="dxa"/>
          </w:tcPr>
          <w:p w14:paraId="73613B6B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CC28D8">
              <w:rPr>
                <w:rFonts w:cs="Times New Roman"/>
                <w:szCs w:val="24"/>
              </w:rPr>
              <w:t>mice.impute.2l.zip</w:t>
            </w:r>
          </w:p>
        </w:tc>
        <w:tc>
          <w:tcPr>
            <w:tcW w:w="2265" w:type="dxa"/>
          </w:tcPr>
          <w:p w14:paraId="743174A0" w14:textId="77777777" w:rsidR="003F4D95" w:rsidRPr="00736595" w:rsidRDefault="003F4D95" w:rsidP="00CA6996">
            <w:pPr>
              <w:rPr>
                <w:rFonts w:cs="Times New Roman"/>
                <w:szCs w:val="24"/>
              </w:rPr>
            </w:pPr>
            <w:r w:rsidRPr="007564BA">
              <w:rPr>
                <w:rFonts w:cs="Times New Roman"/>
                <w:szCs w:val="24"/>
              </w:rPr>
              <w:t>Multiple Imputation of Flat File Zero-Inflated Count Data</w:t>
            </w:r>
          </w:p>
        </w:tc>
        <w:tc>
          <w:tcPr>
            <w:tcW w:w="2266" w:type="dxa"/>
          </w:tcPr>
          <w:p w14:paraId="2854089A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3ADAB3C4" w14:textId="777BCDB9" w:rsidR="003F4D95" w:rsidRPr="0086480B" w:rsidRDefault="002E5652" w:rsidP="00CA6996">
            <w:pPr>
              <w:rPr>
                <w:rFonts w:cs="Times New Roman"/>
                <w:szCs w:val="24"/>
                <w:lang w:val="nl-BE"/>
              </w:rPr>
            </w:pPr>
            <w:proofErr w:type="spellStart"/>
            <w:r>
              <w:rPr>
                <w:rFonts w:cs="Times New Roman"/>
                <w:szCs w:val="24"/>
              </w:rPr>
              <w:t>c</w:t>
            </w:r>
            <w:r w:rsidRPr="007564BA">
              <w:rPr>
                <w:rFonts w:cs="Times New Roman"/>
                <w:szCs w:val="24"/>
              </w:rPr>
              <w:t>ountimp</w:t>
            </w:r>
            <w:ins w:id="71" w:author="My Luong Vuong" w:date="2025-02-21T10:40:00Z">
              <w:r w:rsidRPr="002E5652">
                <w:rPr>
                  <w:rFonts w:cs="Times New Roman"/>
                  <w:szCs w:val="24"/>
                  <w:vertAlign w:val="superscript"/>
                  <w:rPrChange w:id="72" w:author="My Luong Vuong" w:date="2025-02-21T10:40:00Z">
                    <w:rPr>
                      <w:rFonts w:cs="Times New Roman"/>
                      <w:szCs w:val="24"/>
                    </w:rPr>
                  </w:rPrChange>
                </w:rPr>
                <w:t>b</w:t>
              </w:r>
            </w:ins>
            <w:proofErr w:type="spellEnd"/>
          </w:p>
        </w:tc>
      </w:tr>
      <w:tr w:rsidR="00380931" w14:paraId="4D90E9CB" w14:textId="77777777" w:rsidTr="006043B6">
        <w:trPr>
          <w:ins w:id="73" w:author="My Luong Vuong" w:date="2025-01-24T10:14:00Z"/>
        </w:trPr>
        <w:tc>
          <w:tcPr>
            <w:tcW w:w="9062" w:type="dxa"/>
            <w:gridSpan w:val="4"/>
          </w:tcPr>
          <w:p w14:paraId="3C020740" w14:textId="77777777" w:rsidR="00380931" w:rsidRPr="008912C9" w:rsidRDefault="00380931" w:rsidP="00380931">
            <w:pPr>
              <w:pStyle w:val="footnote"/>
              <w:rPr>
                <w:ins w:id="74" w:author="My Luong Vuong" w:date="2025-01-24T10:14:00Z"/>
                <w:lang w:val="en-GB"/>
                <w:rPrChange w:id="75" w:author="My Luong Vuong" w:date="2025-01-24T10:14:00Z">
                  <w:rPr>
                    <w:ins w:id="76" w:author="My Luong Vuong" w:date="2025-01-24T10:14:00Z"/>
                  </w:rPr>
                </w:rPrChange>
              </w:rPr>
            </w:pPr>
            <w:proofErr w:type="spellStart"/>
            <w:ins w:id="77" w:author="My Luong Vuong" w:date="2025-01-24T10:14:00Z">
              <w:r w:rsidRPr="008912C9">
                <w:rPr>
                  <w:vertAlign w:val="superscript"/>
                  <w:lang w:val="en-GB"/>
                  <w:rPrChange w:id="78" w:author="My Luong Vuong" w:date="2025-01-24T10:14:00Z">
                    <w:rPr/>
                  </w:rPrChange>
                </w:rPr>
                <w:t>a</w:t>
              </w:r>
              <w:r w:rsidRPr="008912C9">
                <w:rPr>
                  <w:lang w:val="en-GB"/>
                  <w:rPrChange w:id="79" w:author="My Luong Vuong" w:date="2025-01-24T10:14:00Z">
                    <w:rPr/>
                  </w:rPrChange>
                </w:rPr>
                <w:t>Package</w:t>
              </w:r>
              <w:proofErr w:type="spellEnd"/>
              <w:r w:rsidRPr="008912C9">
                <w:rPr>
                  <w:lang w:val="en-GB"/>
                  <w:rPrChange w:id="80" w:author="My Luong Vuong" w:date="2025-01-24T10:14:00Z">
                    <w:rPr/>
                  </w:rPrChange>
                </w:rPr>
                <w:t xml:space="preserve"> under active development. Main developer: Stef van </w:t>
              </w:r>
              <w:proofErr w:type="spellStart"/>
              <w:r w:rsidRPr="008912C9">
                <w:rPr>
                  <w:lang w:val="en-GB"/>
                  <w:rPrChange w:id="81" w:author="My Luong Vuong" w:date="2025-01-24T10:14:00Z">
                    <w:rPr/>
                  </w:rPrChange>
                </w:rPr>
                <w:t>Buuren</w:t>
              </w:r>
              <w:proofErr w:type="spellEnd"/>
              <w:r w:rsidRPr="008912C9">
                <w:rPr>
                  <w:lang w:val="en-GB"/>
                  <w:rPrChange w:id="82" w:author="My Luong Vuong" w:date="2025-01-24T10:14:00Z">
                    <w:rPr/>
                  </w:rPrChange>
                </w:rPr>
                <w:t xml:space="preserve"> - Utrecht University – the Netherlands</w:t>
              </w:r>
            </w:ins>
          </w:p>
          <w:p w14:paraId="716512D8" w14:textId="1E2A0CE5" w:rsidR="00380931" w:rsidRPr="00CF2E05" w:rsidRDefault="00380931">
            <w:pPr>
              <w:pStyle w:val="footnote"/>
              <w:rPr>
                <w:ins w:id="83" w:author="My Luong Vuong" w:date="2025-01-24T10:14:00Z"/>
                <w:lang w:val="en-GB"/>
                <w:rPrChange w:id="84" w:author="My Luong Vuong" w:date="2025-02-21T10:36:00Z">
                  <w:rPr>
                    <w:ins w:id="85" w:author="My Luong Vuong" w:date="2025-01-24T10:14:00Z"/>
                  </w:rPr>
                </w:rPrChange>
              </w:rPr>
              <w:pPrChange w:id="86" w:author="My Luong Vuong" w:date="2025-01-24T10:14:00Z">
                <w:pPr/>
              </w:pPrChange>
            </w:pPr>
            <w:proofErr w:type="spellStart"/>
            <w:ins w:id="87" w:author="My Luong Vuong" w:date="2025-01-24T10:14:00Z">
              <w:r w:rsidRPr="008912C9">
                <w:rPr>
                  <w:vertAlign w:val="superscript"/>
                  <w:lang w:val="en-GB"/>
                  <w:rPrChange w:id="88" w:author="My Luong Vuong" w:date="2025-01-24T10:14:00Z">
                    <w:rPr/>
                  </w:rPrChange>
                </w:rPr>
                <w:t>b</w:t>
              </w:r>
              <w:r w:rsidRPr="008912C9">
                <w:rPr>
                  <w:lang w:val="en-GB"/>
                  <w:rPrChange w:id="89" w:author="My Luong Vuong" w:date="2025-01-24T10:14:00Z">
                    <w:rPr/>
                  </w:rPrChange>
                </w:rPr>
                <w:t>Package</w:t>
              </w:r>
              <w:proofErr w:type="spellEnd"/>
              <w:r w:rsidRPr="008912C9">
                <w:rPr>
                  <w:lang w:val="en-GB"/>
                  <w:rPrChange w:id="90" w:author="My Luong Vuong" w:date="2025-01-24T10:14:00Z">
                    <w:rPr/>
                  </w:rPrChange>
                </w:rPr>
                <w:t xml:space="preserve"> under </w:t>
              </w:r>
            </w:ins>
            <w:ins w:id="91" w:author="My Luong Vuong" w:date="2025-01-24T10:15:00Z">
              <w:r w:rsidR="00344F81">
                <w:rPr>
                  <w:lang w:val="en-GB"/>
                </w:rPr>
                <w:t xml:space="preserve">active </w:t>
              </w:r>
            </w:ins>
            <w:ins w:id="92" w:author="My Luong Vuong" w:date="2025-01-24T10:14:00Z">
              <w:r w:rsidRPr="008912C9">
                <w:rPr>
                  <w:lang w:val="en-GB"/>
                  <w:rPrChange w:id="93" w:author="My Luong Vuong" w:date="2025-01-24T10:14:00Z">
                    <w:rPr/>
                  </w:rPrChange>
                </w:rPr>
                <w:t xml:space="preserve">development. Main developer: </w:t>
              </w:r>
            </w:ins>
            <w:ins w:id="94" w:author="My Luong Vuong" w:date="2025-01-24T10:15:00Z">
              <w:r w:rsidR="00E323B4" w:rsidRPr="00E323B4">
                <w:rPr>
                  <w:lang w:val="en-GB"/>
                </w:rPr>
                <w:t xml:space="preserve">Kristian </w:t>
              </w:r>
              <w:proofErr w:type="spellStart"/>
              <w:r w:rsidR="00E323B4" w:rsidRPr="00E323B4">
                <w:rPr>
                  <w:lang w:val="en-GB"/>
                </w:rPr>
                <w:t>Kleinke</w:t>
              </w:r>
            </w:ins>
            <w:proofErr w:type="spellEnd"/>
            <w:ins w:id="95" w:author="My Luong Vuong" w:date="2025-01-24T10:16:00Z">
              <w:r w:rsidR="00E323B4">
                <w:rPr>
                  <w:lang w:val="en-GB"/>
                </w:rPr>
                <w:t xml:space="preserve"> - </w:t>
              </w:r>
              <w:r w:rsidR="008E1ECC" w:rsidRPr="008E1ECC">
                <w:rPr>
                  <w:lang w:val="en-GB"/>
                </w:rPr>
                <w:t>University of Siegen</w:t>
              </w:r>
              <w:r w:rsidR="008E1ECC">
                <w:rPr>
                  <w:lang w:val="en-GB"/>
                </w:rPr>
                <w:t xml:space="preserve"> - Germany</w:t>
              </w:r>
            </w:ins>
          </w:p>
        </w:tc>
      </w:tr>
    </w:tbl>
    <w:p w14:paraId="281DBB92" w14:textId="77777777" w:rsidR="003F4D95" w:rsidRDefault="003F4D95"/>
    <w:sectPr w:rsidR="003F4D95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y Luong Vuong">
    <w15:presenceInfo w15:providerId="AD" w15:userId="S::myluong.vuong@kuleuven.be::3a095926-c094-4dc5-9520-da494b4df4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63"/>
    <w:rsid w:val="00024D7B"/>
    <w:rsid w:val="00045928"/>
    <w:rsid w:val="000B05FD"/>
    <w:rsid w:val="000B394C"/>
    <w:rsid w:val="000C0989"/>
    <w:rsid w:val="000D36FB"/>
    <w:rsid w:val="000E17EF"/>
    <w:rsid w:val="0014318C"/>
    <w:rsid w:val="001A7914"/>
    <w:rsid w:val="001B33C8"/>
    <w:rsid w:val="001C0814"/>
    <w:rsid w:val="002E5652"/>
    <w:rsid w:val="00310CC8"/>
    <w:rsid w:val="00322AC9"/>
    <w:rsid w:val="00344F81"/>
    <w:rsid w:val="00380931"/>
    <w:rsid w:val="003B2C97"/>
    <w:rsid w:val="003E1E20"/>
    <w:rsid w:val="003F4D95"/>
    <w:rsid w:val="00403634"/>
    <w:rsid w:val="00432CFA"/>
    <w:rsid w:val="00454EDE"/>
    <w:rsid w:val="00471893"/>
    <w:rsid w:val="00565053"/>
    <w:rsid w:val="005C0709"/>
    <w:rsid w:val="005D4F5A"/>
    <w:rsid w:val="00617051"/>
    <w:rsid w:val="006C4044"/>
    <w:rsid w:val="00717C1C"/>
    <w:rsid w:val="0075715F"/>
    <w:rsid w:val="00792A15"/>
    <w:rsid w:val="007B5786"/>
    <w:rsid w:val="00857152"/>
    <w:rsid w:val="00875F46"/>
    <w:rsid w:val="00891198"/>
    <w:rsid w:val="008912C9"/>
    <w:rsid w:val="008945A7"/>
    <w:rsid w:val="008C3C94"/>
    <w:rsid w:val="008E1ECC"/>
    <w:rsid w:val="00923582"/>
    <w:rsid w:val="00960F90"/>
    <w:rsid w:val="00AA53B9"/>
    <w:rsid w:val="00AD1FA5"/>
    <w:rsid w:val="00AD2BFE"/>
    <w:rsid w:val="00AE2396"/>
    <w:rsid w:val="00AE68E8"/>
    <w:rsid w:val="00AF03C3"/>
    <w:rsid w:val="00B016F9"/>
    <w:rsid w:val="00B0753B"/>
    <w:rsid w:val="00B55C94"/>
    <w:rsid w:val="00B901E7"/>
    <w:rsid w:val="00BB57F3"/>
    <w:rsid w:val="00BC395B"/>
    <w:rsid w:val="00C441D7"/>
    <w:rsid w:val="00CF2E05"/>
    <w:rsid w:val="00D55E73"/>
    <w:rsid w:val="00D87EE1"/>
    <w:rsid w:val="00DD749A"/>
    <w:rsid w:val="00E3120F"/>
    <w:rsid w:val="00E323B4"/>
    <w:rsid w:val="00E32448"/>
    <w:rsid w:val="00E641BE"/>
    <w:rsid w:val="00E84463"/>
    <w:rsid w:val="00EB18BD"/>
    <w:rsid w:val="00EE5836"/>
    <w:rsid w:val="00F8237D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3047"/>
  <w15:chartTrackingRefBased/>
  <w15:docId w15:val="{BEB9AEFE-1965-4E3D-9E9A-8C37FB41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F3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7F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57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57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57F3"/>
    <w:rPr>
      <w:rFonts w:ascii="Times New Roman" w:hAnsi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C0989"/>
    <w:pPr>
      <w:ind w:left="720"/>
      <w:contextualSpacing/>
    </w:pPr>
  </w:style>
  <w:style w:type="paragraph" w:styleId="Revision">
    <w:name w:val="Revision"/>
    <w:hidden/>
    <w:uiPriority w:val="99"/>
    <w:semiHidden/>
    <w:rsid w:val="005C0709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customStyle="1" w:styleId="footnote">
    <w:name w:val="footnote"/>
    <w:basedOn w:val="Normal"/>
    <w:link w:val="footnoteChar"/>
    <w:qFormat/>
    <w:rsid w:val="00AE2396"/>
    <w:pPr>
      <w:spacing w:after="0" w:line="240" w:lineRule="auto"/>
      <w:jc w:val="both"/>
      <w:pPrChange w:id="0" w:author="My Luong Vuong" w:date="2025-01-24T10:09:00Z">
        <w:pPr>
          <w:spacing w:after="120" w:line="480" w:lineRule="auto"/>
        </w:pPr>
      </w:pPrChange>
    </w:pPr>
    <w:rPr>
      <w:rFonts w:cs="Times New Roman"/>
      <w:sz w:val="20"/>
      <w:szCs w:val="24"/>
      <w:lang w:val="nl-BE"/>
      <w:rPrChange w:id="0" w:author="My Luong Vuong" w:date="2025-01-24T10:09:00Z">
        <w:rPr>
          <w:rFonts w:eastAsiaTheme="minorHAnsi"/>
          <w:szCs w:val="24"/>
          <w:lang w:val="nl-BE" w:eastAsia="en-US" w:bidi="ar-SA"/>
        </w:rPr>
      </w:rPrChange>
    </w:rPr>
  </w:style>
  <w:style w:type="character" w:customStyle="1" w:styleId="footnoteChar">
    <w:name w:val="footnote Char"/>
    <w:basedOn w:val="DefaultParagraphFont"/>
    <w:link w:val="footnote"/>
    <w:rsid w:val="00AE2396"/>
    <w:rPr>
      <w:rFonts w:ascii="Times New Roman" w:hAnsi="Times New Roman" w:cs="Times New Roman"/>
      <w:kern w:val="0"/>
      <w:sz w:val="20"/>
      <w:szCs w:val="24"/>
      <w:lang w:val="nl-B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928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A5920-0BDC-4B8F-A84D-5622FB799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1480</Characters>
  <Application>Microsoft Office Word</Application>
  <DocSecurity>0</DocSecurity>
  <Lines>21</Lines>
  <Paragraphs>8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61</cp:revision>
  <dcterms:created xsi:type="dcterms:W3CDTF">2024-09-30T11:19:00Z</dcterms:created>
  <dcterms:modified xsi:type="dcterms:W3CDTF">2025-02-21T09:45:00Z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1d0e2f6a-f000-408d-b277-07a2de610e98</vt:lpwstr>
  </property>
</Properties>
</file>