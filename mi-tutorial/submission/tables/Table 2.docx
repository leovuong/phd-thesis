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7069D" w14:textId="77777777" w:rsidR="006F6B41" w:rsidRPr="00B33118" w:rsidRDefault="006F6B41" w:rsidP="006F6B41">
      <w:pPr>
        <w:rPr>
          <w:lang w:val="en-US"/>
        </w:rPr>
      </w:pPr>
      <w:r w:rsidRPr="0086480B">
        <w:rPr>
          <w:b/>
          <w:bCs/>
          <w:lang w:val="en-US"/>
        </w:rPr>
        <w:t xml:space="preserve">Table </w:t>
      </w:r>
      <w:r>
        <w:rPr>
          <w:b/>
          <w:bCs/>
          <w:lang w:val="en-US"/>
        </w:rPr>
        <w:t>2</w:t>
      </w:r>
      <w:r w:rsidRPr="0086480B">
        <w:rPr>
          <w:b/>
          <w:bCs/>
          <w:lang w:val="en-US"/>
        </w:rPr>
        <w:t>.</w:t>
      </w:r>
      <w:r w:rsidRPr="00694551">
        <w:rPr>
          <w:lang w:val="en-US"/>
        </w:rPr>
        <w:t xml:space="preserve"> Multivariate imputation by chained equations (MICE) algorithm for multiple imputation</w:t>
      </w:r>
    </w:p>
    <w:tbl>
      <w:tblPr>
        <w:tblStyle w:val="TableGrid"/>
        <w:tblW w:w="0" w:type="auto"/>
        <w:tblLook w:val="04A0" w:firstRow="1" w:lastRow="0" w:firstColumn="1" w:lastColumn="0" w:noHBand="0" w:noVBand="1"/>
      </w:tblPr>
      <w:tblGrid>
        <w:gridCol w:w="9062"/>
      </w:tblGrid>
      <w:tr w:rsidR="006F6B41" w14:paraId="70F3F9F7" w14:textId="77777777" w:rsidTr="00FA3A01">
        <w:tc>
          <w:tcPr>
            <w:tcW w:w="9062" w:type="dxa"/>
          </w:tcPr>
          <w:p w14:paraId="1A956943" w14:textId="77777777" w:rsidR="006F6B41" w:rsidRDefault="006F6B41" w:rsidP="006F6B41">
            <w:pPr>
              <w:pStyle w:val="ListParagraph"/>
              <w:numPr>
                <w:ilvl w:val="0"/>
                <w:numId w:val="2"/>
              </w:numPr>
              <w:spacing w:after="160" w:line="259" w:lineRule="auto"/>
              <w:rPr>
                <w:lang w:val="en-US"/>
              </w:rPr>
            </w:pPr>
            <w:r w:rsidRPr="00750745">
              <w:rPr>
                <w:lang w:val="en-US"/>
              </w:rPr>
              <w:t xml:space="preserve">Specify an imputation </w:t>
            </w:r>
            <w:r>
              <w:rPr>
                <w:lang w:val="en-US"/>
              </w:rPr>
              <w:t>method</w:t>
            </w:r>
            <w:r w:rsidRPr="00750745">
              <w:rPr>
                <w:lang w:val="en-US"/>
              </w:rPr>
              <w:t xml:space="preserve"> for each of the k </w:t>
            </w:r>
            <w:r>
              <w:rPr>
                <w:lang w:val="en-US"/>
              </w:rPr>
              <w:t>missing covariates</w:t>
            </w:r>
            <w:r w:rsidRPr="00750745">
              <w:rPr>
                <w:lang w:val="en-US"/>
              </w:rPr>
              <w:t>.</w:t>
            </w:r>
          </w:p>
        </w:tc>
      </w:tr>
      <w:tr w:rsidR="006F6B41" w14:paraId="7DB2C042" w14:textId="77777777" w:rsidTr="00FA3A01">
        <w:tc>
          <w:tcPr>
            <w:tcW w:w="9062" w:type="dxa"/>
          </w:tcPr>
          <w:p w14:paraId="5AC975A2" w14:textId="77777777" w:rsidR="006F6B41" w:rsidRPr="0080124F" w:rsidRDefault="006F6B41" w:rsidP="006F6B41">
            <w:pPr>
              <w:pStyle w:val="ListParagraph"/>
              <w:numPr>
                <w:ilvl w:val="0"/>
                <w:numId w:val="2"/>
              </w:numPr>
              <w:spacing w:after="160" w:line="259" w:lineRule="auto"/>
              <w:rPr>
                <w:lang w:val="en-US"/>
              </w:rPr>
            </w:pPr>
            <w:r w:rsidRPr="008F1322">
              <w:rPr>
                <w:lang w:val="en-US"/>
              </w:rPr>
              <w:t xml:space="preserve">For each of the k </w:t>
            </w:r>
            <w:r>
              <w:rPr>
                <w:lang w:val="en-US"/>
              </w:rPr>
              <w:t>missing covariates</w:t>
            </w:r>
            <w:r w:rsidRPr="008F1322">
              <w:rPr>
                <w:lang w:val="en-US"/>
              </w:rPr>
              <w:t xml:space="preserve">, fill in the missing values with random draws from </w:t>
            </w:r>
            <w:r>
              <w:rPr>
                <w:lang w:val="en-US"/>
              </w:rPr>
              <w:t>subjects with observed values for the respective covariate</w:t>
            </w:r>
            <w:r w:rsidRPr="008F1322">
              <w:rPr>
                <w:lang w:val="en-US"/>
              </w:rPr>
              <w:t xml:space="preserve">. </w:t>
            </w:r>
            <w:r>
              <w:rPr>
                <w:lang w:val="en-US"/>
              </w:rPr>
              <w:t>T</w:t>
            </w:r>
            <w:r w:rsidRPr="008F1322">
              <w:rPr>
                <w:lang w:val="en-US"/>
              </w:rPr>
              <w:t>hese initial imputed values</w:t>
            </w:r>
            <w:r>
              <w:rPr>
                <w:lang w:val="en-US"/>
              </w:rPr>
              <w:t xml:space="preserve"> only serve as placeholders</w:t>
            </w:r>
            <w:r w:rsidRPr="008F1322">
              <w:rPr>
                <w:lang w:val="en-US"/>
              </w:rPr>
              <w:t xml:space="preserve"> and will be </w:t>
            </w:r>
            <w:r>
              <w:rPr>
                <w:lang w:val="en-US"/>
              </w:rPr>
              <w:t xml:space="preserve">replaced </w:t>
            </w:r>
            <w:r w:rsidRPr="004F5B9C">
              <w:rPr>
                <w:lang w:val="en-US"/>
              </w:rPr>
              <w:t xml:space="preserve">by better imputed values in </w:t>
            </w:r>
            <w:r>
              <w:rPr>
                <w:lang w:val="en-US"/>
              </w:rPr>
              <w:t>the following steps</w:t>
            </w:r>
            <w:r w:rsidRPr="004F5B9C">
              <w:rPr>
                <w:lang w:val="en-US"/>
              </w:rPr>
              <w:t xml:space="preserve"> of the algorithm.</w:t>
            </w:r>
          </w:p>
        </w:tc>
      </w:tr>
      <w:tr w:rsidR="006F6B41" w14:paraId="40BCF163" w14:textId="77777777" w:rsidTr="00FA3A01">
        <w:tc>
          <w:tcPr>
            <w:tcW w:w="9062" w:type="dxa"/>
          </w:tcPr>
          <w:p w14:paraId="4D86A035" w14:textId="77777777" w:rsidR="006F6B41" w:rsidRPr="00BC2AFD" w:rsidRDefault="006F6B41" w:rsidP="006F6B41">
            <w:pPr>
              <w:pStyle w:val="ListParagraph"/>
              <w:numPr>
                <w:ilvl w:val="0"/>
                <w:numId w:val="2"/>
              </w:numPr>
              <w:spacing w:after="160" w:line="259" w:lineRule="auto"/>
              <w:rPr>
                <w:lang w:val="en-US"/>
              </w:rPr>
            </w:pPr>
            <w:r>
              <w:rPr>
                <w:lang w:val="en-US"/>
              </w:rPr>
              <w:t>If a linear regression model is fit to the first missing covariate</w:t>
            </w:r>
            <w:r w:rsidRPr="00C61186">
              <w:rPr>
                <w:lang w:val="en-US"/>
              </w:rPr>
              <w:t>:</w:t>
            </w:r>
          </w:p>
        </w:tc>
      </w:tr>
      <w:tr w:rsidR="006F6B41" w14:paraId="31BC9989" w14:textId="77777777" w:rsidTr="00FA3A01">
        <w:tc>
          <w:tcPr>
            <w:tcW w:w="9062" w:type="dxa"/>
          </w:tcPr>
          <w:p w14:paraId="2B853E87" w14:textId="77777777" w:rsidR="006F6B41" w:rsidRPr="00C61186" w:rsidRDefault="006F6B41" w:rsidP="006F6B41">
            <w:pPr>
              <w:pStyle w:val="ListParagraph"/>
              <w:numPr>
                <w:ilvl w:val="1"/>
                <w:numId w:val="2"/>
              </w:numPr>
              <w:spacing w:after="160" w:line="259" w:lineRule="auto"/>
              <w:rPr>
                <w:lang w:val="en-US"/>
              </w:rPr>
            </w:pPr>
            <w:r w:rsidRPr="00EE3D6F">
              <w:rPr>
                <w:lang w:val="en-US"/>
              </w:rPr>
              <w:t xml:space="preserve">Regress this first </w:t>
            </w:r>
            <w:r>
              <w:rPr>
                <w:lang w:val="en-US"/>
              </w:rPr>
              <w:t>covariate</w:t>
            </w:r>
            <w:r w:rsidRPr="00EE3D6F">
              <w:rPr>
                <w:lang w:val="en-US"/>
              </w:rPr>
              <w:t xml:space="preserve"> on all the other </w:t>
            </w:r>
            <w:r>
              <w:rPr>
                <w:lang w:val="en-US"/>
              </w:rPr>
              <w:t>variables</w:t>
            </w:r>
            <w:r w:rsidRPr="00EE3D6F">
              <w:rPr>
                <w:lang w:val="en-US"/>
              </w:rPr>
              <w:t xml:space="preserve"> using those subjects</w:t>
            </w:r>
            <w:r>
              <w:rPr>
                <w:lang w:val="en-US"/>
              </w:rPr>
              <w:t xml:space="preserve"> </w:t>
            </w:r>
            <w:r w:rsidRPr="00EE3D6F">
              <w:rPr>
                <w:lang w:val="en-US"/>
              </w:rPr>
              <w:t xml:space="preserve">with complete data on the first </w:t>
            </w:r>
            <w:r>
              <w:rPr>
                <w:lang w:val="en-US"/>
              </w:rPr>
              <w:t>covariate</w:t>
            </w:r>
            <w:r w:rsidRPr="00EE3D6F">
              <w:rPr>
                <w:lang w:val="en-US"/>
              </w:rPr>
              <w:t xml:space="preserve"> and observed or currently</w:t>
            </w:r>
            <w:r>
              <w:rPr>
                <w:lang w:val="en-US"/>
              </w:rPr>
              <w:t xml:space="preserve"> </w:t>
            </w:r>
            <w:r w:rsidRPr="00EE3D6F">
              <w:rPr>
                <w:lang w:val="en-US"/>
              </w:rPr>
              <w:t>imputed values of the other variables.</w:t>
            </w:r>
          </w:p>
        </w:tc>
      </w:tr>
      <w:tr w:rsidR="006F6B41" w14:paraId="58ED9049" w14:textId="77777777" w:rsidTr="00FA3A01">
        <w:tc>
          <w:tcPr>
            <w:tcW w:w="9062" w:type="dxa"/>
          </w:tcPr>
          <w:p w14:paraId="2B5AE41A" w14:textId="77777777" w:rsidR="006F6B41" w:rsidRPr="00B80F39" w:rsidRDefault="006F6B41" w:rsidP="006F6B41">
            <w:pPr>
              <w:pStyle w:val="ListParagraph"/>
              <w:numPr>
                <w:ilvl w:val="1"/>
                <w:numId w:val="2"/>
              </w:numPr>
              <w:spacing w:after="160" w:line="259" w:lineRule="auto"/>
              <w:rPr>
                <w:lang w:val="en-US"/>
              </w:rPr>
            </w:pPr>
            <w:r w:rsidRPr="00565E0F">
              <w:rPr>
                <w:lang w:val="en-US"/>
              </w:rPr>
              <w:t>The estimated regression coefficients</w:t>
            </w:r>
            <w:r>
              <w:rPr>
                <w:lang w:val="en-US"/>
              </w:rPr>
              <w:t xml:space="preserve">, </w:t>
            </w:r>
            <w:r w:rsidRPr="00565E0F">
              <w:rPr>
                <w:lang w:val="en-US"/>
              </w:rPr>
              <w:t>their variance-covariance matrix and the estimated variance of the residual distribution are extracted</w:t>
            </w:r>
            <w:r>
              <w:rPr>
                <w:lang w:val="en-US"/>
              </w:rPr>
              <w:t xml:space="preserve"> </w:t>
            </w:r>
            <w:r w:rsidRPr="00565E0F">
              <w:rPr>
                <w:lang w:val="en-US"/>
              </w:rPr>
              <w:t>from the regression model estimated in (a).</w:t>
            </w:r>
          </w:p>
        </w:tc>
      </w:tr>
      <w:tr w:rsidR="006F6B41" w14:paraId="23908A91" w14:textId="77777777" w:rsidTr="00FA3A01">
        <w:tc>
          <w:tcPr>
            <w:tcW w:w="9062" w:type="dxa"/>
          </w:tcPr>
          <w:p w14:paraId="2CC52E5E" w14:textId="77777777" w:rsidR="006F6B41" w:rsidRPr="00E022B5" w:rsidRDefault="006F6B41" w:rsidP="006F6B41">
            <w:pPr>
              <w:pStyle w:val="ListParagraph"/>
              <w:numPr>
                <w:ilvl w:val="1"/>
                <w:numId w:val="2"/>
              </w:numPr>
              <w:spacing w:after="160" w:line="259" w:lineRule="auto"/>
              <w:rPr>
                <w:lang w:val="en-US"/>
              </w:rPr>
            </w:pPr>
            <w:r>
              <w:rPr>
                <w:lang w:val="en-US"/>
              </w:rPr>
              <w:t>Randomly draw a random set of parameters in (b) from their posterior distribution</w:t>
            </w:r>
          </w:p>
        </w:tc>
      </w:tr>
      <w:tr w:rsidR="006F6B41" w14:paraId="2D0A458A" w14:textId="77777777" w:rsidTr="00FA3A01">
        <w:tc>
          <w:tcPr>
            <w:tcW w:w="9062" w:type="dxa"/>
          </w:tcPr>
          <w:p w14:paraId="7B209BE9" w14:textId="77777777" w:rsidR="006F6B41" w:rsidRPr="0050379F" w:rsidRDefault="006F6B41" w:rsidP="006F6B41">
            <w:pPr>
              <w:pStyle w:val="ListParagraph"/>
              <w:numPr>
                <w:ilvl w:val="1"/>
                <w:numId w:val="2"/>
              </w:numPr>
              <w:spacing w:after="160" w:line="259" w:lineRule="auto"/>
              <w:rPr>
                <w:lang w:val="en-US"/>
              </w:rPr>
            </w:pPr>
            <w:r w:rsidRPr="005A1A05">
              <w:rPr>
                <w:lang w:val="en-US"/>
              </w:rPr>
              <w:t xml:space="preserve">Using the set of </w:t>
            </w:r>
            <w:r>
              <w:rPr>
                <w:lang w:val="en-US"/>
              </w:rPr>
              <w:t>randomly selected parameters</w:t>
            </w:r>
            <w:r w:rsidRPr="005A1A05">
              <w:rPr>
                <w:lang w:val="en-US"/>
              </w:rPr>
              <w:t xml:space="preserve"> in (c)</w:t>
            </w:r>
            <w:r>
              <w:rPr>
                <w:lang w:val="en-US"/>
              </w:rPr>
              <w:t xml:space="preserve"> to impute values for</w:t>
            </w:r>
            <w:r w:rsidRPr="005A1A05">
              <w:rPr>
                <w:lang w:val="en-US"/>
              </w:rPr>
              <w:t xml:space="preserve"> subject</w:t>
            </w:r>
            <w:r>
              <w:rPr>
                <w:lang w:val="en-US"/>
              </w:rPr>
              <w:t>s</w:t>
            </w:r>
            <w:r w:rsidRPr="005A1A05">
              <w:rPr>
                <w:lang w:val="en-US"/>
              </w:rPr>
              <w:t xml:space="preserve"> with missing data on </w:t>
            </w:r>
            <w:r>
              <w:rPr>
                <w:lang w:val="en-US"/>
              </w:rPr>
              <w:t>the first</w:t>
            </w:r>
            <w:r w:rsidRPr="005A1A05">
              <w:rPr>
                <w:lang w:val="en-US"/>
              </w:rPr>
              <w:t xml:space="preserve"> variable</w:t>
            </w:r>
            <w:r>
              <w:rPr>
                <w:lang w:val="en-US"/>
              </w:rPr>
              <w:t xml:space="preserve"> using the fitted model</w:t>
            </w:r>
            <w:r w:rsidRPr="005A1A05">
              <w:rPr>
                <w:lang w:val="en-US"/>
              </w:rPr>
              <w:t>.</w:t>
            </w:r>
          </w:p>
        </w:tc>
      </w:tr>
      <w:tr w:rsidR="006F6B41" w14:paraId="58639411" w14:textId="77777777" w:rsidTr="00FA3A01">
        <w:tc>
          <w:tcPr>
            <w:tcW w:w="9062" w:type="dxa"/>
          </w:tcPr>
          <w:p w14:paraId="7E1A7767" w14:textId="77777777" w:rsidR="006F6B41" w:rsidRPr="00C20B16" w:rsidRDefault="006F6B41" w:rsidP="006F6B41">
            <w:pPr>
              <w:pStyle w:val="ListParagraph"/>
              <w:numPr>
                <w:ilvl w:val="0"/>
                <w:numId w:val="2"/>
              </w:numPr>
              <w:spacing w:after="160" w:line="259" w:lineRule="auto"/>
              <w:rPr>
                <w:lang w:val="en-US"/>
              </w:rPr>
            </w:pPr>
            <w:r w:rsidRPr="00B75E98">
              <w:rPr>
                <w:lang w:val="en-US"/>
              </w:rPr>
              <w:t xml:space="preserve">Repeat step 3 for </w:t>
            </w:r>
            <w:r>
              <w:rPr>
                <w:lang w:val="en-US"/>
              </w:rPr>
              <w:t xml:space="preserve">the remaining k </w:t>
            </w:r>
            <w:r w:rsidRPr="003B79D7">
              <w:rPr>
                <w:lang w:val="en-US"/>
              </w:rPr>
              <w:t>–</w:t>
            </w:r>
            <w:r>
              <w:rPr>
                <w:lang w:val="en-US"/>
              </w:rPr>
              <w:t xml:space="preserve"> 1</w:t>
            </w:r>
            <w:r w:rsidRPr="00B75E98">
              <w:rPr>
                <w:lang w:val="en-US"/>
              </w:rPr>
              <w:t xml:space="preserve"> </w:t>
            </w:r>
            <w:r>
              <w:rPr>
                <w:lang w:val="en-US"/>
              </w:rPr>
              <w:t>missing covariates</w:t>
            </w:r>
            <w:r w:rsidRPr="00B75E98">
              <w:rPr>
                <w:lang w:val="en-US"/>
              </w:rPr>
              <w:t>. Steps</w:t>
            </w:r>
            <w:r>
              <w:rPr>
                <w:lang w:val="en-US"/>
              </w:rPr>
              <w:t xml:space="preserve"> </w:t>
            </w:r>
            <w:r w:rsidRPr="00B75E98">
              <w:rPr>
                <w:lang w:val="en-US"/>
              </w:rPr>
              <w:t xml:space="preserve">3 and 4 form 1 </w:t>
            </w:r>
            <w:r>
              <w:rPr>
                <w:lang w:val="en-US"/>
              </w:rPr>
              <w:t>iteration</w:t>
            </w:r>
            <w:r w:rsidRPr="00B75E98">
              <w:rPr>
                <w:lang w:val="en-US"/>
              </w:rPr>
              <w:t xml:space="preserve"> of the imputation process</w:t>
            </w:r>
            <w:r>
              <w:rPr>
                <w:lang w:val="en-US"/>
              </w:rPr>
              <w:t xml:space="preserve"> resulting in</w:t>
            </w:r>
            <w:r w:rsidRPr="00B75E98">
              <w:rPr>
                <w:lang w:val="en-US"/>
              </w:rPr>
              <w:t xml:space="preserve"> 1 imputed data</w:t>
            </w:r>
            <w:r>
              <w:rPr>
                <w:lang w:val="en-US"/>
              </w:rPr>
              <w:t xml:space="preserve"> </w:t>
            </w:r>
            <w:r w:rsidRPr="009966BD">
              <w:rPr>
                <w:lang w:val="en-US"/>
              </w:rPr>
              <w:t>set.</w:t>
            </w:r>
          </w:p>
        </w:tc>
      </w:tr>
      <w:tr w:rsidR="006F6B41" w14:paraId="0FE9255E" w14:textId="77777777" w:rsidTr="00FA3A01">
        <w:tc>
          <w:tcPr>
            <w:tcW w:w="9062" w:type="dxa"/>
          </w:tcPr>
          <w:p w14:paraId="7F342E82" w14:textId="77777777" w:rsidR="006F6B41" w:rsidRPr="00B75E98" w:rsidRDefault="006F6B41" w:rsidP="006F6B41">
            <w:pPr>
              <w:pStyle w:val="ListParagraph"/>
              <w:numPr>
                <w:ilvl w:val="0"/>
                <w:numId w:val="2"/>
              </w:numPr>
              <w:spacing w:after="160" w:line="259" w:lineRule="auto"/>
              <w:rPr>
                <w:lang w:val="en-US"/>
              </w:rPr>
            </w:pPr>
            <w:r w:rsidRPr="002D06AE">
              <w:rPr>
                <w:lang w:val="en-US"/>
              </w:rPr>
              <w:t xml:space="preserve">Repeat steps 3 and 4 the desired number of times (suggested 5 to </w:t>
            </w:r>
            <w:r>
              <w:rPr>
                <w:lang w:val="en-US"/>
              </w:rPr>
              <w:t>1</w:t>
            </w:r>
            <w:r w:rsidRPr="002D06AE">
              <w:rPr>
                <w:lang w:val="en-US"/>
              </w:rPr>
              <w:t>0</w:t>
            </w:r>
            <w:r>
              <w:rPr>
                <w:lang w:val="en-US"/>
              </w:rPr>
              <w:t xml:space="preserve"> iterations</w:t>
            </w:r>
            <w:r w:rsidRPr="002D06AE">
              <w:rPr>
                <w:lang w:val="en-US"/>
              </w:rPr>
              <w:t xml:space="preserve">). The </w:t>
            </w:r>
            <w:r>
              <w:rPr>
                <w:lang w:val="en-US"/>
              </w:rPr>
              <w:t>set of imputed values at the last iteration</w:t>
            </w:r>
            <w:r w:rsidRPr="002D06AE">
              <w:rPr>
                <w:lang w:val="en-US"/>
              </w:rPr>
              <w:t xml:space="preserve"> </w:t>
            </w:r>
            <w:r>
              <w:rPr>
                <w:lang w:val="en-US"/>
              </w:rPr>
              <w:t>is</w:t>
            </w:r>
            <w:r w:rsidRPr="002D06AE">
              <w:rPr>
                <w:lang w:val="en-US"/>
              </w:rPr>
              <w:t xml:space="preserve"> used as the imputed values in first</w:t>
            </w:r>
            <w:r>
              <w:rPr>
                <w:lang w:val="en-US"/>
              </w:rPr>
              <w:t xml:space="preserve"> </w:t>
            </w:r>
            <w:r w:rsidRPr="002D06AE">
              <w:rPr>
                <w:lang w:val="en-US"/>
              </w:rPr>
              <w:t>imputed data set.</w:t>
            </w:r>
          </w:p>
        </w:tc>
      </w:tr>
      <w:tr w:rsidR="006F6B41" w14:paraId="2A39B996" w14:textId="77777777" w:rsidTr="00FA3A01">
        <w:tc>
          <w:tcPr>
            <w:tcW w:w="9062" w:type="dxa"/>
          </w:tcPr>
          <w:p w14:paraId="7E4B4F9A" w14:textId="77777777" w:rsidR="006F6B41" w:rsidRPr="002D06AE" w:rsidRDefault="006F6B41" w:rsidP="006F6B41">
            <w:pPr>
              <w:pStyle w:val="ListParagraph"/>
              <w:numPr>
                <w:ilvl w:val="0"/>
                <w:numId w:val="2"/>
              </w:numPr>
              <w:spacing w:after="160" w:line="259" w:lineRule="auto"/>
              <w:rPr>
                <w:lang w:val="en-US"/>
              </w:rPr>
            </w:pPr>
            <w:r w:rsidRPr="00B34185">
              <w:rPr>
                <w:lang w:val="en-US"/>
              </w:rPr>
              <w:t>Repeat steps 2</w:t>
            </w:r>
            <w:r w:rsidRPr="0055112F">
              <w:rPr>
                <w:lang w:val="en-US"/>
              </w:rPr>
              <w:t>–</w:t>
            </w:r>
            <w:r w:rsidRPr="00B34185">
              <w:rPr>
                <w:lang w:val="en-US"/>
              </w:rPr>
              <w:t xml:space="preserve">5 </w:t>
            </w:r>
            <w:r w:rsidRPr="0086480B">
              <w:rPr>
                <w:i/>
                <w:iCs/>
                <w:lang w:val="en-US"/>
              </w:rPr>
              <w:t>M</w:t>
            </w:r>
            <w:r>
              <w:rPr>
                <w:lang w:val="en-US"/>
              </w:rPr>
              <w:t xml:space="preserve"> </w:t>
            </w:r>
            <w:r w:rsidRPr="0055112F">
              <w:rPr>
                <w:lang w:val="en-US"/>
              </w:rPr>
              <w:t>–</w:t>
            </w:r>
            <w:r>
              <w:rPr>
                <w:lang w:val="en-US"/>
              </w:rPr>
              <w:t xml:space="preserve"> 1</w:t>
            </w:r>
            <w:r w:rsidRPr="00B34185">
              <w:rPr>
                <w:lang w:val="en-US"/>
              </w:rPr>
              <w:t xml:space="preserve"> times to produce </w:t>
            </w:r>
            <w:r w:rsidRPr="0086480B">
              <w:rPr>
                <w:i/>
                <w:iCs/>
                <w:lang w:val="en-US"/>
              </w:rPr>
              <w:t>M</w:t>
            </w:r>
            <w:r w:rsidRPr="00B34185">
              <w:rPr>
                <w:lang w:val="en-US"/>
              </w:rPr>
              <w:t xml:space="preserve"> imputed data sets (the choice of</w:t>
            </w:r>
            <w:r>
              <w:rPr>
                <w:lang w:val="en-US"/>
              </w:rPr>
              <w:t xml:space="preserve"> </w:t>
            </w:r>
            <w:r w:rsidRPr="0086480B">
              <w:rPr>
                <w:i/>
                <w:iCs/>
                <w:lang w:val="en-US"/>
              </w:rPr>
              <w:t>M</w:t>
            </w:r>
            <w:r w:rsidRPr="00B34185">
              <w:rPr>
                <w:lang w:val="en-US"/>
              </w:rPr>
              <w:t xml:space="preserve">, the number of imputed data sets, is discussed in the section </w:t>
            </w:r>
            <w:r w:rsidRPr="0086480B">
              <w:rPr>
                <w:i/>
                <w:iCs/>
                <w:lang w:val="en-US"/>
              </w:rPr>
              <w:t>How many imputations?</w:t>
            </w:r>
            <w:r w:rsidRPr="00B34185">
              <w:rPr>
                <w:lang w:val="en-US"/>
              </w:rPr>
              <w:t>).</w:t>
            </w:r>
            <w:r>
              <w:rPr>
                <w:lang w:val="en-US"/>
              </w:rPr>
              <w:t xml:space="preserve"> </w:t>
            </w:r>
          </w:p>
        </w:tc>
      </w:tr>
    </w:tbl>
    <w:p w14:paraId="0391860A" w14:textId="77777777" w:rsidR="006F6B41" w:rsidRDefault="006F6B41" w:rsidP="006F6B41">
      <w:pPr>
        <w:spacing w:after="160" w:line="259" w:lineRule="auto"/>
      </w:pPr>
    </w:p>
    <w:p w14:paraId="59C714C8" w14:textId="6CFBF72A" w:rsidR="00E44844" w:rsidRPr="00E44844" w:rsidRDefault="00E44844" w:rsidP="00E44844">
      <w:pPr>
        <w:pStyle w:val="ListParagraph"/>
        <w:numPr>
          <w:ilvl w:val="0"/>
          <w:numId w:val="3"/>
        </w:numPr>
        <w:rPr>
          <w:ins w:id="0" w:author="My Luong Vuong" w:date="2025-01-28T12:04:00Z"/>
          <w:lang w:val="en-US"/>
        </w:rPr>
        <w:pPrChange w:id="1" w:author="My Luong Vuong" w:date="2025-01-28T12:05:00Z">
          <w:pPr/>
        </w:pPrChange>
      </w:pPr>
      <w:ins w:id="2" w:author="My Luong Vuong" w:date="2025-01-28T12:04:00Z">
        <w:r w:rsidRPr="000C1DD7">
          <w:rPr>
            <w:lang w:val="en-US"/>
          </w:rPr>
          <w:t xml:space="preserve">Specify an imputation </w:t>
        </w:r>
      </w:ins>
      <w:ins w:id="3" w:author="My Luong Vuong" w:date="2025-01-28T14:09:00Z">
        <w:r w:rsidR="006D2E7B">
          <w:rPr>
            <w:lang w:val="en-US"/>
          </w:rPr>
          <w:t>model</w:t>
        </w:r>
      </w:ins>
      <w:ins w:id="4" w:author="My Luong Vuong" w:date="2025-01-28T12:04:00Z">
        <w:r w:rsidRPr="000C1DD7">
          <w:rPr>
            <w:lang w:val="en-US"/>
          </w:rPr>
          <w:t xml:space="preserve"> for each of the k covariates</w:t>
        </w:r>
      </w:ins>
      <w:ins w:id="5" w:author="My Luong Vuong" w:date="2025-01-28T13:58:00Z">
        <w:r w:rsidR="005134E9">
          <w:rPr>
            <w:lang w:val="en-US"/>
          </w:rPr>
          <w:t xml:space="preserve"> with missing values</w:t>
        </w:r>
      </w:ins>
      <w:ins w:id="6" w:author="My Luong Vuong" w:date="2025-01-28T12:04:00Z">
        <w:r w:rsidRPr="000C1DD7">
          <w:rPr>
            <w:lang w:val="en-US"/>
          </w:rPr>
          <w:t>.</w:t>
        </w:r>
      </w:ins>
    </w:p>
    <w:p w14:paraId="4575178B" w14:textId="1409313D" w:rsidR="00E44844" w:rsidRPr="00E44844" w:rsidRDefault="00E44844" w:rsidP="00E44844">
      <w:pPr>
        <w:pStyle w:val="ListParagraph"/>
        <w:numPr>
          <w:ilvl w:val="0"/>
          <w:numId w:val="3"/>
        </w:numPr>
        <w:rPr>
          <w:ins w:id="7" w:author="My Luong Vuong" w:date="2025-01-28T12:04:00Z"/>
          <w:lang w:val="en-US"/>
        </w:rPr>
        <w:pPrChange w:id="8" w:author="My Luong Vuong" w:date="2025-01-28T12:05:00Z">
          <w:pPr/>
        </w:pPrChange>
      </w:pPr>
      <w:ins w:id="9" w:author="My Luong Vuong" w:date="2025-01-28T12:04:00Z">
        <w:r w:rsidRPr="00E44844">
          <w:rPr>
            <w:lang w:val="en-US"/>
          </w:rPr>
          <w:t xml:space="preserve">For each of the k missing covariates, fill in the missing values with random draws from subjects with observed values for the respective covariate. These initial imputed values only serve as placeholders and will be replaced by </w:t>
        </w:r>
      </w:ins>
      <w:ins w:id="10" w:author="My Luong Vuong" w:date="2025-01-28T14:01:00Z">
        <w:r w:rsidR="009D7FD2">
          <w:rPr>
            <w:lang w:val="en-US"/>
          </w:rPr>
          <w:t>better-imputed</w:t>
        </w:r>
      </w:ins>
      <w:ins w:id="11" w:author="My Luong Vuong" w:date="2025-01-28T12:04:00Z">
        <w:r w:rsidRPr="00E44844">
          <w:rPr>
            <w:lang w:val="en-US"/>
          </w:rPr>
          <w:t xml:space="preserve"> values in the following steps of the algorithm.</w:t>
        </w:r>
      </w:ins>
    </w:p>
    <w:p w14:paraId="38151600" w14:textId="59F82DBF" w:rsidR="00E44844" w:rsidRPr="00E44844" w:rsidRDefault="001D6C69" w:rsidP="00E44844">
      <w:pPr>
        <w:pStyle w:val="ListParagraph"/>
        <w:numPr>
          <w:ilvl w:val="0"/>
          <w:numId w:val="3"/>
        </w:numPr>
        <w:rPr>
          <w:ins w:id="12" w:author="My Luong Vuong" w:date="2025-01-28T12:04:00Z"/>
          <w:lang w:val="en-US"/>
        </w:rPr>
        <w:pPrChange w:id="13" w:author="My Luong Vuong" w:date="2025-01-28T12:05:00Z">
          <w:pPr/>
        </w:pPrChange>
      </w:pPr>
      <w:ins w:id="14" w:author="My Luong Vuong" w:date="2025-01-28T14:10:00Z">
        <w:r>
          <w:rPr>
            <w:lang w:val="en-US"/>
          </w:rPr>
          <w:t>For the first covariate with missing values:</w:t>
        </w:r>
      </w:ins>
    </w:p>
    <w:p w14:paraId="1BF9C40F" w14:textId="59494200" w:rsidR="00E44844" w:rsidRPr="00E44844" w:rsidRDefault="00E44844" w:rsidP="00E44844">
      <w:pPr>
        <w:pStyle w:val="ListParagraph"/>
        <w:numPr>
          <w:ilvl w:val="1"/>
          <w:numId w:val="2"/>
        </w:numPr>
        <w:rPr>
          <w:ins w:id="15" w:author="My Luong Vuong" w:date="2025-01-28T12:04:00Z"/>
          <w:lang w:val="en-US"/>
        </w:rPr>
        <w:pPrChange w:id="16" w:author="My Luong Vuong" w:date="2025-01-28T12:05:00Z">
          <w:pPr/>
        </w:pPrChange>
      </w:pPr>
      <w:ins w:id="17" w:author="My Luong Vuong" w:date="2025-01-28T12:04:00Z">
        <w:r w:rsidRPr="00E44844">
          <w:rPr>
            <w:lang w:val="en-US"/>
          </w:rPr>
          <w:lastRenderedPageBreak/>
          <w:t>Regress this first covariate on all the other variables using those subjects with complete data on the first covariate and observed or currently imputed values of the other variables.</w:t>
        </w:r>
      </w:ins>
    </w:p>
    <w:p w14:paraId="57E346EB" w14:textId="33252049" w:rsidR="00E44844" w:rsidRPr="00E44844" w:rsidRDefault="00E44844" w:rsidP="00E44844">
      <w:pPr>
        <w:pStyle w:val="ListParagraph"/>
        <w:numPr>
          <w:ilvl w:val="1"/>
          <w:numId w:val="2"/>
        </w:numPr>
        <w:rPr>
          <w:ins w:id="18" w:author="My Luong Vuong" w:date="2025-01-28T12:04:00Z"/>
          <w:lang w:val="en-US"/>
        </w:rPr>
        <w:pPrChange w:id="19" w:author="My Luong Vuong" w:date="2025-01-28T12:05:00Z">
          <w:pPr/>
        </w:pPrChange>
      </w:pPr>
      <w:ins w:id="20" w:author="My Luong Vuong" w:date="2025-01-28T12:04:00Z">
        <w:r w:rsidRPr="00E44844">
          <w:rPr>
            <w:lang w:val="en-US"/>
          </w:rPr>
          <w:t xml:space="preserve">The estimated regression coefficients, their variance-covariance matrix </w:t>
        </w:r>
      </w:ins>
      <w:ins w:id="21" w:author="My Luong Vuong" w:date="2025-01-28T14:13:00Z">
        <w:r w:rsidR="005A7D54">
          <w:rPr>
            <w:lang w:val="en-US"/>
          </w:rPr>
          <w:t>(</w:t>
        </w:r>
      </w:ins>
      <w:ins w:id="22" w:author="My Luong Vuong" w:date="2025-01-28T12:04:00Z">
        <w:r w:rsidRPr="00E44844">
          <w:rPr>
            <w:lang w:val="en-US"/>
          </w:rPr>
          <w:t>and the estimated variance of the residual distribution</w:t>
        </w:r>
      </w:ins>
      <w:ins w:id="23" w:author="My Luong Vuong" w:date="2025-01-28T14:13:00Z">
        <w:r w:rsidR="00A21DCB">
          <w:rPr>
            <w:lang w:val="en-US"/>
          </w:rPr>
          <w:t xml:space="preserve"> in case</w:t>
        </w:r>
      </w:ins>
      <w:ins w:id="24" w:author="My Luong Vuong" w:date="2025-01-28T14:14:00Z">
        <w:r w:rsidR="00DF5C0F">
          <w:rPr>
            <w:lang w:val="en-US"/>
          </w:rPr>
          <w:t xml:space="preserve"> a</w:t>
        </w:r>
      </w:ins>
      <w:ins w:id="25" w:author="My Luong Vuong" w:date="2025-01-28T14:13:00Z">
        <w:r w:rsidR="00A21DCB">
          <w:rPr>
            <w:lang w:val="en-US"/>
          </w:rPr>
          <w:t xml:space="preserve"> linear regression model </w:t>
        </w:r>
      </w:ins>
      <w:ins w:id="26" w:author="My Luong Vuong" w:date="2025-01-28T14:14:00Z">
        <w:r w:rsidR="00DF5C0F">
          <w:rPr>
            <w:lang w:val="en-US"/>
          </w:rPr>
          <w:t xml:space="preserve">was fit </w:t>
        </w:r>
      </w:ins>
      <w:ins w:id="27" w:author="My Luong Vuong" w:date="2025-01-28T14:13:00Z">
        <w:r w:rsidR="00A21DCB">
          <w:rPr>
            <w:lang w:val="en-US"/>
          </w:rPr>
          <w:t xml:space="preserve">for </w:t>
        </w:r>
      </w:ins>
      <w:ins w:id="28" w:author="My Luong Vuong" w:date="2025-01-28T14:14:00Z">
        <w:r w:rsidR="00DF5C0F">
          <w:rPr>
            <w:lang w:val="en-US"/>
          </w:rPr>
          <w:t xml:space="preserve">a </w:t>
        </w:r>
      </w:ins>
      <w:ins w:id="29" w:author="My Luong Vuong" w:date="2025-01-28T14:13:00Z">
        <w:r w:rsidR="00A21DCB">
          <w:rPr>
            <w:lang w:val="en-US"/>
          </w:rPr>
          <w:t>continuous covariate</w:t>
        </w:r>
      </w:ins>
      <w:ins w:id="30" w:author="My Luong Vuong" w:date="2025-01-28T14:14:00Z">
        <w:r w:rsidR="000766F3">
          <w:rPr>
            <w:lang w:val="en-US"/>
          </w:rPr>
          <w:t>)</w:t>
        </w:r>
      </w:ins>
      <w:ins w:id="31" w:author="My Luong Vuong" w:date="2025-01-28T12:04:00Z">
        <w:r w:rsidRPr="00E44844">
          <w:rPr>
            <w:lang w:val="en-US"/>
          </w:rPr>
          <w:t xml:space="preserve"> are extracted from the regression model estimated in (a).</w:t>
        </w:r>
      </w:ins>
    </w:p>
    <w:p w14:paraId="45248C8C" w14:textId="7069555A" w:rsidR="00E44844" w:rsidRPr="00E44844" w:rsidRDefault="00E44844" w:rsidP="00E44844">
      <w:pPr>
        <w:pStyle w:val="ListParagraph"/>
        <w:numPr>
          <w:ilvl w:val="1"/>
          <w:numId w:val="2"/>
        </w:numPr>
        <w:rPr>
          <w:ins w:id="32" w:author="My Luong Vuong" w:date="2025-01-28T12:04:00Z"/>
          <w:lang w:val="en-US"/>
        </w:rPr>
        <w:pPrChange w:id="33" w:author="My Luong Vuong" w:date="2025-01-28T12:05:00Z">
          <w:pPr/>
        </w:pPrChange>
      </w:pPr>
      <w:ins w:id="34" w:author="My Luong Vuong" w:date="2025-01-28T12:04:00Z">
        <w:r w:rsidRPr="00E44844">
          <w:rPr>
            <w:lang w:val="en-US"/>
          </w:rPr>
          <w:t>Randomly draw a random set of parameters in (b) from their posterior distribution</w:t>
        </w:r>
      </w:ins>
    </w:p>
    <w:p w14:paraId="2630B545" w14:textId="37489D57" w:rsidR="00E44844" w:rsidRPr="00E44844" w:rsidRDefault="00E44844" w:rsidP="00E44844">
      <w:pPr>
        <w:pStyle w:val="ListParagraph"/>
        <w:numPr>
          <w:ilvl w:val="1"/>
          <w:numId w:val="2"/>
        </w:numPr>
        <w:rPr>
          <w:ins w:id="35" w:author="My Luong Vuong" w:date="2025-01-28T12:04:00Z"/>
          <w:lang w:val="en-US"/>
        </w:rPr>
        <w:pPrChange w:id="36" w:author="My Luong Vuong" w:date="2025-01-28T12:05:00Z">
          <w:pPr/>
        </w:pPrChange>
      </w:pPr>
      <w:ins w:id="37" w:author="My Luong Vuong" w:date="2025-01-28T12:04:00Z">
        <w:r w:rsidRPr="00E44844">
          <w:rPr>
            <w:lang w:val="en-US"/>
          </w:rPr>
          <w:t xml:space="preserve">Using the set of randomly selected parameters in (c) to impute values for subjects with missing data on the first </w:t>
        </w:r>
      </w:ins>
      <w:ins w:id="38" w:author="My Luong Vuong" w:date="2025-01-28T14:15:00Z">
        <w:r w:rsidR="0058595E">
          <w:rPr>
            <w:lang w:val="en-US"/>
          </w:rPr>
          <w:t>covariate</w:t>
        </w:r>
      </w:ins>
      <w:ins w:id="39" w:author="My Luong Vuong" w:date="2025-01-28T12:04:00Z">
        <w:r w:rsidRPr="00E44844">
          <w:rPr>
            <w:lang w:val="en-US"/>
          </w:rPr>
          <w:t xml:space="preserve"> using the fitted model.</w:t>
        </w:r>
      </w:ins>
    </w:p>
    <w:p w14:paraId="35A6ECD0" w14:textId="28C447CF" w:rsidR="00E44844" w:rsidRPr="00E44844" w:rsidRDefault="00E44844" w:rsidP="00E44844">
      <w:pPr>
        <w:pStyle w:val="ListParagraph"/>
        <w:numPr>
          <w:ilvl w:val="0"/>
          <w:numId w:val="3"/>
        </w:numPr>
        <w:rPr>
          <w:ins w:id="40" w:author="My Luong Vuong" w:date="2025-01-28T12:04:00Z"/>
          <w:lang w:val="en-US"/>
        </w:rPr>
        <w:pPrChange w:id="41" w:author="My Luong Vuong" w:date="2025-01-28T12:05:00Z">
          <w:pPr/>
        </w:pPrChange>
      </w:pPr>
      <w:ins w:id="42" w:author="My Luong Vuong" w:date="2025-01-28T12:04:00Z">
        <w:r w:rsidRPr="00E44844">
          <w:rPr>
            <w:lang w:val="en-US"/>
          </w:rPr>
          <w:t>Repeat step 3 for the remaining k – 1 missing covariates. Steps 3 and 4 form 1 iteration of the imputation process resulting in 1 imputed data set.</w:t>
        </w:r>
      </w:ins>
    </w:p>
    <w:p w14:paraId="5FD7ABBF" w14:textId="7DA6719B" w:rsidR="00E44844" w:rsidRPr="00E44844" w:rsidRDefault="00E44844" w:rsidP="00E44844">
      <w:pPr>
        <w:pStyle w:val="ListParagraph"/>
        <w:numPr>
          <w:ilvl w:val="0"/>
          <w:numId w:val="3"/>
        </w:numPr>
        <w:rPr>
          <w:ins w:id="43" w:author="My Luong Vuong" w:date="2025-01-28T12:04:00Z"/>
          <w:lang w:val="en-US"/>
        </w:rPr>
        <w:pPrChange w:id="44" w:author="My Luong Vuong" w:date="2025-01-28T12:05:00Z">
          <w:pPr/>
        </w:pPrChange>
      </w:pPr>
      <w:ins w:id="45" w:author="My Luong Vuong" w:date="2025-01-28T12:04:00Z">
        <w:r w:rsidRPr="00E44844">
          <w:rPr>
            <w:lang w:val="en-US"/>
          </w:rPr>
          <w:t xml:space="preserve">Repeat steps 3 and 4 the desired number of times (suggested 5 to </w:t>
        </w:r>
      </w:ins>
      <w:ins w:id="46" w:author="My Luong Vuong" w:date="2025-01-28T14:16:00Z">
        <w:r w:rsidR="0056490C">
          <w:rPr>
            <w:lang w:val="en-US"/>
          </w:rPr>
          <w:t>2</w:t>
        </w:r>
      </w:ins>
      <w:ins w:id="47" w:author="My Luong Vuong" w:date="2025-01-28T12:04:00Z">
        <w:r w:rsidRPr="00E44844">
          <w:rPr>
            <w:lang w:val="en-US"/>
          </w:rPr>
          <w:t xml:space="preserve">0 iterations). The set of imputed values at the last iteration is used as the imputed values in </w:t>
        </w:r>
      </w:ins>
      <w:ins w:id="48" w:author="My Luong Vuong" w:date="2025-01-28T14:02:00Z">
        <w:r w:rsidR="00D30EC8">
          <w:rPr>
            <w:lang w:val="en-US"/>
          </w:rPr>
          <w:t xml:space="preserve">the </w:t>
        </w:r>
      </w:ins>
      <w:ins w:id="49" w:author="My Luong Vuong" w:date="2025-01-28T12:04:00Z">
        <w:r w:rsidRPr="00E44844">
          <w:rPr>
            <w:lang w:val="en-US"/>
          </w:rPr>
          <w:t>first imputed data set.</w:t>
        </w:r>
      </w:ins>
    </w:p>
    <w:p w14:paraId="21194C4D" w14:textId="6134E6C9" w:rsidR="000E17EF" w:rsidRPr="00E44844" w:rsidRDefault="00E44844" w:rsidP="00E44844">
      <w:pPr>
        <w:pStyle w:val="ListParagraph"/>
        <w:numPr>
          <w:ilvl w:val="0"/>
          <w:numId w:val="3"/>
        </w:numPr>
        <w:rPr>
          <w:lang w:val="en-US"/>
          <w:rPrChange w:id="50" w:author="My Luong Vuong" w:date="2025-01-28T12:05:00Z">
            <w:rPr/>
          </w:rPrChange>
        </w:rPr>
        <w:pPrChange w:id="51" w:author="My Luong Vuong" w:date="2025-01-28T12:05:00Z">
          <w:pPr/>
        </w:pPrChange>
      </w:pPr>
      <w:ins w:id="52" w:author="My Luong Vuong" w:date="2025-01-28T12:04:00Z">
        <w:r w:rsidRPr="00E44844">
          <w:rPr>
            <w:lang w:val="en-US"/>
          </w:rPr>
          <w:t xml:space="preserve">Repeat steps 2–5 M – 1 times to produce M imputed data sets (the choice of M, the number of imputed data sets, is discussed in the section </w:t>
        </w:r>
      </w:ins>
      <w:ins w:id="53" w:author="My Luong Vuong" w:date="2025-01-28T23:34:00Z">
        <w:r w:rsidR="008038C3">
          <w:rPr>
            <w:lang w:val="en-US"/>
          </w:rPr>
          <w:t>“Produce M multiply imputed data sets”</w:t>
        </w:r>
      </w:ins>
      <w:ins w:id="54" w:author="My Luong Vuong" w:date="2025-01-28T12:04:00Z">
        <w:r w:rsidRPr="00E44844">
          <w:rPr>
            <w:lang w:val="en-US"/>
          </w:rPr>
          <w:t xml:space="preserve">). </w:t>
        </w:r>
      </w:ins>
    </w:p>
    <w:sectPr w:rsidR="000E17EF" w:rsidRPr="00E44844" w:rsidSect="00792A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913D0"/>
    <w:multiLevelType w:val="hybridMultilevel"/>
    <w:tmpl w:val="8E5037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276910"/>
    <w:multiLevelType w:val="hybridMultilevel"/>
    <w:tmpl w:val="1F66E1E4"/>
    <w:lvl w:ilvl="0" w:tplc="FF02AEF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96435D"/>
    <w:multiLevelType w:val="hybridMultilevel"/>
    <w:tmpl w:val="50B20D52"/>
    <w:lvl w:ilvl="0" w:tplc="4DEA6DD8">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7059">
    <w:abstractNumId w:val="2"/>
  </w:num>
  <w:num w:numId="2" w16cid:durableId="933249389">
    <w:abstractNumId w:val="0"/>
  </w:num>
  <w:num w:numId="3" w16cid:durableId="8619431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y Luong Vuong">
    <w15:presenceInfo w15:providerId="AD" w15:userId="S::myluong.vuong@kuleuven.be::3a095926-c094-4dc5-9520-da494b4df4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B41"/>
    <w:rsid w:val="000766F3"/>
    <w:rsid w:val="000D36FB"/>
    <w:rsid w:val="000E17EF"/>
    <w:rsid w:val="001940A7"/>
    <w:rsid w:val="001B33C8"/>
    <w:rsid w:val="001B7AD5"/>
    <w:rsid w:val="001D6C69"/>
    <w:rsid w:val="002F1E68"/>
    <w:rsid w:val="005079C7"/>
    <w:rsid w:val="005134E9"/>
    <w:rsid w:val="0056490C"/>
    <w:rsid w:val="0058595E"/>
    <w:rsid w:val="005A7D54"/>
    <w:rsid w:val="005D4F5A"/>
    <w:rsid w:val="006D2E7B"/>
    <w:rsid w:val="006F6B41"/>
    <w:rsid w:val="00792A15"/>
    <w:rsid w:val="008038C3"/>
    <w:rsid w:val="00856DD3"/>
    <w:rsid w:val="009273CA"/>
    <w:rsid w:val="009D7FD2"/>
    <w:rsid w:val="00A21DCB"/>
    <w:rsid w:val="00A62667"/>
    <w:rsid w:val="00CE6B66"/>
    <w:rsid w:val="00D30EC8"/>
    <w:rsid w:val="00D634BB"/>
    <w:rsid w:val="00D7563F"/>
    <w:rsid w:val="00DF5C0F"/>
    <w:rsid w:val="00E44844"/>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87087"/>
  <w15:chartTrackingRefBased/>
  <w15:docId w15:val="{D44D755F-5D5C-47B7-A73C-EC8071FBB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B41"/>
    <w:pPr>
      <w:spacing w:after="120" w:line="480" w:lineRule="auto"/>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6F6B41"/>
    <w:pPr>
      <w:keepNext/>
      <w:keepLines/>
      <w:outlineLvl w:val="0"/>
    </w:pPr>
    <w:rPr>
      <w:rFonts w:eastAsiaTheme="majorEastAsia" w:cstheme="majorBidi"/>
      <w:cap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B41"/>
    <w:rPr>
      <w:rFonts w:ascii="Times New Roman" w:eastAsiaTheme="majorEastAsia" w:hAnsi="Times New Roman" w:cstheme="majorBidi"/>
      <w:caps/>
      <w:kern w:val="0"/>
      <w:sz w:val="24"/>
      <w:szCs w:val="32"/>
      <w14:ligatures w14:val="none"/>
    </w:rPr>
  </w:style>
  <w:style w:type="table" w:styleId="TableGrid">
    <w:name w:val="Table Grid"/>
    <w:basedOn w:val="TableNormal"/>
    <w:uiPriority w:val="39"/>
    <w:rsid w:val="006F6B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6B41"/>
    <w:pPr>
      <w:ind w:left="720"/>
      <w:contextualSpacing/>
    </w:pPr>
  </w:style>
  <w:style w:type="paragraph" w:styleId="Revision">
    <w:name w:val="Revision"/>
    <w:hidden/>
    <w:uiPriority w:val="99"/>
    <w:semiHidden/>
    <w:rsid w:val="002F1E68"/>
    <w:pPr>
      <w:spacing w:after="0" w:line="240" w:lineRule="auto"/>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DCD97-6561-4014-9919-DF8030007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2713</Characters>
  <Application>Microsoft Office Word</Application>
  <DocSecurity>0</DocSecurity>
  <Lines>41</Lines>
  <Paragraphs>16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My Luong Vuong</cp:lastModifiedBy>
  <cp:revision>22</cp:revision>
  <dcterms:created xsi:type="dcterms:W3CDTF">2024-12-05T15:17:00Z</dcterms:created>
  <dcterms:modified xsi:type="dcterms:W3CDTF">2025-01-28T22:34:00Z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3feb7679-5f2c-4d3d-9597-a738bd4fe28b</vt:lpwstr>
  </property>
</Properties>
</file>